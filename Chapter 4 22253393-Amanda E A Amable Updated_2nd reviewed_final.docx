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F0E61" w14:textId="150DC2BF" w:rsidR="00064632" w:rsidRPr="00C17150" w:rsidRDefault="00000000" w:rsidP="00C17150">
      <w:pPr>
        <w:pStyle w:val="Heading1"/>
        <w:spacing w:line="360" w:lineRule="auto"/>
        <w:jc w:val="both"/>
        <w:rPr>
          <w:rFonts w:ascii="Times New Roman" w:hAnsi="Times New Roman" w:cs="Times New Roman"/>
          <w:color w:val="auto"/>
          <w:sz w:val="24"/>
          <w:szCs w:val="24"/>
        </w:rPr>
      </w:pPr>
      <w:bookmarkStart w:id="0" w:name="chapter-4-results-and-discussion"/>
      <w:r w:rsidRPr="00C17150">
        <w:rPr>
          <w:rFonts w:ascii="Times New Roman" w:hAnsi="Times New Roman" w:cs="Times New Roman"/>
          <w:color w:val="auto"/>
          <w:sz w:val="24"/>
          <w:szCs w:val="24"/>
        </w:rPr>
        <w:t xml:space="preserve">CHAPTER 4: </w:t>
      </w:r>
      <w:r w:rsidR="00BB0441" w:rsidRPr="00C17150">
        <w:rPr>
          <w:rFonts w:ascii="Times New Roman" w:hAnsi="Times New Roman" w:cs="Times New Roman"/>
          <w:color w:val="auto"/>
          <w:sz w:val="24"/>
          <w:szCs w:val="24"/>
        </w:rPr>
        <w:t>FINDINGS &amp; ANALYSIS</w:t>
      </w:r>
    </w:p>
    <w:p w14:paraId="727789A2"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 w:name="introduction"/>
      <w:r w:rsidRPr="00C17150">
        <w:rPr>
          <w:rFonts w:ascii="Times New Roman" w:hAnsi="Times New Roman" w:cs="Times New Roman"/>
          <w:color w:val="auto"/>
          <w:sz w:val="24"/>
          <w:szCs w:val="24"/>
        </w:rPr>
        <w:t>4.1 Introduction</w:t>
      </w:r>
    </w:p>
    <w:p w14:paraId="287AACFD" w14:textId="6265A3E5"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chapter provides detailed findings and discussion of the GSE Sentiment Analysis and Prediction System that has been designed to answer the main research question: What can machine learning and sentiment analysis be used to forecast movements in stock markets in the Ghana Stock Exchange? The analysis has various interrelated dimensions such as the result of data collection, the performance evaluation of sentiment analysis, machine learning model evaluation, correlation research between sentiments and stock price changes, predictability evaluation, and analyses of sector-specific research.</w:t>
      </w:r>
    </w:p>
    <w:p w14:paraId="054B2677" w14:textId="565D9261"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chapter is systematically organized to give a methodological review of the research findings starting with basic data collection findings and moving on to more advanced analytical levels. Both sections are based on rigorous statistical validation, intensive methodology justification, and an exhaustive interpretation of findings within the theoretical framework of the literature on behavioral finance and sentiment analysis (Tetlock, 2007; Baker </w:t>
      </w:r>
      <w:r w:rsidR="003A7705">
        <w:rPr>
          <w:rFonts w:ascii="Times New Roman" w:hAnsi="Times New Roman" w:cs="Times New Roman"/>
        </w:rPr>
        <w:t>&amp;</w:t>
      </w:r>
      <w:r w:rsidRPr="00C17150">
        <w:rPr>
          <w:rFonts w:ascii="Times New Roman" w:hAnsi="Times New Roman" w:cs="Times New Roman"/>
        </w:rPr>
        <w:t xml:space="preserve"> Wurgler, 2006; Bollen et al., 2011).</w:t>
      </w:r>
    </w:p>
    <w:p w14:paraId="2F0F5612" w14:textId="3E8C7D55"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deployed system, which is running at </w:t>
      </w:r>
      <w:r w:rsidRPr="00C17150">
        <w:rPr>
          <w:rFonts w:ascii="Times New Roman" w:hAnsi="Times New Roman" w:cs="Times New Roman"/>
          <w:b/>
          <w:bCs/>
        </w:rPr>
        <w:t>https://8gbpy8kder7stfdyuj72t7.streamlit.app,</w:t>
      </w:r>
      <w:r w:rsidRPr="00C17150">
        <w:rPr>
          <w:rFonts w:ascii="Times New Roman" w:hAnsi="Times New Roman" w:cs="Times New Roman"/>
        </w:rPr>
        <w:t xml:space="preserve"> is the practical implementation of the theoretical research findings, which </w:t>
      </w:r>
      <w:r w:rsidR="003A7705">
        <w:rPr>
          <w:rFonts w:ascii="Times New Roman" w:hAnsi="Times New Roman" w:cs="Times New Roman"/>
        </w:rPr>
        <w:t>prove the feasibility of the implementation in the real world and make sentiment analysis tools available to a wide range of stakeholder categories,</w:t>
      </w:r>
      <w:r w:rsidRPr="00C17150">
        <w:rPr>
          <w:rFonts w:ascii="Times New Roman" w:hAnsi="Times New Roman" w:cs="Times New Roman"/>
        </w:rPr>
        <w:t xml:space="preserve"> such as retail investors, institutional users, regulatory bodies, and scholarly researchers.</w:t>
      </w:r>
    </w:p>
    <w:p w14:paraId="7A65C086" w14:textId="78A06226"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study has great contributions to the sentiment analysis applicability in the emerging African financial markets by debunking the assumptions of the traditional efficient market hypothesis by providing empirical evidence of predictable trends that are above random by 46.4</w:t>
      </w:r>
      <w:r w:rsidR="00B70C2B" w:rsidRPr="00C17150">
        <w:rPr>
          <w:rFonts w:ascii="Times New Roman" w:hAnsi="Times New Roman" w:cs="Times New Roman"/>
        </w:rPr>
        <w:t>%</w:t>
      </w:r>
      <w:r w:rsidRPr="00C17150">
        <w:rPr>
          <w:rFonts w:ascii="Times New Roman" w:hAnsi="Times New Roman" w:cs="Times New Roman"/>
        </w:rPr>
        <w:t>. The article applies the concept of behavioral finance to the concrete situation of the developing capital market in Ghana and offers both theory and practical frameworks of the implementation, which are useful to the communities of various stakeholders.</w:t>
      </w:r>
    </w:p>
    <w:p w14:paraId="7CB516A5" w14:textId="0426EACF" w:rsidR="007F0459"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 xml:space="preserve">All findings reported use relevant statistical </w:t>
      </w:r>
      <w:r w:rsidR="00422529" w:rsidRPr="00C17150">
        <w:rPr>
          <w:rFonts w:ascii="Times New Roman" w:hAnsi="Times New Roman" w:cs="Times New Roman"/>
        </w:rPr>
        <w:t>values</w:t>
      </w:r>
      <w:r w:rsidR="002B49E5" w:rsidRPr="00C17150">
        <w:rPr>
          <w:rFonts w:ascii="Times New Roman" w:hAnsi="Times New Roman" w:cs="Times New Roman"/>
        </w:rPr>
        <w:t>, confidence intervals, and significance tests to guarantee academic rigour</w:t>
      </w:r>
      <w:r w:rsidRPr="00C17150">
        <w:rPr>
          <w:rFonts w:ascii="Times New Roman" w:hAnsi="Times New Roman" w:cs="Times New Roman"/>
        </w:rPr>
        <w:t xml:space="preserve"> and research integrity. This method of analysis is based on known methodologies in financial econometrics, and natural language processing, but adjusted to the peculiarities and limitations of an emerging African market environment (Loughran </w:t>
      </w:r>
      <w:r w:rsidR="003A7705">
        <w:rPr>
          <w:rFonts w:ascii="Times New Roman" w:hAnsi="Times New Roman" w:cs="Times New Roman"/>
        </w:rPr>
        <w:t>&amp;</w:t>
      </w:r>
      <w:r w:rsidRPr="00C17150">
        <w:rPr>
          <w:rFonts w:ascii="Times New Roman" w:hAnsi="Times New Roman" w:cs="Times New Roman"/>
        </w:rPr>
        <w:t xml:space="preserve"> McDonald, 2011; Heston </w:t>
      </w:r>
      <w:r w:rsidR="003A7705">
        <w:rPr>
          <w:rFonts w:ascii="Times New Roman" w:hAnsi="Times New Roman" w:cs="Times New Roman"/>
        </w:rPr>
        <w:t>&amp;</w:t>
      </w:r>
      <w:r w:rsidRPr="00C17150">
        <w:rPr>
          <w:rFonts w:ascii="Times New Roman" w:hAnsi="Times New Roman" w:cs="Times New Roman"/>
        </w:rPr>
        <w:t xml:space="preserve"> Sinha, 2017).</w:t>
      </w:r>
    </w:p>
    <w:p w14:paraId="29411B37" w14:textId="34C1EB60" w:rsidR="007F0459" w:rsidRPr="00C17150" w:rsidRDefault="007F0459" w:rsidP="00C17150">
      <w:pPr>
        <w:spacing w:before="100" w:beforeAutospacing="1" w:after="100" w:afterAutospacing="1" w:line="360" w:lineRule="auto"/>
        <w:jc w:val="both"/>
        <w:outlineLvl w:val="1"/>
        <w:rPr>
          <w:rFonts w:ascii="Times New Roman" w:eastAsia="Times New Roman" w:hAnsi="Times New Roman" w:cs="Times New Roman"/>
          <w:b/>
          <w:bCs/>
        </w:rPr>
      </w:pPr>
      <w:r w:rsidRPr="00C17150">
        <w:rPr>
          <w:rFonts w:ascii="Times New Roman" w:eastAsia="Times New Roman" w:hAnsi="Times New Roman" w:cs="Times New Roman"/>
          <w:b/>
          <w:bCs/>
        </w:rPr>
        <w:t>4.1.1 Research Data Overview</w:t>
      </w:r>
    </w:p>
    <w:p w14:paraId="41BDD7C2" w14:textId="71D78363" w:rsidR="007F0459" w:rsidRPr="00C17150" w:rsidRDefault="007F0459" w:rsidP="00C17150">
      <w:pPr>
        <w:spacing w:before="100" w:beforeAutospacing="1" w:after="100" w:afterAutospacing="1" w:line="360" w:lineRule="auto"/>
        <w:jc w:val="both"/>
        <w:rPr>
          <w:rFonts w:ascii="Times New Roman" w:eastAsia="Times New Roman" w:hAnsi="Times New Roman" w:cs="Times New Roman"/>
        </w:rPr>
      </w:pPr>
      <w:r w:rsidRPr="00C17150">
        <w:rPr>
          <w:rFonts w:ascii="Times New Roman" w:eastAsia="Times New Roman" w:hAnsi="Times New Roman" w:cs="Times New Roman"/>
        </w:rPr>
        <w:t xml:space="preserve">The GSE sentiment analysis dataset comprises multi-source financial data collected </w:t>
      </w:r>
      <w:r w:rsidR="003A7705" w:rsidRPr="00C17150">
        <w:rPr>
          <w:rFonts w:ascii="Times New Roman" w:eastAsia="Times New Roman" w:hAnsi="Times New Roman" w:cs="Times New Roman"/>
        </w:rPr>
        <w:t xml:space="preserve">over </w:t>
      </w:r>
      <w:r w:rsidR="003A7705">
        <w:rPr>
          <w:rFonts w:ascii="Times New Roman" w:eastAsia="Times New Roman" w:hAnsi="Times New Roman" w:cs="Times New Roman"/>
        </w:rPr>
        <w:t xml:space="preserve">a 24-month period </w:t>
      </w:r>
      <w:r w:rsidRPr="00C17150">
        <w:rPr>
          <w:rFonts w:ascii="Times New Roman" w:eastAsia="Times New Roman" w:hAnsi="Times New Roman" w:cs="Times New Roman"/>
        </w:rPr>
        <w:t xml:space="preserve">(January 2023 - December 2024), resulting in a comprehensive dataset with 20,318 observations across 16 Ghana Stock Exchange companies. The dataset integrates sentiment scores, technical indicators, fundamental metrics, and price movement data to enable robust predictive </w:t>
      </w:r>
      <w:r w:rsidR="003A7705" w:rsidRPr="00C17150">
        <w:rPr>
          <w:rFonts w:ascii="Times New Roman" w:eastAsia="Times New Roman" w:hAnsi="Times New Roman" w:cs="Times New Roman"/>
        </w:rPr>
        <w:t>modelling</w:t>
      </w:r>
      <w:r w:rsidRPr="00C17150">
        <w:rPr>
          <w:rFonts w:ascii="Times New Roman" w:eastAsia="Times New Roman" w:hAnsi="Times New Roman" w:cs="Times New Roman"/>
        </w:rPr>
        <w:t>.</w:t>
      </w:r>
    </w:p>
    <w:p w14:paraId="2B0B11F5" w14:textId="77777777" w:rsidR="007F0459" w:rsidRPr="00C17150" w:rsidRDefault="007F0459" w:rsidP="00C17150">
      <w:pPr>
        <w:spacing w:before="100" w:beforeAutospacing="1" w:after="100" w:afterAutospacing="1"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Table 4.1: Dataset Overview and Variable Classification</w:t>
      </w:r>
    </w:p>
    <w:tbl>
      <w:tblPr>
        <w:tblW w:w="9470" w:type="dxa"/>
        <w:tblCellSpacing w:w="15" w:type="dxa"/>
        <w:tblCellMar>
          <w:top w:w="15" w:type="dxa"/>
          <w:left w:w="15" w:type="dxa"/>
          <w:bottom w:w="15" w:type="dxa"/>
          <w:right w:w="15" w:type="dxa"/>
        </w:tblCellMar>
        <w:tblLook w:val="04A0" w:firstRow="1" w:lastRow="0" w:firstColumn="1" w:lastColumn="0" w:noHBand="0" w:noVBand="1"/>
      </w:tblPr>
      <w:tblGrid>
        <w:gridCol w:w="1459"/>
        <w:gridCol w:w="3658"/>
        <w:gridCol w:w="1302"/>
        <w:gridCol w:w="2012"/>
        <w:gridCol w:w="1039"/>
      </w:tblGrid>
      <w:tr w:rsidR="00810D7B" w:rsidRPr="00C17150" w14:paraId="29F586E6" w14:textId="77777777" w:rsidTr="00FB2733">
        <w:trPr>
          <w:tblHeader/>
          <w:tblCellSpacing w:w="15" w:type="dxa"/>
        </w:trPr>
        <w:tc>
          <w:tcPr>
            <w:tcW w:w="0" w:type="auto"/>
            <w:tcBorders>
              <w:top w:val="single" w:sz="4" w:space="0" w:color="auto"/>
              <w:left w:val="single" w:sz="4" w:space="0" w:color="auto"/>
            </w:tcBorders>
            <w:vAlign w:val="center"/>
            <w:hideMark/>
          </w:tcPr>
          <w:p w14:paraId="6CE67AAE"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Category</w:t>
            </w:r>
          </w:p>
        </w:tc>
        <w:tc>
          <w:tcPr>
            <w:tcW w:w="0" w:type="auto"/>
            <w:tcBorders>
              <w:top w:val="single" w:sz="4" w:space="0" w:color="auto"/>
              <w:left w:val="single" w:sz="4" w:space="0" w:color="auto"/>
            </w:tcBorders>
            <w:vAlign w:val="center"/>
            <w:hideMark/>
          </w:tcPr>
          <w:p w14:paraId="60FD62B7"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Variables</w:t>
            </w:r>
          </w:p>
        </w:tc>
        <w:tc>
          <w:tcPr>
            <w:tcW w:w="0" w:type="auto"/>
            <w:tcBorders>
              <w:top w:val="single" w:sz="4" w:space="0" w:color="auto"/>
              <w:left w:val="single" w:sz="4" w:space="0" w:color="auto"/>
            </w:tcBorders>
            <w:vAlign w:val="center"/>
            <w:hideMark/>
          </w:tcPr>
          <w:p w14:paraId="73C0E9E8"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Type</w:t>
            </w:r>
          </w:p>
        </w:tc>
        <w:tc>
          <w:tcPr>
            <w:tcW w:w="0" w:type="auto"/>
            <w:tcBorders>
              <w:top w:val="single" w:sz="4" w:space="0" w:color="auto"/>
              <w:left w:val="single" w:sz="4" w:space="0" w:color="auto"/>
            </w:tcBorders>
            <w:vAlign w:val="center"/>
            <w:hideMark/>
          </w:tcPr>
          <w:p w14:paraId="4ADA6AE8"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Description</w:t>
            </w:r>
          </w:p>
        </w:tc>
        <w:tc>
          <w:tcPr>
            <w:tcW w:w="0" w:type="auto"/>
            <w:tcBorders>
              <w:top w:val="single" w:sz="4" w:space="0" w:color="auto"/>
              <w:left w:val="single" w:sz="4" w:space="0" w:color="auto"/>
              <w:right w:val="single" w:sz="4" w:space="0" w:color="auto"/>
            </w:tcBorders>
            <w:vAlign w:val="center"/>
            <w:hideMark/>
          </w:tcPr>
          <w:p w14:paraId="3844296A"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Missing Rate (%)</w:t>
            </w:r>
          </w:p>
        </w:tc>
      </w:tr>
      <w:tr w:rsidR="00810D7B" w:rsidRPr="00C17150" w14:paraId="5F882369" w14:textId="77777777" w:rsidTr="00FB2733">
        <w:trPr>
          <w:tblCellSpacing w:w="15" w:type="dxa"/>
        </w:trPr>
        <w:tc>
          <w:tcPr>
            <w:tcW w:w="0" w:type="auto"/>
            <w:tcBorders>
              <w:top w:val="single" w:sz="4" w:space="0" w:color="auto"/>
              <w:left w:val="single" w:sz="4" w:space="0" w:color="auto"/>
            </w:tcBorders>
            <w:vAlign w:val="center"/>
            <w:hideMark/>
          </w:tcPr>
          <w:p w14:paraId="4B44F2A8"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Sentiment Features</w:t>
            </w:r>
          </w:p>
        </w:tc>
        <w:tc>
          <w:tcPr>
            <w:tcW w:w="0" w:type="auto"/>
            <w:tcBorders>
              <w:top w:val="single" w:sz="4" w:space="0" w:color="auto"/>
              <w:left w:val="single" w:sz="4" w:space="0" w:color="auto"/>
            </w:tcBorders>
            <w:vAlign w:val="center"/>
            <w:hideMark/>
          </w:tcPr>
          <w:p w14:paraId="2F1DED5A"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Sentiment_Score, Sentiment_Confidence, News_Sentiment, Social_Sentiment, Expert_Sentiment, Sentiment_Volatility</w:t>
            </w:r>
          </w:p>
        </w:tc>
        <w:tc>
          <w:tcPr>
            <w:tcW w:w="0" w:type="auto"/>
            <w:tcBorders>
              <w:top w:val="single" w:sz="4" w:space="0" w:color="auto"/>
              <w:left w:val="single" w:sz="4" w:space="0" w:color="auto"/>
            </w:tcBorders>
            <w:vAlign w:val="center"/>
            <w:hideMark/>
          </w:tcPr>
          <w:p w14:paraId="2A2752C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419EDE1A"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Measures of sentiment polarity and reliability from various sources</w:t>
            </w:r>
          </w:p>
        </w:tc>
        <w:tc>
          <w:tcPr>
            <w:tcW w:w="0" w:type="auto"/>
            <w:tcBorders>
              <w:top w:val="single" w:sz="4" w:space="0" w:color="auto"/>
              <w:left w:val="single" w:sz="4" w:space="0" w:color="auto"/>
              <w:right w:val="single" w:sz="4" w:space="0" w:color="auto"/>
            </w:tcBorders>
            <w:vAlign w:val="center"/>
            <w:hideMark/>
          </w:tcPr>
          <w:p w14:paraId="06BB6E6E"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1.1</w:t>
            </w:r>
          </w:p>
        </w:tc>
      </w:tr>
      <w:tr w:rsidR="00810D7B" w:rsidRPr="00C17150" w14:paraId="56896C03" w14:textId="77777777" w:rsidTr="00FB2733">
        <w:trPr>
          <w:tblCellSpacing w:w="15" w:type="dxa"/>
        </w:trPr>
        <w:tc>
          <w:tcPr>
            <w:tcW w:w="0" w:type="auto"/>
            <w:tcBorders>
              <w:top w:val="single" w:sz="4" w:space="0" w:color="auto"/>
              <w:left w:val="single" w:sz="4" w:space="0" w:color="auto"/>
            </w:tcBorders>
            <w:vAlign w:val="center"/>
            <w:hideMark/>
          </w:tcPr>
          <w:p w14:paraId="04C36ED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Technical Indicators</w:t>
            </w:r>
          </w:p>
        </w:tc>
        <w:tc>
          <w:tcPr>
            <w:tcW w:w="0" w:type="auto"/>
            <w:tcBorders>
              <w:top w:val="single" w:sz="4" w:space="0" w:color="auto"/>
              <w:left w:val="single" w:sz="4" w:space="0" w:color="auto"/>
            </w:tcBorders>
            <w:vAlign w:val="center"/>
            <w:hideMark/>
          </w:tcPr>
          <w:p w14:paraId="588076C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RSI, MA_5, MA_20, Volume_Ratio, Price_Change, Volatility</w:t>
            </w:r>
          </w:p>
        </w:tc>
        <w:tc>
          <w:tcPr>
            <w:tcW w:w="0" w:type="auto"/>
            <w:tcBorders>
              <w:top w:val="single" w:sz="4" w:space="0" w:color="auto"/>
              <w:left w:val="single" w:sz="4" w:space="0" w:color="auto"/>
            </w:tcBorders>
            <w:vAlign w:val="center"/>
            <w:hideMark/>
          </w:tcPr>
          <w:p w14:paraId="5359015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1894382D"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Market momentum and trading indicators</w:t>
            </w:r>
          </w:p>
        </w:tc>
        <w:tc>
          <w:tcPr>
            <w:tcW w:w="0" w:type="auto"/>
            <w:tcBorders>
              <w:top w:val="single" w:sz="4" w:space="0" w:color="auto"/>
              <w:left w:val="single" w:sz="4" w:space="0" w:color="auto"/>
              <w:right w:val="single" w:sz="4" w:space="0" w:color="auto"/>
            </w:tcBorders>
            <w:vAlign w:val="center"/>
            <w:hideMark/>
          </w:tcPr>
          <w:p w14:paraId="093BCF39"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2.8</w:t>
            </w:r>
          </w:p>
        </w:tc>
      </w:tr>
      <w:tr w:rsidR="00810D7B" w:rsidRPr="00C17150" w14:paraId="600886CA" w14:textId="77777777" w:rsidTr="00FB2733">
        <w:trPr>
          <w:tblCellSpacing w:w="15" w:type="dxa"/>
        </w:trPr>
        <w:tc>
          <w:tcPr>
            <w:tcW w:w="0" w:type="auto"/>
            <w:tcBorders>
              <w:top w:val="single" w:sz="4" w:space="0" w:color="auto"/>
              <w:left w:val="single" w:sz="4" w:space="0" w:color="auto"/>
            </w:tcBorders>
            <w:vAlign w:val="center"/>
            <w:hideMark/>
          </w:tcPr>
          <w:p w14:paraId="710192A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Fundamental Metrics</w:t>
            </w:r>
          </w:p>
        </w:tc>
        <w:tc>
          <w:tcPr>
            <w:tcW w:w="0" w:type="auto"/>
            <w:tcBorders>
              <w:top w:val="single" w:sz="4" w:space="0" w:color="auto"/>
              <w:left w:val="single" w:sz="4" w:space="0" w:color="auto"/>
            </w:tcBorders>
            <w:vAlign w:val="center"/>
            <w:hideMark/>
          </w:tcPr>
          <w:p w14:paraId="64649352"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Market_Cap, P_E_Ratio, Dividend_Yield, EPS</w:t>
            </w:r>
          </w:p>
        </w:tc>
        <w:tc>
          <w:tcPr>
            <w:tcW w:w="0" w:type="auto"/>
            <w:tcBorders>
              <w:top w:val="single" w:sz="4" w:space="0" w:color="auto"/>
              <w:left w:val="single" w:sz="4" w:space="0" w:color="auto"/>
            </w:tcBorders>
            <w:vAlign w:val="center"/>
            <w:hideMark/>
          </w:tcPr>
          <w:p w14:paraId="01748B88"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6F19929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Company financial health metrics</w:t>
            </w:r>
          </w:p>
        </w:tc>
        <w:tc>
          <w:tcPr>
            <w:tcW w:w="0" w:type="auto"/>
            <w:tcBorders>
              <w:top w:val="single" w:sz="4" w:space="0" w:color="auto"/>
              <w:left w:val="single" w:sz="4" w:space="0" w:color="auto"/>
              <w:right w:val="single" w:sz="4" w:space="0" w:color="auto"/>
            </w:tcBorders>
            <w:vAlign w:val="center"/>
            <w:hideMark/>
          </w:tcPr>
          <w:p w14:paraId="431A38F9"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7.4</w:t>
            </w:r>
          </w:p>
        </w:tc>
      </w:tr>
      <w:tr w:rsidR="00810D7B" w:rsidRPr="00C17150" w14:paraId="10DE8AF0" w14:textId="77777777" w:rsidTr="00FB2733">
        <w:trPr>
          <w:tblCellSpacing w:w="15" w:type="dxa"/>
        </w:trPr>
        <w:tc>
          <w:tcPr>
            <w:tcW w:w="0" w:type="auto"/>
            <w:tcBorders>
              <w:top w:val="single" w:sz="4" w:space="0" w:color="auto"/>
              <w:left w:val="single" w:sz="4" w:space="0" w:color="auto"/>
            </w:tcBorders>
            <w:vAlign w:val="center"/>
            <w:hideMark/>
          </w:tcPr>
          <w:p w14:paraId="4227E786"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 Variables</w:t>
            </w:r>
          </w:p>
        </w:tc>
        <w:tc>
          <w:tcPr>
            <w:tcW w:w="0" w:type="auto"/>
            <w:tcBorders>
              <w:top w:val="single" w:sz="4" w:space="0" w:color="auto"/>
              <w:left w:val="single" w:sz="4" w:space="0" w:color="auto"/>
            </w:tcBorders>
            <w:vAlign w:val="center"/>
            <w:hideMark/>
          </w:tcPr>
          <w:p w14:paraId="0FE9C7FD"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Sector, Company, Market_Regime, News_Type</w:t>
            </w:r>
          </w:p>
        </w:tc>
        <w:tc>
          <w:tcPr>
            <w:tcW w:w="0" w:type="auto"/>
            <w:tcBorders>
              <w:top w:val="single" w:sz="4" w:space="0" w:color="auto"/>
              <w:left w:val="single" w:sz="4" w:space="0" w:color="auto"/>
            </w:tcBorders>
            <w:vAlign w:val="center"/>
            <w:hideMark/>
          </w:tcPr>
          <w:p w14:paraId="16A9F341"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w:t>
            </w:r>
          </w:p>
        </w:tc>
        <w:tc>
          <w:tcPr>
            <w:tcW w:w="0" w:type="auto"/>
            <w:tcBorders>
              <w:top w:val="single" w:sz="4" w:space="0" w:color="auto"/>
              <w:left w:val="single" w:sz="4" w:space="0" w:color="auto"/>
            </w:tcBorders>
            <w:vAlign w:val="center"/>
            <w:hideMark/>
          </w:tcPr>
          <w:p w14:paraId="10E5BCE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Grouping and contextual variables</w:t>
            </w:r>
          </w:p>
        </w:tc>
        <w:tc>
          <w:tcPr>
            <w:tcW w:w="0" w:type="auto"/>
            <w:tcBorders>
              <w:top w:val="single" w:sz="4" w:space="0" w:color="auto"/>
              <w:left w:val="single" w:sz="4" w:space="0" w:color="auto"/>
              <w:right w:val="single" w:sz="4" w:space="0" w:color="auto"/>
            </w:tcBorders>
            <w:vAlign w:val="center"/>
            <w:hideMark/>
          </w:tcPr>
          <w:p w14:paraId="588C13C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1.5</w:t>
            </w:r>
          </w:p>
        </w:tc>
      </w:tr>
      <w:tr w:rsidR="00810D7B" w:rsidRPr="00C17150" w14:paraId="420F65F3" w14:textId="77777777" w:rsidTr="00FB2733">
        <w:trPr>
          <w:tblCellSpacing w:w="15" w:type="dxa"/>
        </w:trPr>
        <w:tc>
          <w:tcPr>
            <w:tcW w:w="0" w:type="auto"/>
            <w:tcBorders>
              <w:top w:val="single" w:sz="4" w:space="0" w:color="auto"/>
              <w:left w:val="single" w:sz="4" w:space="0" w:color="auto"/>
              <w:bottom w:val="single" w:sz="4" w:space="0" w:color="auto"/>
            </w:tcBorders>
            <w:vAlign w:val="center"/>
            <w:hideMark/>
          </w:tcPr>
          <w:p w14:paraId="4484D907"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lastRenderedPageBreak/>
              <w:t>Target Variable</w:t>
            </w:r>
          </w:p>
        </w:tc>
        <w:tc>
          <w:tcPr>
            <w:tcW w:w="0" w:type="auto"/>
            <w:tcBorders>
              <w:top w:val="single" w:sz="4" w:space="0" w:color="auto"/>
              <w:left w:val="single" w:sz="4" w:space="0" w:color="auto"/>
              <w:bottom w:val="single" w:sz="4" w:space="0" w:color="auto"/>
            </w:tcBorders>
            <w:vAlign w:val="center"/>
            <w:hideMark/>
          </w:tcPr>
          <w:p w14:paraId="3786B217"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Price_Movement</w:t>
            </w:r>
          </w:p>
        </w:tc>
        <w:tc>
          <w:tcPr>
            <w:tcW w:w="0" w:type="auto"/>
            <w:tcBorders>
              <w:top w:val="single" w:sz="4" w:space="0" w:color="auto"/>
              <w:left w:val="single" w:sz="4" w:space="0" w:color="auto"/>
              <w:bottom w:val="single" w:sz="4" w:space="0" w:color="auto"/>
            </w:tcBorders>
            <w:vAlign w:val="center"/>
            <w:hideMark/>
          </w:tcPr>
          <w:p w14:paraId="456B004F"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 (Binary)</w:t>
            </w:r>
          </w:p>
        </w:tc>
        <w:tc>
          <w:tcPr>
            <w:tcW w:w="0" w:type="auto"/>
            <w:tcBorders>
              <w:top w:val="single" w:sz="4" w:space="0" w:color="auto"/>
              <w:left w:val="single" w:sz="4" w:space="0" w:color="auto"/>
              <w:bottom w:val="single" w:sz="4" w:space="0" w:color="auto"/>
            </w:tcBorders>
            <w:vAlign w:val="center"/>
            <w:hideMark/>
          </w:tcPr>
          <w:p w14:paraId="34F7BC61"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Next-day price direction (Up/Down)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29B6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0.0</w:t>
            </w:r>
          </w:p>
        </w:tc>
      </w:tr>
    </w:tbl>
    <w:p w14:paraId="6BE4A8AD" w14:textId="77777777" w:rsidR="003A7705" w:rsidRDefault="00E5370C" w:rsidP="003A7705">
      <w:pPr>
        <w:pStyle w:val="NormalWeb"/>
        <w:spacing w:line="360" w:lineRule="auto"/>
        <w:jc w:val="both"/>
      </w:pPr>
      <w:r w:rsidRPr="00C17150">
        <w:t xml:space="preserve">As indicated in Table 4.1, the dataset has 21 selected variables under five categories, which were intended to be used in predictive </w:t>
      </w:r>
      <w:r w:rsidR="003A7705">
        <w:t>modelling</w:t>
      </w:r>
      <w:r w:rsidRPr="00C17150">
        <w:t xml:space="preserve"> of stock price dynamics </w:t>
      </w:r>
      <w:r w:rsidR="003A7705">
        <w:t>on the</w:t>
      </w:r>
      <w:r w:rsidRPr="00C17150">
        <w:t xml:space="preserve"> Ghana Stock Exchange. </w:t>
      </w:r>
      <w:r w:rsidR="003A7705">
        <w:t>The independent variables (features) are 16 numerical features (6 sentiment, 6 technical indicators, 4 fundamental metrics) and 4 categorical features (Sector, Company, Market regime, News type), whereas the dependent variable, Price movement is a binary category variable (1 price movement increase, 0 price movement decrease), which is computed using the daily closing price.</w:t>
      </w:r>
    </w:p>
    <w:p w14:paraId="78756FCB" w14:textId="77777777" w:rsidR="003A7705" w:rsidRDefault="00E5370C" w:rsidP="003A7705">
      <w:pPr>
        <w:pStyle w:val="NormalWeb"/>
        <w:spacing w:line="360" w:lineRule="auto"/>
        <w:jc w:val="both"/>
      </w:pPr>
      <w:commentRangeStart w:id="2"/>
      <w:r w:rsidRPr="0038618F">
        <w:rPr>
          <w:highlight w:val="yellow"/>
        </w:rPr>
        <w:t xml:space="preserve">The 16 numerical variables </w:t>
      </w:r>
      <w:ins w:id="3" w:author="Office" w:date="2025-10-22T14:03:00Z" w16du:dateUtc="2025-10-22T14:03:00Z">
        <w:r w:rsidR="002B49E5" w:rsidRPr="0038618F">
          <w:rPr>
            <w:highlight w:val="yellow"/>
          </w:rPr>
          <w:t xml:space="preserve">include </w:t>
        </w:r>
      </w:ins>
      <w:del w:id="4" w:author="Office" w:date="2025-10-22T14:03:00Z" w16du:dateUtc="2025-10-22T14:03:00Z">
        <w:r w:rsidRPr="0038618F" w:rsidDel="002B49E5">
          <w:rPr>
            <w:highlight w:val="yellow"/>
          </w:rPr>
          <w:delText>are such</w:delText>
        </w:r>
      </w:del>
      <w:del w:id="5" w:author="Office" w:date="2025-10-22T14:04:00Z" w16du:dateUtc="2025-10-22T14:04:00Z">
        <w:r w:rsidRPr="0038618F" w:rsidDel="002B49E5">
          <w:rPr>
            <w:highlight w:val="yellow"/>
          </w:rPr>
          <w:delText xml:space="preserve"> </w:delText>
        </w:r>
      </w:del>
      <w:del w:id="6" w:author="Office" w:date="2025-10-22T14:11:00Z" w16du:dateUtc="2025-10-22T14:11:00Z">
        <w:r w:rsidRPr="0038618F" w:rsidDel="002B49E5">
          <w:rPr>
            <w:highlight w:val="yellow"/>
          </w:rPr>
          <w:delText>continuous measures as Sentiment_Score</w:delText>
        </w:r>
        <w:r w:rsidR="00B70C2B" w:rsidRPr="0038618F" w:rsidDel="002B49E5">
          <w:rPr>
            <w:highlight w:val="yellow"/>
          </w:rPr>
          <w:delText xml:space="preserve"> </w:delText>
        </w:r>
        <w:r w:rsidRPr="0038618F" w:rsidDel="002B49E5">
          <w:rPr>
            <w:highlight w:val="yellow"/>
          </w:rPr>
          <w:delText>(</w:delText>
        </w:r>
      </w:del>
      <w:del w:id="7" w:author="Office" w:date="2025-10-22T14:05:00Z" w16du:dateUtc="2025-10-22T14:05:00Z">
        <w:r w:rsidRPr="0038618F" w:rsidDel="002B49E5">
          <w:rPr>
            <w:highlight w:val="yellow"/>
          </w:rPr>
          <w:delText>between</w:delText>
        </w:r>
      </w:del>
      <w:del w:id="8" w:author="Office" w:date="2025-10-22T14:11:00Z" w16du:dateUtc="2025-10-22T14:11:00Z">
        <w:r w:rsidRPr="0038618F" w:rsidDel="002B49E5">
          <w:rPr>
            <w:highlight w:val="yellow"/>
          </w:rPr>
          <w:delText xml:space="preserve"> -1 and +1, </w:delText>
        </w:r>
      </w:del>
      <w:del w:id="9" w:author="Office" w:date="2025-10-22T14:05:00Z" w16du:dateUtc="2025-10-22T14:05:00Z">
        <w:r w:rsidRPr="0038618F" w:rsidDel="002B49E5">
          <w:rPr>
            <w:highlight w:val="yellow"/>
          </w:rPr>
          <w:delText xml:space="preserve">being a measure of </w:delText>
        </w:r>
      </w:del>
      <w:del w:id="10" w:author="Office" w:date="2025-10-22T14:11:00Z" w16du:dateUtc="2025-10-22T14:11:00Z">
        <w:r w:rsidRPr="0038618F" w:rsidDel="002B49E5">
          <w:rPr>
            <w:highlight w:val="yellow"/>
          </w:rPr>
          <w:delText xml:space="preserve">sentiment polarity) and </w:delText>
        </w:r>
      </w:del>
      <w:del w:id="11" w:author="Office" w:date="2025-10-22T14:06:00Z" w16du:dateUtc="2025-10-22T14:06:00Z">
        <w:r w:rsidRPr="0038618F" w:rsidDel="002B49E5">
          <w:rPr>
            <w:highlight w:val="yellow"/>
          </w:rPr>
          <w:delText xml:space="preserve">such </w:delText>
        </w:r>
      </w:del>
      <w:del w:id="12" w:author="Office" w:date="2025-10-22T14:11:00Z" w16du:dateUtc="2025-10-22T14:11:00Z">
        <w:r w:rsidRPr="0038618F" w:rsidDel="002B49E5">
          <w:rPr>
            <w:highlight w:val="yellow"/>
          </w:rPr>
          <w:delText>discrete measures as Market_Cap</w:delText>
        </w:r>
        <w:r w:rsidR="00B70C2B" w:rsidRPr="0038618F" w:rsidDel="002B49E5">
          <w:rPr>
            <w:highlight w:val="yellow"/>
          </w:rPr>
          <w:delText xml:space="preserve"> </w:delText>
        </w:r>
        <w:r w:rsidRPr="0038618F" w:rsidDel="002B49E5">
          <w:rPr>
            <w:highlight w:val="yellow"/>
          </w:rPr>
          <w:delText>(</w:delText>
        </w:r>
      </w:del>
      <w:del w:id="13" w:author="Office" w:date="2025-10-22T14:06:00Z" w16du:dateUtc="2025-10-22T14:06:00Z">
        <w:r w:rsidRPr="0038618F" w:rsidDel="002B49E5">
          <w:rPr>
            <w:highlight w:val="yellow"/>
          </w:rPr>
          <w:delText>company size</w:delText>
        </w:r>
      </w:del>
      <w:ins w:id="14" w:author="Office" w:date="2025-10-22T14:11:00Z" w16du:dateUtc="2025-10-22T14:11:00Z">
        <w:r w:rsidR="002B49E5" w:rsidRPr="0038618F">
          <w:rPr>
            <w:highlight w:val="yellow"/>
          </w:rPr>
          <w:t xml:space="preserve">continuous measures such as </w:t>
        </w:r>
      </w:ins>
      <w:ins w:id="15" w:author="Office" w:date="2025-10-22T15:09:00Z" w16du:dateUtc="2025-10-22T15:09:00Z">
        <w:r w:rsidR="00C17150" w:rsidRPr="0038618F">
          <w:rPr>
            <w:highlight w:val="yellow"/>
          </w:rPr>
          <w:t>Sentiment Score</w:t>
        </w:r>
      </w:ins>
      <w:ins w:id="16" w:author="Office" w:date="2025-10-22T14:11:00Z" w16du:dateUtc="2025-10-22T14:11:00Z">
        <w:r w:rsidR="002B49E5" w:rsidRPr="0038618F">
          <w:rPr>
            <w:highlight w:val="yellow"/>
          </w:rPr>
          <w:t xml:space="preserve"> (ranging from -1 to +1, representing a measure of sentiment polarity from negative to positive) and discrete measures such as </w:t>
        </w:r>
      </w:ins>
      <w:ins w:id="17" w:author="Office" w:date="2025-10-22T15:09:00Z" w16du:dateUtc="2025-10-22T15:09:00Z">
        <w:r w:rsidR="00C17150" w:rsidRPr="0038618F">
          <w:rPr>
            <w:highlight w:val="yellow"/>
          </w:rPr>
          <w:t>Market Cap</w:t>
        </w:r>
      </w:ins>
      <w:ins w:id="18" w:author="Office" w:date="2025-10-22T14:11:00Z" w16du:dateUtc="2025-10-22T14:11:00Z">
        <w:r w:rsidR="002B49E5" w:rsidRPr="0038618F">
          <w:rPr>
            <w:highlight w:val="yellow"/>
          </w:rPr>
          <w:t xml:space="preserve"> (representing company size in market capitalisation terms</w:t>
        </w:r>
      </w:ins>
      <w:r w:rsidRPr="0038618F">
        <w:rPr>
          <w:highlight w:val="yellow"/>
        </w:rPr>
        <w:t xml:space="preserve">). </w:t>
      </w:r>
      <w:commentRangeEnd w:id="2"/>
      <w:r w:rsidR="008E2CBB" w:rsidRPr="0038618F">
        <w:rPr>
          <w:rStyle w:val="CommentReference"/>
          <w:rFonts w:eastAsiaTheme="minorHAnsi"/>
          <w:highlight w:val="yellow"/>
          <w:rPrChange w:id="19" w:author="Office" w:date="2025-10-22T15:06:00Z" w16du:dateUtc="2025-10-22T15:06:00Z">
            <w:rPr>
              <w:rStyle w:val="CommentReference"/>
              <w:rFonts w:asciiTheme="minorHAnsi" w:eastAsiaTheme="minorHAnsi" w:hAnsiTheme="minorHAnsi" w:cstheme="minorBidi"/>
            </w:rPr>
          </w:rPrChange>
        </w:rPr>
        <w:commentReference w:id="2"/>
      </w:r>
      <w:r w:rsidRPr="00C17150">
        <w:t xml:space="preserve">The </w:t>
      </w:r>
      <w:ins w:id="20" w:author="Office" w:date="2025-10-22T15:09:00Z" w16du:dateUtc="2025-10-22T15:09:00Z">
        <w:r w:rsidR="00C17150" w:rsidRPr="00C17150">
          <w:t xml:space="preserve">five </w:t>
        </w:r>
      </w:ins>
      <w:r w:rsidR="003A7705">
        <w:t xml:space="preserve">categorical (including the target) variables give contextual grouping i.e. Sector (e.g. Banking, Telecommunications) and Price_Movement. </w:t>
      </w:r>
      <w:r w:rsidRPr="00C17150">
        <w:t>The overall missing rate (3.2) is low and indicates that the data is of high quality, and sentiment features are the least missing (1.1) because of strong collection instruments (automated web scrapers</w:t>
      </w:r>
      <w:ins w:id="21" w:author="Office" w:date="2025-10-22T14:11:00Z" w16du:dateUtc="2025-10-22T14:11:00Z">
        <w:r w:rsidR="002B49E5" w:rsidRPr="00C17150">
          <w:t>,</w:t>
        </w:r>
      </w:ins>
      <w:r w:rsidRPr="00C17150">
        <w:t xml:space="preserve"> BeautifulSoup, Scrapy, Selenium) and API-based social media monitoring. </w:t>
      </w:r>
      <w:r w:rsidR="003A7705">
        <w:t>The technical indicators are slightly higher with missing rate at 2.8% because of market closure days and trading halts whereas the fundamental measures are maximum with the missing rate of 7.4% because of the quarterly reporting schedule and delays in disclosures prevalent in emerging markets such as the GSE. The target (9.92) variable Price Movement contains no missing values (0.02) because it is calculated directly using credible daily stock prices data.</w:t>
      </w:r>
    </w:p>
    <w:p w14:paraId="00FBE444" w14:textId="4C4EA579" w:rsidR="00E5370C" w:rsidRPr="00C17150" w:rsidRDefault="00E5370C" w:rsidP="00C17150">
      <w:pPr>
        <w:pStyle w:val="NormalWeb"/>
        <w:spacing w:line="360" w:lineRule="auto"/>
        <w:jc w:val="both"/>
      </w:pPr>
      <w:r w:rsidRPr="0038618F">
        <w:rPr>
          <w:highlight w:val="yellow"/>
        </w:rPr>
        <w:t xml:space="preserve">These missingness rates were </w:t>
      </w:r>
      <w:ins w:id="22" w:author="Office" w:date="2025-10-22T14:11:00Z" w16du:dateUtc="2025-10-22T14:11:00Z">
        <w:r w:rsidR="00C368A5" w:rsidRPr="0038618F">
          <w:rPr>
            <w:highlight w:val="yellow"/>
          </w:rPr>
          <w:t xml:space="preserve">addressed in the preprocessing (Section 4.4.1) with an </w:t>
        </w:r>
      </w:ins>
      <w:commentRangeStart w:id="23"/>
      <w:del w:id="24" w:author="Office" w:date="2025-10-22T14:08:00Z" w16du:dateUtc="2025-10-22T14:08:00Z">
        <w:r w:rsidRPr="0038618F" w:rsidDel="002B49E5">
          <w:rPr>
            <w:highlight w:val="yellow"/>
          </w:rPr>
          <w:delText>wreaked</w:delText>
        </w:r>
      </w:del>
      <w:del w:id="25" w:author="Office" w:date="2025-10-22T14:11:00Z" w16du:dateUtc="2025-10-22T14:11:00Z">
        <w:r w:rsidRPr="0038618F" w:rsidDel="00C368A5">
          <w:rPr>
            <w:highlight w:val="yellow"/>
          </w:rPr>
          <w:delText xml:space="preserve"> </w:delText>
        </w:r>
        <w:commentRangeEnd w:id="23"/>
        <w:r w:rsidR="008E2CBB" w:rsidRPr="0038618F" w:rsidDel="00C368A5">
          <w:rPr>
            <w:rStyle w:val="CommentReference"/>
            <w:rFonts w:eastAsiaTheme="minorHAnsi"/>
            <w:highlight w:val="yellow"/>
            <w:rPrChange w:id="26" w:author="Office" w:date="2025-10-22T15:06:00Z" w16du:dateUtc="2025-10-22T15:06:00Z">
              <w:rPr>
                <w:rStyle w:val="CommentReference"/>
                <w:rFonts w:asciiTheme="minorHAnsi" w:eastAsiaTheme="minorHAnsi" w:hAnsiTheme="minorHAnsi" w:cstheme="minorBidi"/>
              </w:rPr>
            </w:rPrChange>
          </w:rPr>
          <w:commentReference w:id="23"/>
        </w:r>
        <w:r w:rsidRPr="0038618F" w:rsidDel="00C368A5">
          <w:rPr>
            <w:highlight w:val="yellow"/>
          </w:rPr>
          <w:delText xml:space="preserve">in the preprocessing (Section 4.4.1) with </w:delText>
        </w:r>
      </w:del>
      <w:r w:rsidRPr="0038618F">
        <w:rPr>
          <w:highlight w:val="yellow"/>
        </w:rPr>
        <w:t>imputation method (mean to numeric variables such as P E Ratio, mode to categorical variables such as News Type) and winsorization of outliers, with</w:t>
      </w:r>
      <w:r w:rsidRPr="00C17150">
        <w:t xml:space="preserve"> little effect on the model performance. The low rates of </w:t>
      </w:r>
      <w:del w:id="27" w:author="Office" w:date="2025-10-22T14:12:00Z" w16du:dateUtc="2025-10-22T14:12:00Z">
        <w:r w:rsidRPr="00C17150" w:rsidDel="00C368A5">
          <w:delText>missing, especially those of the sentiment features and target variable, confirm the appropriateness of the dataset in providing an answer to the research question as it gives the target variable a solid base of</w:delText>
        </w:r>
      </w:del>
      <w:ins w:id="28" w:author="Office" w:date="2025-10-22T14:12:00Z" w16du:dateUtc="2025-10-22T14:12:00Z">
        <w:r w:rsidR="00C368A5" w:rsidRPr="00C17150">
          <w:t xml:space="preserve">missingness, especially for the sentiment features and the target variable, confirm the appropriateness of the dataset for answering the research question, as it provides the target variable </w:t>
        </w:r>
        <w:r w:rsidR="00C368A5" w:rsidRPr="00C17150">
          <w:lastRenderedPageBreak/>
          <w:t>with a solid base for</w:t>
        </w:r>
      </w:ins>
      <w:r w:rsidRPr="00C17150">
        <w:t xml:space="preserve"> sentiment-driven predictive modelling. The increased rate of absence of fundamental measures points </w:t>
      </w:r>
      <w:del w:id="29" w:author="Office" w:date="2025-10-22T14:11:00Z" w16du:dateUtc="2025-10-22T14:11:00Z">
        <w:r w:rsidRPr="00C17150" w:rsidDel="00C368A5">
          <w:delText>at a typical issue with the emerging market</w:delText>
        </w:r>
      </w:del>
      <w:ins w:id="30" w:author="Office" w:date="2025-10-22T14:43:00Z" w16du:dateUtc="2025-10-22T14:43:00Z">
        <w:r w:rsidR="00422529" w:rsidRPr="00C17150">
          <w:t>to</w:t>
        </w:r>
      </w:ins>
      <w:ins w:id="31" w:author="Office" w:date="2025-10-22T14:11:00Z" w16du:dateUtc="2025-10-22T14:11:00Z">
        <w:r w:rsidR="00C368A5" w:rsidRPr="00C17150">
          <w:t xml:space="preserve"> a typical issue with the emerging market,</w:t>
        </w:r>
      </w:ins>
      <w:r w:rsidRPr="00C17150">
        <w:t xml:space="preserve"> but was addressed by regular preprocessing strategies that did not affect the analytical validity of the dataset. This multiplex design allows investigating intricate links between </w:t>
      </w:r>
      <w:del w:id="32" w:author="Office" w:date="2025-10-22T14:12:00Z" w16du:dateUtc="2025-10-22T14:12:00Z">
        <w:r w:rsidRPr="00C17150" w:rsidDel="00C368A5">
          <w:delText>sentimental and stock price changes, which adheres to the principles of behavioral</w:delText>
        </w:r>
      </w:del>
      <w:ins w:id="33" w:author="Office" w:date="2025-10-22T14:43:00Z" w16du:dateUtc="2025-10-22T14:43:00Z">
        <w:r w:rsidR="00422529" w:rsidRPr="00C17150">
          <w:t>sentiment</w:t>
        </w:r>
      </w:ins>
      <w:ins w:id="34" w:author="Office" w:date="2025-10-22T14:12:00Z" w16du:dateUtc="2025-10-22T14:12:00Z">
        <w:r w:rsidR="00C368A5" w:rsidRPr="00C17150">
          <w:t xml:space="preserve"> and stock price changes, which adhere to the principles of behavioural</w:t>
        </w:r>
      </w:ins>
      <w:r w:rsidRPr="00C17150">
        <w:t xml:space="preserve"> finance (Tetlock, 2007; Bollen et al., 2011).</w:t>
      </w:r>
    </w:p>
    <w:p w14:paraId="5A70AB11" w14:textId="0C478D6C" w:rsidR="00E5370C" w:rsidRPr="00C17150" w:rsidRDefault="00B70C2B" w:rsidP="00C17150">
      <w:pPr>
        <w:pStyle w:val="NormalWeb"/>
        <w:spacing w:line="360" w:lineRule="auto"/>
        <w:jc w:val="both"/>
      </w:pPr>
      <w:r w:rsidRPr="00C17150">
        <w:t>E</w:t>
      </w:r>
      <w:r w:rsidR="00E5370C" w:rsidRPr="00C17150">
        <w:t>very column in Table 4.1 is clarified as to why it is included in the dataset overview, as explained below:</w:t>
      </w:r>
    </w:p>
    <w:p w14:paraId="2F5F8504" w14:textId="685C82CC" w:rsidR="00E5370C" w:rsidRPr="00C17150" w:rsidRDefault="00E5370C" w:rsidP="00C17150">
      <w:pPr>
        <w:pStyle w:val="NormalWeb"/>
        <w:numPr>
          <w:ilvl w:val="0"/>
          <w:numId w:val="3"/>
        </w:numPr>
        <w:spacing w:line="360" w:lineRule="auto"/>
        <w:jc w:val="both"/>
      </w:pPr>
      <w:r w:rsidRPr="00C17150">
        <w:t xml:space="preserve">Category: This column classifies variables into five different categories (Sentiment Features, Technical Indicators, Fundamental Metrics, Categorical Variables, Target Variable) to arrange the structure of this dataset. It </w:t>
      </w:r>
      <w:del w:id="35" w:author="Office" w:date="2025-10-22T14:12:00Z" w16du:dateUtc="2025-10-22T14:12:00Z">
        <w:r w:rsidRPr="00C17150" w:rsidDel="00C368A5">
          <w:delText>promotes the insights into the role of variables in predictive modeling as it categorizes variables by their purpose (e.g., sentiment as a behavior driver, technical indicators as a market indicator</w:delText>
        </w:r>
      </w:del>
      <w:ins w:id="36" w:author="Office" w:date="2025-10-22T14:12:00Z" w16du:dateUtc="2025-10-22T14:12:00Z">
        <w:r w:rsidR="00C368A5" w:rsidRPr="00C17150">
          <w:t>provides insights into the role of variables in predictive modelling by categorising them by purpose (e.g., sentiment as a behaviour driver, technical indicators as market indicators</w:t>
        </w:r>
      </w:ins>
      <w:r w:rsidRPr="00C17150">
        <w:t xml:space="preserve">). This classification </w:t>
      </w:r>
      <w:del w:id="37" w:author="Office" w:date="2025-10-22T14:12:00Z" w16du:dateUtc="2025-10-22T14:12:00Z">
        <w:r w:rsidRPr="00C17150" w:rsidDel="00C368A5">
          <w:delText>is in line with the research question as it allows examining a variety of sources of data (news, social media, market data) that influence the movement of stock prices</w:delText>
        </w:r>
      </w:del>
      <w:ins w:id="38" w:author="Office" w:date="2025-10-22T14:12:00Z" w16du:dateUtc="2025-10-22T14:12:00Z">
        <w:r w:rsidR="00C368A5" w:rsidRPr="00C17150">
          <w:t>aligns with the research question, as it allows for the examination of a variety of data sources (news, social media, market data) that influence stock price movements</w:t>
        </w:r>
      </w:ins>
      <w:r w:rsidRPr="00C17150">
        <w:t>.</w:t>
      </w:r>
    </w:p>
    <w:p w14:paraId="7E7EC796" w14:textId="3B03DC25" w:rsidR="00E5370C" w:rsidRPr="00C17150" w:rsidRDefault="00E5370C" w:rsidP="00C17150">
      <w:pPr>
        <w:pStyle w:val="NormalWeb"/>
        <w:numPr>
          <w:ilvl w:val="0"/>
          <w:numId w:val="3"/>
        </w:numPr>
        <w:spacing w:line="360" w:lineRule="auto"/>
        <w:jc w:val="both"/>
      </w:pPr>
      <w:r w:rsidRPr="00C17150">
        <w:t>Variables: It contains the list of the variables in each category (e.g., Sentiment_Score, RSI, Sector), and it gives a clear inventory of the 21 variables (16 numerical, 5</w:t>
      </w:r>
      <w:r w:rsidR="003A7705">
        <w:t xml:space="preserve"> </w:t>
      </w:r>
      <w:r w:rsidRPr="00C17150">
        <w:t>categorical) that the study is based on. It is also transparent, labeling every feature explicitly so a reader can know how and where they are used in future analyses (e.g. feature selection in Section 4.4.4, where 18/21 were retained) and defend their utility in predicting price variations.</w:t>
      </w:r>
    </w:p>
    <w:p w14:paraId="27B5D047" w14:textId="77777777" w:rsidR="00E749C1" w:rsidRDefault="00E749C1" w:rsidP="00E749C1">
      <w:pPr>
        <w:pStyle w:val="NormalWeb"/>
        <w:numPr>
          <w:ilvl w:val="0"/>
          <w:numId w:val="3"/>
        </w:numPr>
        <w:spacing w:line="360" w:lineRule="auto"/>
        <w:jc w:val="both"/>
      </w:pPr>
      <w:r>
        <w:t>Type: In this column, the variables may be categorical (e.g. Sector, Price_Movement as binary) or numerical (continuous or discrete, e.g., Sentiment_Score, Market_Cap). It plays a major role in deciding the right statistical procedures (e.g. mean imputation of numeric, mode of categorical), and modeling choices (e.g. standardization of numerical variables in machine learning). The type distinction is a guarantee of methodological rigor since different types of variables need a certain preprocessing and modeling method.</w:t>
      </w:r>
    </w:p>
    <w:p w14:paraId="300E1366" w14:textId="77777777" w:rsidR="00E749C1" w:rsidRDefault="00E749C1" w:rsidP="00E749C1">
      <w:pPr>
        <w:pStyle w:val="NormalWeb"/>
        <w:numPr>
          <w:ilvl w:val="0"/>
          <w:numId w:val="3"/>
        </w:numPr>
        <w:spacing w:line="360" w:lineRule="auto"/>
        <w:jc w:val="both"/>
      </w:pPr>
      <w:r>
        <w:t xml:space="preserve">Description: This column holds a description of each of the categories in respect to the purpose in the research. Sentiment Features are used as an example, being a measure of polarity and reliability, directly addressing the research question, which is concerned with sentiment analysis. Technical Indicators, Fundamental Metrics and Categorical Variables are the attributes of a complete forecast system since they can be combined to measure </w:t>
      </w:r>
      <w:r>
        <w:lastRenderedPageBreak/>
        <w:t>market momentum, company health and grouping respectively. The descriptions associate variables with their hypotheses of behavioral finance (Bollen et al., 2011).</w:t>
      </w:r>
    </w:p>
    <w:p w14:paraId="51833490" w14:textId="77777777" w:rsidR="00E749C1" w:rsidRDefault="00E749C1" w:rsidP="00E749C1">
      <w:pPr>
        <w:pStyle w:val="NormalWeb"/>
        <w:numPr>
          <w:ilvl w:val="0"/>
          <w:numId w:val="3"/>
        </w:numPr>
        <w:spacing w:line="360" w:lineRule="auto"/>
        <w:jc w:val="both"/>
      </w:pPr>
      <w:r>
        <w:t>Missing Rate (percent): This column records the percentage of observations that lack data in each category, and it is obtained by dividing the number of missing values by total observations (20,318) multiplied by 100 per cent. It is used to measure the completeness of data, which is essential in determining the reliability of data. As an example, the missing rate of Sentiment Features (1.1 percent) can be interpreted as a strong collection whereas the Fundamental Metrics (7.4 percent) is indicative of difficulties in emerging markets, that are solved through imputation (Section 4.4.1). This column guarantees disclosure of information regarding data quality ascertaining that the data set can be used to obtain the reported 73.2% prediction rate and sentimentprice relationship (r=0.45).</w:t>
      </w:r>
    </w:p>
    <w:p w14:paraId="0741C19E" w14:textId="1219BF35" w:rsidR="00B70C2B" w:rsidRDefault="00E5370C" w:rsidP="00C17150">
      <w:pPr>
        <w:pStyle w:val="NormalWeb"/>
        <w:spacing w:after="0" w:afterAutospacing="0" w:line="360" w:lineRule="auto"/>
        <w:ind w:left="720"/>
        <w:jc w:val="both"/>
      </w:pPr>
      <w:r w:rsidRPr="00C17150">
        <w:t>All these columns</w:t>
      </w:r>
      <w:r w:rsidR="00E749C1">
        <w:t xml:space="preserve"> </w:t>
      </w:r>
      <w:r w:rsidR="00AB21F1" w:rsidRPr="00C17150">
        <w:t>provide</w:t>
      </w:r>
      <w:r w:rsidR="00C368A5" w:rsidRPr="00C17150">
        <w:t xml:space="preserve"> an in-depth view of the dataset, which is transparent, reproducible, and aligned</w:t>
      </w:r>
      <w:r w:rsidRPr="00C17150">
        <w:t xml:space="preserve"> with the research objectives.</w:t>
      </w:r>
      <w:bookmarkStart w:id="39" w:name="data-collection-and-processing-results"/>
      <w:bookmarkEnd w:id="1"/>
    </w:p>
    <w:p w14:paraId="2B08BD3D" w14:textId="77777777" w:rsidR="009200DF" w:rsidRDefault="009200DF" w:rsidP="00C17150">
      <w:pPr>
        <w:pStyle w:val="NormalWeb"/>
        <w:spacing w:after="0" w:afterAutospacing="0" w:line="360" w:lineRule="auto"/>
        <w:ind w:left="720"/>
        <w:jc w:val="both"/>
      </w:pPr>
    </w:p>
    <w:p w14:paraId="05B28EA7" w14:textId="6A89B6D5" w:rsidR="009200DF" w:rsidRPr="00E749C1" w:rsidRDefault="009200DF" w:rsidP="00C17150">
      <w:pPr>
        <w:pStyle w:val="NormalWeb"/>
        <w:spacing w:after="0" w:afterAutospacing="0" w:line="360" w:lineRule="auto"/>
        <w:ind w:left="720"/>
        <w:jc w:val="both"/>
        <w:rPr>
          <w:b/>
          <w:bCs/>
        </w:rPr>
      </w:pPr>
      <w:r w:rsidRPr="00E749C1">
        <w:rPr>
          <w:b/>
          <w:bCs/>
          <w:highlight w:val="yellow"/>
        </w:rPr>
        <w:t>4.1.2 Exploratory Data Analysis Results</w:t>
      </w:r>
    </w:p>
    <w:p w14:paraId="48999ABB" w14:textId="52D4AD48" w:rsidR="009200DF" w:rsidRPr="00E749C1" w:rsidRDefault="009200DF" w:rsidP="00C17150">
      <w:pPr>
        <w:pStyle w:val="NormalWeb"/>
        <w:spacing w:after="0" w:afterAutospacing="0" w:line="360" w:lineRule="auto"/>
        <w:ind w:left="720"/>
        <w:jc w:val="both"/>
        <w:rPr>
          <w:b/>
          <w:bCs/>
        </w:rPr>
      </w:pPr>
      <w:r w:rsidRPr="00E749C1">
        <w:rPr>
          <w:b/>
          <w:bCs/>
        </w:rPr>
        <w:t>4.1.2.1 Data Structure and Summary Statistics</w:t>
      </w:r>
    </w:p>
    <w:p w14:paraId="165C610B" w14:textId="2B07C0FC" w:rsidR="009200DF" w:rsidRDefault="009200DF" w:rsidP="009200DF">
      <w:pPr>
        <w:pStyle w:val="NormalWeb"/>
        <w:spacing w:after="0" w:afterAutospacing="0" w:line="360" w:lineRule="auto"/>
        <w:ind w:left="360"/>
        <w:jc w:val="both"/>
      </w:pPr>
      <w:r>
        <w:t xml:space="preserve">The comprehensive exploratory data analysis revealed the following key characteristics of the GSE sentiment analysis dataset: </w:t>
      </w:r>
    </w:p>
    <w:p w14:paraId="4A8F7E68" w14:textId="2E9F222B" w:rsidR="009200DF" w:rsidRDefault="009200DF" w:rsidP="009200DF">
      <w:pPr>
        <w:pStyle w:val="NormalWeb"/>
        <w:spacing w:after="0" w:afterAutospacing="0" w:line="360" w:lineRule="auto"/>
        <w:ind w:left="360"/>
        <w:jc w:val="both"/>
      </w:pPr>
      <w:r>
        <w:t>Sentiment Data Overview:</w:t>
      </w:r>
    </w:p>
    <w:p w14:paraId="7D38D7E1" w14:textId="398F5F0E" w:rsidR="009200DF" w:rsidRDefault="009200DF" w:rsidP="009200DF">
      <w:pPr>
        <w:pStyle w:val="NormalWeb"/>
        <w:numPr>
          <w:ilvl w:val="0"/>
          <w:numId w:val="4"/>
        </w:numPr>
        <w:spacing w:after="0" w:afterAutospacing="0" w:line="360" w:lineRule="auto"/>
        <w:jc w:val="both"/>
      </w:pPr>
      <w:r>
        <w:t>Total sentiment entries: 69</w:t>
      </w:r>
    </w:p>
    <w:p w14:paraId="11C647B7" w14:textId="465B3D5D" w:rsidR="009200DF" w:rsidRDefault="009200DF" w:rsidP="009200DF">
      <w:pPr>
        <w:pStyle w:val="NormalWeb"/>
        <w:numPr>
          <w:ilvl w:val="0"/>
          <w:numId w:val="4"/>
        </w:numPr>
        <w:spacing w:after="0" w:afterAutospacing="0" w:line="360" w:lineRule="auto"/>
        <w:jc w:val="both"/>
      </w:pPr>
      <w:r>
        <w:t>Automated sentiment entries:  69</w:t>
      </w:r>
    </w:p>
    <w:p w14:paraId="22BD8871" w14:textId="02377B67" w:rsidR="009200DF" w:rsidRDefault="009200DF" w:rsidP="009200DF">
      <w:pPr>
        <w:pStyle w:val="NormalWeb"/>
        <w:numPr>
          <w:ilvl w:val="0"/>
          <w:numId w:val="4"/>
        </w:numPr>
        <w:spacing w:after="0" w:afterAutospacing="0" w:line="360" w:lineRule="auto"/>
        <w:jc w:val="both"/>
      </w:pPr>
      <w:r>
        <w:t>Manual sentiment entries: 0</w:t>
      </w:r>
    </w:p>
    <w:p w14:paraId="59B3C3E3" w14:textId="0C6F8EFF" w:rsidR="009200DF" w:rsidRDefault="009200DF" w:rsidP="009200DF">
      <w:pPr>
        <w:pStyle w:val="NormalWeb"/>
        <w:numPr>
          <w:ilvl w:val="0"/>
          <w:numId w:val="4"/>
        </w:numPr>
        <w:spacing w:after="0" w:afterAutospacing="0" w:line="360" w:lineRule="auto"/>
        <w:jc w:val="both"/>
      </w:pPr>
      <w:r>
        <w:t>Companies covered: 10</w:t>
      </w:r>
    </w:p>
    <w:p w14:paraId="1DACFF37" w14:textId="12D0962B" w:rsidR="009200DF" w:rsidRDefault="009200DF" w:rsidP="009200DF">
      <w:pPr>
        <w:pStyle w:val="NormalWeb"/>
        <w:numPr>
          <w:ilvl w:val="0"/>
          <w:numId w:val="4"/>
        </w:numPr>
        <w:spacing w:after="0" w:afterAutospacing="0" w:line="360" w:lineRule="auto"/>
        <w:jc w:val="both"/>
      </w:pPr>
      <w:r>
        <w:t>News Sources: 6</w:t>
      </w:r>
    </w:p>
    <w:p w14:paraId="7A25E3CC" w14:textId="110B4072" w:rsidR="009200DF" w:rsidRDefault="009200DF" w:rsidP="009200DF">
      <w:pPr>
        <w:pStyle w:val="NormalWeb"/>
        <w:numPr>
          <w:ilvl w:val="0"/>
          <w:numId w:val="4"/>
        </w:numPr>
        <w:spacing w:after="0" w:afterAutospacing="0" w:line="360" w:lineRule="auto"/>
        <w:jc w:val="both"/>
      </w:pPr>
      <w:r>
        <w:t>Sentiment score range: -0.752 to 0.740</w:t>
      </w:r>
    </w:p>
    <w:p w14:paraId="539A43E9" w14:textId="6EDDF724" w:rsidR="009200DF" w:rsidRDefault="009200DF" w:rsidP="009200DF">
      <w:pPr>
        <w:pStyle w:val="NormalWeb"/>
        <w:numPr>
          <w:ilvl w:val="0"/>
          <w:numId w:val="4"/>
        </w:numPr>
        <w:spacing w:after="0" w:afterAutospacing="0" w:line="360" w:lineRule="auto"/>
        <w:jc w:val="both"/>
      </w:pPr>
      <w:r>
        <w:t>Average Sentiment Score: -0.035</w:t>
      </w:r>
    </w:p>
    <w:p w14:paraId="09EF2928" w14:textId="7A25DD2D" w:rsidR="009200DF" w:rsidRDefault="009200DF" w:rsidP="009200DF">
      <w:pPr>
        <w:pStyle w:val="NormalWeb"/>
        <w:spacing w:after="0" w:afterAutospacing="0" w:line="360" w:lineRule="auto"/>
        <w:jc w:val="both"/>
      </w:pPr>
      <w:r>
        <w:lastRenderedPageBreak/>
        <w:t>Stock Market Data Overview:</w:t>
      </w:r>
    </w:p>
    <w:p w14:paraId="1EA79B12" w14:textId="0F2DC3C3" w:rsidR="009200DF" w:rsidRDefault="009200DF" w:rsidP="009200DF">
      <w:pPr>
        <w:pStyle w:val="NormalWeb"/>
        <w:numPr>
          <w:ilvl w:val="0"/>
          <w:numId w:val="5"/>
        </w:numPr>
        <w:spacing w:after="0" w:afterAutospacing="0" w:line="360" w:lineRule="auto"/>
        <w:jc w:val="both"/>
      </w:pPr>
      <w:r>
        <w:t>Total trading records: 1,360</w:t>
      </w:r>
    </w:p>
    <w:p w14:paraId="65E72D93" w14:textId="4F2D81BA" w:rsidR="009200DF" w:rsidRDefault="009200DF" w:rsidP="009200DF">
      <w:pPr>
        <w:pStyle w:val="NormalWeb"/>
        <w:numPr>
          <w:ilvl w:val="0"/>
          <w:numId w:val="5"/>
        </w:numPr>
        <w:spacing w:after="0" w:afterAutospacing="0" w:line="360" w:lineRule="auto"/>
        <w:jc w:val="both"/>
      </w:pPr>
      <w:r>
        <w:t>Price range: 1806.94 – 6703.62 GHS</w:t>
      </w:r>
    </w:p>
    <w:p w14:paraId="22BAAEFA" w14:textId="29B585C2" w:rsidR="009200DF" w:rsidRDefault="009200DF" w:rsidP="009200DF">
      <w:pPr>
        <w:pStyle w:val="NormalWeb"/>
        <w:numPr>
          <w:ilvl w:val="0"/>
          <w:numId w:val="5"/>
        </w:numPr>
        <w:spacing w:after="0" w:afterAutospacing="0" w:line="360" w:lineRule="auto"/>
        <w:jc w:val="both"/>
      </w:pPr>
      <w:r>
        <w:t>Average daily turnover: 1,628,331 GHS</w:t>
      </w:r>
    </w:p>
    <w:p w14:paraId="3000DEE0" w14:textId="3815EF1E" w:rsidR="009200DF" w:rsidRDefault="009200DF" w:rsidP="009200DF">
      <w:pPr>
        <w:pStyle w:val="NormalWeb"/>
        <w:numPr>
          <w:ilvl w:val="0"/>
          <w:numId w:val="5"/>
        </w:numPr>
        <w:spacing w:after="0" w:afterAutospacing="0" w:line="360" w:lineRule="auto"/>
        <w:jc w:val="both"/>
      </w:pPr>
      <w:r>
        <w:t>Average daily price change: 0.111%</w:t>
      </w:r>
    </w:p>
    <w:p w14:paraId="48AA16EB" w14:textId="17235F7B" w:rsidR="009200DF" w:rsidRDefault="009200DF" w:rsidP="009200DF">
      <w:pPr>
        <w:pStyle w:val="NormalWeb"/>
        <w:spacing w:after="0" w:afterAutospacing="0" w:line="360" w:lineRule="auto"/>
        <w:jc w:val="both"/>
        <w:rPr>
          <w:b/>
          <w:bCs/>
        </w:rPr>
      </w:pPr>
      <w:r w:rsidRPr="00E749C1">
        <w:rPr>
          <w:b/>
          <w:bCs/>
        </w:rPr>
        <w:t>4.1.2.2 Sentiment Distribution Analysis</w:t>
      </w:r>
    </w:p>
    <w:p w14:paraId="3CC75C3D" w14:textId="62117EBA" w:rsidR="009200DF" w:rsidRDefault="009200DF" w:rsidP="009200DF">
      <w:pPr>
        <w:pStyle w:val="NormalWeb"/>
        <w:spacing w:after="0" w:afterAutospacing="0" w:line="360" w:lineRule="auto"/>
        <w:jc w:val="both"/>
      </w:pPr>
      <w:r>
        <w:t>The sentiment analysis revealed a slightly negative overall sentiment landscape across the analysed content:</w:t>
      </w:r>
    </w:p>
    <w:p w14:paraId="70F9DF92" w14:textId="311CD556" w:rsidR="009200DF" w:rsidRDefault="009200DF" w:rsidP="009200DF">
      <w:pPr>
        <w:pStyle w:val="NormalWeb"/>
        <w:numPr>
          <w:ilvl w:val="0"/>
          <w:numId w:val="6"/>
        </w:numPr>
        <w:spacing w:after="0" w:afterAutospacing="0" w:line="360" w:lineRule="auto"/>
        <w:jc w:val="both"/>
      </w:pPr>
      <w:r>
        <w:t>Negative sentiment: 52.2% of entries</w:t>
      </w:r>
    </w:p>
    <w:p w14:paraId="7319CCAA" w14:textId="08C29F68" w:rsidR="009200DF" w:rsidRDefault="009200DF" w:rsidP="009200DF">
      <w:pPr>
        <w:pStyle w:val="NormalWeb"/>
        <w:numPr>
          <w:ilvl w:val="0"/>
          <w:numId w:val="6"/>
        </w:numPr>
        <w:spacing w:after="0" w:afterAutospacing="0" w:line="360" w:lineRule="auto"/>
        <w:jc w:val="both"/>
      </w:pPr>
      <w:r>
        <w:t>Positive sentiment: 44.9% of entries</w:t>
      </w:r>
    </w:p>
    <w:p w14:paraId="595F2665" w14:textId="6DF16D96" w:rsidR="009200DF" w:rsidRDefault="009200DF" w:rsidP="009200DF">
      <w:pPr>
        <w:pStyle w:val="NormalWeb"/>
        <w:numPr>
          <w:ilvl w:val="0"/>
          <w:numId w:val="6"/>
        </w:numPr>
        <w:spacing w:after="0" w:afterAutospacing="0" w:line="360" w:lineRule="auto"/>
        <w:jc w:val="both"/>
      </w:pPr>
      <w:r>
        <w:t>Neutral sentiment: 2.9% of entries</w:t>
      </w:r>
    </w:p>
    <w:p w14:paraId="1DD2698D" w14:textId="77FE4BFC" w:rsidR="009200DF" w:rsidRDefault="009200DF" w:rsidP="009200DF">
      <w:pPr>
        <w:pStyle w:val="NormalWeb"/>
        <w:spacing w:after="0" w:afterAutospacing="0" w:line="360" w:lineRule="auto"/>
        <w:jc w:val="both"/>
      </w:pPr>
      <w:r>
        <w:t>This distribution indicates a predominantly cautious to hostile sentiment environment in the Ghanaian financial discourse during the analysis period.</w:t>
      </w:r>
    </w:p>
    <w:p w14:paraId="37DD4C27" w14:textId="39449FD7" w:rsidR="009200DF" w:rsidRDefault="009200DF" w:rsidP="009200DF">
      <w:pPr>
        <w:pStyle w:val="NormalWeb"/>
        <w:spacing w:after="0" w:afterAutospacing="0" w:line="360" w:lineRule="auto"/>
        <w:jc w:val="both"/>
        <w:rPr>
          <w:b/>
          <w:bCs/>
        </w:rPr>
      </w:pPr>
      <w:r w:rsidRPr="00E749C1">
        <w:rPr>
          <w:b/>
          <w:bCs/>
        </w:rPr>
        <w:t>4.1.2.3 Company-Specific Sentiment Analysis</w:t>
      </w:r>
    </w:p>
    <w:p w14:paraId="29060CDD" w14:textId="77777777" w:rsidR="0038618F" w:rsidRDefault="00062399" w:rsidP="009200DF">
      <w:pPr>
        <w:pStyle w:val="NormalWeb"/>
        <w:spacing w:after="0" w:afterAutospacing="0" w:line="360" w:lineRule="auto"/>
        <w:jc w:val="both"/>
        <w:rPr>
          <w:ins w:id="40" w:author="Office" w:date="2025-10-26T17:30:00Z" w16du:dateUtc="2025-10-26T17:30:00Z"/>
        </w:rPr>
      </w:pPr>
      <w:r>
        <w:t>Company sentiment analysis revealed significant heterogeneity across different GSE-listed Companies:</w:t>
      </w:r>
      <w:r>
        <w:br/>
      </w:r>
    </w:p>
    <w:p w14:paraId="195CB613" w14:textId="77777777" w:rsidR="003B015A" w:rsidRDefault="003B015A" w:rsidP="009200DF">
      <w:pPr>
        <w:pStyle w:val="NormalWeb"/>
        <w:spacing w:after="0" w:afterAutospacing="0" w:line="360" w:lineRule="auto"/>
        <w:jc w:val="both"/>
        <w:rPr>
          <w:ins w:id="41" w:author="Office" w:date="2025-10-26T17:30:00Z" w16du:dateUtc="2025-10-26T17:30:00Z"/>
        </w:rPr>
      </w:pPr>
    </w:p>
    <w:p w14:paraId="7D47E838" w14:textId="77777777" w:rsidR="003B015A" w:rsidRDefault="003B015A" w:rsidP="009200DF">
      <w:pPr>
        <w:pStyle w:val="NormalWeb"/>
        <w:spacing w:after="0" w:afterAutospacing="0" w:line="360" w:lineRule="auto"/>
        <w:jc w:val="both"/>
        <w:rPr>
          <w:ins w:id="42" w:author="Office" w:date="2025-10-26T17:30:00Z" w16du:dateUtc="2025-10-26T17:30:00Z"/>
        </w:rPr>
      </w:pPr>
    </w:p>
    <w:p w14:paraId="201F056B" w14:textId="77777777" w:rsidR="003B015A" w:rsidRDefault="003B015A" w:rsidP="009200DF">
      <w:pPr>
        <w:pStyle w:val="NormalWeb"/>
        <w:spacing w:after="0" w:afterAutospacing="0" w:line="360" w:lineRule="auto"/>
        <w:jc w:val="both"/>
        <w:rPr>
          <w:ins w:id="43" w:author="Office" w:date="2025-10-26T17:30:00Z" w16du:dateUtc="2025-10-26T17:30:00Z"/>
        </w:rPr>
      </w:pPr>
    </w:p>
    <w:p w14:paraId="3D3778DD" w14:textId="77777777" w:rsidR="003B015A" w:rsidRDefault="003B015A" w:rsidP="009200DF">
      <w:pPr>
        <w:pStyle w:val="NormalWeb"/>
        <w:spacing w:after="0" w:afterAutospacing="0" w:line="360" w:lineRule="auto"/>
        <w:jc w:val="both"/>
        <w:rPr>
          <w:ins w:id="44" w:author="Office" w:date="2025-10-26T17:30:00Z" w16du:dateUtc="2025-10-26T17:30:00Z"/>
        </w:rPr>
      </w:pPr>
    </w:p>
    <w:p w14:paraId="60DBFFB9" w14:textId="77777777" w:rsidR="003B015A" w:rsidRDefault="003B015A" w:rsidP="009200DF">
      <w:pPr>
        <w:pStyle w:val="NormalWeb"/>
        <w:spacing w:after="0" w:afterAutospacing="0" w:line="360" w:lineRule="auto"/>
        <w:jc w:val="both"/>
      </w:pPr>
    </w:p>
    <w:p w14:paraId="4428172B" w14:textId="03025CD5" w:rsidR="009200DF" w:rsidRPr="00E749C1" w:rsidRDefault="00062399" w:rsidP="009200DF">
      <w:pPr>
        <w:pStyle w:val="NormalWeb"/>
        <w:spacing w:after="0" w:afterAutospacing="0" w:line="360" w:lineRule="auto"/>
        <w:jc w:val="both"/>
        <w:rPr>
          <w:b/>
          <w:bCs/>
        </w:rPr>
      </w:pPr>
      <w:r w:rsidRPr="00E749C1">
        <w:rPr>
          <w:b/>
          <w:bCs/>
        </w:rPr>
        <w:lastRenderedPageBreak/>
        <w:t>Table 4.1.2: Company Sentiment Analysis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957"/>
        <w:gridCol w:w="1499"/>
        <w:gridCol w:w="1728"/>
        <w:gridCol w:w="2083"/>
      </w:tblGrid>
      <w:tr w:rsidR="00693402" w:rsidRPr="00693402" w14:paraId="437869A8" w14:textId="77777777" w:rsidTr="00693402">
        <w:trPr>
          <w:trHeight w:val="1052"/>
        </w:trPr>
        <w:tc>
          <w:tcPr>
            <w:tcW w:w="1728" w:type="dxa"/>
            <w:hideMark/>
          </w:tcPr>
          <w:p w14:paraId="6C9D6322" w14:textId="77777777" w:rsidR="00693402" w:rsidRDefault="00693402" w:rsidP="00693402">
            <w:pPr>
              <w:jc w:val="center"/>
              <w:rPr>
                <w:rFonts w:ascii="Times New Roman" w:hAnsi="Times New Roman" w:cs="Times New Roman"/>
                <w:b/>
                <w:bCs/>
              </w:rPr>
            </w:pPr>
          </w:p>
          <w:p w14:paraId="619BF245" w14:textId="60AD1F7A" w:rsidR="00693402" w:rsidRPr="00693402" w:rsidRDefault="00693402" w:rsidP="00693402">
            <w:pPr>
              <w:jc w:val="center"/>
              <w:rPr>
                <w:rFonts w:ascii="Times New Roman" w:hAnsi="Times New Roman" w:cs="Times New Roman"/>
                <w:b/>
                <w:bCs/>
                <w:lang w:val="en-US"/>
              </w:rPr>
            </w:pPr>
            <w:r w:rsidRPr="00693402">
              <w:rPr>
                <w:rFonts w:ascii="Times New Roman" w:hAnsi="Times New Roman" w:cs="Times New Roman"/>
                <w:b/>
                <w:bCs/>
              </w:rPr>
              <w:t>Company</w:t>
            </w:r>
          </w:p>
        </w:tc>
        <w:tc>
          <w:tcPr>
            <w:tcW w:w="1957" w:type="dxa"/>
            <w:hideMark/>
          </w:tcPr>
          <w:p w14:paraId="609DCFAD" w14:textId="77777777" w:rsidR="00693402" w:rsidRDefault="00693402" w:rsidP="00693402">
            <w:pPr>
              <w:jc w:val="center"/>
              <w:rPr>
                <w:rFonts w:ascii="Times New Roman" w:hAnsi="Times New Roman" w:cs="Times New Roman"/>
                <w:b/>
                <w:bCs/>
              </w:rPr>
            </w:pPr>
          </w:p>
          <w:p w14:paraId="36AA1F41" w14:textId="71017977"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Avg Sentiment</w:t>
            </w:r>
          </w:p>
        </w:tc>
        <w:tc>
          <w:tcPr>
            <w:tcW w:w="1499" w:type="dxa"/>
            <w:hideMark/>
          </w:tcPr>
          <w:p w14:paraId="70A7C345" w14:textId="77777777" w:rsidR="00693402" w:rsidRDefault="00693402" w:rsidP="00693402">
            <w:pPr>
              <w:jc w:val="center"/>
              <w:rPr>
                <w:rFonts w:ascii="Times New Roman" w:hAnsi="Times New Roman" w:cs="Times New Roman"/>
                <w:b/>
                <w:bCs/>
              </w:rPr>
            </w:pPr>
          </w:p>
          <w:p w14:paraId="377DC074" w14:textId="481BE187"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Std Deviation</w:t>
            </w:r>
          </w:p>
        </w:tc>
        <w:tc>
          <w:tcPr>
            <w:tcW w:w="1728" w:type="dxa"/>
            <w:hideMark/>
          </w:tcPr>
          <w:p w14:paraId="4739475C" w14:textId="77777777" w:rsidR="00693402" w:rsidRDefault="00693402" w:rsidP="00693402">
            <w:pPr>
              <w:jc w:val="center"/>
              <w:rPr>
                <w:rFonts w:ascii="Times New Roman" w:hAnsi="Times New Roman" w:cs="Times New Roman"/>
                <w:b/>
                <w:bCs/>
              </w:rPr>
            </w:pPr>
          </w:p>
          <w:p w14:paraId="6E4CF2B0" w14:textId="6F707734"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Entry Count</w:t>
            </w:r>
          </w:p>
        </w:tc>
        <w:tc>
          <w:tcPr>
            <w:tcW w:w="2083" w:type="dxa"/>
            <w:hideMark/>
          </w:tcPr>
          <w:p w14:paraId="6D7017A9" w14:textId="77777777" w:rsidR="00693402" w:rsidRDefault="00693402" w:rsidP="00693402">
            <w:pPr>
              <w:jc w:val="center"/>
              <w:rPr>
                <w:rFonts w:ascii="Times New Roman" w:hAnsi="Times New Roman" w:cs="Times New Roman"/>
                <w:b/>
                <w:bCs/>
              </w:rPr>
            </w:pPr>
          </w:p>
          <w:p w14:paraId="19072DE5" w14:textId="7A7ECC49"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Avg Confidence</w:t>
            </w:r>
          </w:p>
        </w:tc>
      </w:tr>
      <w:tr w:rsidR="00693402" w:rsidRPr="00693402" w14:paraId="6CCA86DC" w14:textId="77777777" w:rsidTr="00693402">
        <w:tc>
          <w:tcPr>
            <w:tcW w:w="1728" w:type="dxa"/>
            <w:hideMark/>
          </w:tcPr>
          <w:p w14:paraId="7D7A2619" w14:textId="77777777" w:rsidR="00693402" w:rsidRPr="00693402" w:rsidRDefault="00693402">
            <w:pPr>
              <w:rPr>
                <w:rFonts w:ascii="Times New Roman" w:hAnsi="Times New Roman" w:cs="Times New Roman"/>
              </w:rPr>
            </w:pPr>
            <w:r w:rsidRPr="00693402">
              <w:rPr>
                <w:rFonts w:ascii="Times New Roman" w:hAnsi="Times New Roman" w:cs="Times New Roman"/>
              </w:rPr>
              <w:t>ACCESS</w:t>
            </w:r>
          </w:p>
        </w:tc>
        <w:tc>
          <w:tcPr>
            <w:tcW w:w="1957" w:type="dxa"/>
            <w:hideMark/>
          </w:tcPr>
          <w:p w14:paraId="521485A4"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499" w:type="dxa"/>
            <w:hideMark/>
          </w:tcPr>
          <w:p w14:paraId="7857C874"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728" w:type="dxa"/>
            <w:hideMark/>
          </w:tcPr>
          <w:p w14:paraId="5AB20F36"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7BFE7B3B"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38593BCF" w14:textId="77777777" w:rsidTr="00693402">
        <w:tc>
          <w:tcPr>
            <w:tcW w:w="1728" w:type="dxa"/>
            <w:hideMark/>
          </w:tcPr>
          <w:p w14:paraId="30A48CA6" w14:textId="77777777" w:rsidR="00693402" w:rsidRPr="00693402" w:rsidRDefault="00693402">
            <w:pPr>
              <w:rPr>
                <w:rFonts w:ascii="Times New Roman" w:hAnsi="Times New Roman" w:cs="Times New Roman"/>
              </w:rPr>
            </w:pPr>
            <w:r w:rsidRPr="00693402">
              <w:rPr>
                <w:rFonts w:ascii="Times New Roman" w:hAnsi="Times New Roman" w:cs="Times New Roman"/>
              </w:rPr>
              <w:t>AGA</w:t>
            </w:r>
          </w:p>
        </w:tc>
        <w:tc>
          <w:tcPr>
            <w:tcW w:w="1957" w:type="dxa"/>
            <w:hideMark/>
          </w:tcPr>
          <w:p w14:paraId="33B49758"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499" w:type="dxa"/>
            <w:hideMark/>
          </w:tcPr>
          <w:p w14:paraId="321ED90C" w14:textId="77777777" w:rsidR="00693402" w:rsidRPr="00693402" w:rsidRDefault="00693402">
            <w:pPr>
              <w:rPr>
                <w:rFonts w:ascii="Times New Roman" w:hAnsi="Times New Roman" w:cs="Times New Roman"/>
              </w:rPr>
            </w:pPr>
            <w:r w:rsidRPr="00693402">
              <w:rPr>
                <w:rFonts w:ascii="Times New Roman" w:hAnsi="Times New Roman" w:cs="Times New Roman"/>
              </w:rPr>
              <w:t>0.180</w:t>
            </w:r>
          </w:p>
        </w:tc>
        <w:tc>
          <w:tcPr>
            <w:tcW w:w="1728" w:type="dxa"/>
            <w:hideMark/>
          </w:tcPr>
          <w:p w14:paraId="64795F2C"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1F451592" w14:textId="77777777" w:rsidR="00693402" w:rsidRPr="00693402" w:rsidRDefault="00693402">
            <w:pPr>
              <w:rPr>
                <w:rFonts w:ascii="Times New Roman" w:hAnsi="Times New Roman" w:cs="Times New Roman"/>
              </w:rPr>
            </w:pPr>
            <w:r w:rsidRPr="00693402">
              <w:rPr>
                <w:rFonts w:ascii="Times New Roman" w:hAnsi="Times New Roman" w:cs="Times New Roman"/>
              </w:rPr>
              <w:t>0.300</w:t>
            </w:r>
          </w:p>
        </w:tc>
      </w:tr>
      <w:tr w:rsidR="00693402" w:rsidRPr="00693402" w14:paraId="0867A61C" w14:textId="77777777" w:rsidTr="00693402">
        <w:tc>
          <w:tcPr>
            <w:tcW w:w="1728" w:type="dxa"/>
            <w:hideMark/>
          </w:tcPr>
          <w:p w14:paraId="52584FC3" w14:textId="77777777" w:rsidR="00693402" w:rsidRPr="00693402" w:rsidRDefault="00693402">
            <w:pPr>
              <w:rPr>
                <w:rFonts w:ascii="Times New Roman" w:hAnsi="Times New Roman" w:cs="Times New Roman"/>
              </w:rPr>
            </w:pPr>
            <w:r w:rsidRPr="00693402">
              <w:rPr>
                <w:rFonts w:ascii="Times New Roman" w:hAnsi="Times New Roman" w:cs="Times New Roman"/>
              </w:rPr>
              <w:t>CAL</w:t>
            </w:r>
          </w:p>
        </w:tc>
        <w:tc>
          <w:tcPr>
            <w:tcW w:w="1957" w:type="dxa"/>
            <w:hideMark/>
          </w:tcPr>
          <w:p w14:paraId="20F8C455" w14:textId="77777777" w:rsidR="00693402" w:rsidRPr="00693402" w:rsidRDefault="00693402">
            <w:pPr>
              <w:rPr>
                <w:rFonts w:ascii="Times New Roman" w:hAnsi="Times New Roman" w:cs="Times New Roman"/>
              </w:rPr>
            </w:pPr>
            <w:r w:rsidRPr="00693402">
              <w:rPr>
                <w:rFonts w:ascii="Times New Roman" w:hAnsi="Times New Roman" w:cs="Times New Roman"/>
              </w:rPr>
              <w:t>0.050</w:t>
            </w:r>
          </w:p>
        </w:tc>
        <w:tc>
          <w:tcPr>
            <w:tcW w:w="1499" w:type="dxa"/>
            <w:hideMark/>
          </w:tcPr>
          <w:p w14:paraId="0290B837"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728" w:type="dxa"/>
            <w:hideMark/>
          </w:tcPr>
          <w:p w14:paraId="04F7C677"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3085645A"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r>
      <w:tr w:rsidR="00693402" w:rsidRPr="00693402" w14:paraId="427371A7" w14:textId="77777777" w:rsidTr="00693402">
        <w:tc>
          <w:tcPr>
            <w:tcW w:w="1728" w:type="dxa"/>
            <w:hideMark/>
          </w:tcPr>
          <w:p w14:paraId="0B5C271A" w14:textId="77777777" w:rsidR="00693402" w:rsidRPr="00693402" w:rsidRDefault="00693402">
            <w:pPr>
              <w:rPr>
                <w:rFonts w:ascii="Times New Roman" w:hAnsi="Times New Roman" w:cs="Times New Roman"/>
              </w:rPr>
            </w:pPr>
            <w:r w:rsidRPr="00693402">
              <w:rPr>
                <w:rFonts w:ascii="Times New Roman" w:hAnsi="Times New Roman" w:cs="Times New Roman"/>
              </w:rPr>
              <w:t>EGH</w:t>
            </w:r>
          </w:p>
        </w:tc>
        <w:tc>
          <w:tcPr>
            <w:tcW w:w="1957" w:type="dxa"/>
            <w:hideMark/>
          </w:tcPr>
          <w:p w14:paraId="6954BEA3"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499" w:type="dxa"/>
            <w:hideMark/>
          </w:tcPr>
          <w:p w14:paraId="73225F85"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728" w:type="dxa"/>
            <w:hideMark/>
          </w:tcPr>
          <w:p w14:paraId="08B773D8"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00E3E922" w14:textId="77777777" w:rsidR="00693402" w:rsidRPr="00693402" w:rsidRDefault="00693402">
            <w:pPr>
              <w:rPr>
                <w:rFonts w:ascii="Times New Roman" w:hAnsi="Times New Roman" w:cs="Times New Roman"/>
              </w:rPr>
            </w:pPr>
            <w:r w:rsidRPr="00693402">
              <w:rPr>
                <w:rFonts w:ascii="Times New Roman" w:hAnsi="Times New Roman" w:cs="Times New Roman"/>
              </w:rPr>
              <w:t>0.350</w:t>
            </w:r>
          </w:p>
        </w:tc>
      </w:tr>
      <w:tr w:rsidR="00693402" w:rsidRPr="00693402" w14:paraId="42EE461B" w14:textId="77777777" w:rsidTr="00693402">
        <w:tc>
          <w:tcPr>
            <w:tcW w:w="1728" w:type="dxa"/>
            <w:hideMark/>
          </w:tcPr>
          <w:p w14:paraId="61DBE544" w14:textId="77777777" w:rsidR="00693402" w:rsidRPr="00693402" w:rsidRDefault="00693402">
            <w:pPr>
              <w:rPr>
                <w:rFonts w:ascii="Times New Roman" w:hAnsi="Times New Roman" w:cs="Times New Roman"/>
              </w:rPr>
            </w:pPr>
            <w:r w:rsidRPr="00693402">
              <w:rPr>
                <w:rFonts w:ascii="Times New Roman" w:hAnsi="Times New Roman" w:cs="Times New Roman"/>
              </w:rPr>
              <w:t>FML</w:t>
            </w:r>
          </w:p>
        </w:tc>
        <w:tc>
          <w:tcPr>
            <w:tcW w:w="1957" w:type="dxa"/>
            <w:hideMark/>
          </w:tcPr>
          <w:p w14:paraId="4BF73F96"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499" w:type="dxa"/>
            <w:hideMark/>
          </w:tcPr>
          <w:p w14:paraId="674F4E2F"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728" w:type="dxa"/>
            <w:hideMark/>
          </w:tcPr>
          <w:p w14:paraId="6877421B"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22FE844"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2EEC6E2E" w14:textId="77777777" w:rsidTr="00693402">
        <w:tc>
          <w:tcPr>
            <w:tcW w:w="1728" w:type="dxa"/>
            <w:hideMark/>
          </w:tcPr>
          <w:p w14:paraId="4A0445A3" w14:textId="77777777" w:rsidR="00693402" w:rsidRPr="00693402" w:rsidRDefault="00693402">
            <w:pPr>
              <w:rPr>
                <w:rFonts w:ascii="Times New Roman" w:hAnsi="Times New Roman" w:cs="Times New Roman"/>
              </w:rPr>
            </w:pPr>
            <w:r w:rsidRPr="00693402">
              <w:rPr>
                <w:rFonts w:ascii="Times New Roman" w:hAnsi="Times New Roman" w:cs="Times New Roman"/>
              </w:rPr>
              <w:t>GCB</w:t>
            </w:r>
          </w:p>
        </w:tc>
        <w:tc>
          <w:tcPr>
            <w:tcW w:w="1957" w:type="dxa"/>
            <w:hideMark/>
          </w:tcPr>
          <w:p w14:paraId="20F0512A"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499" w:type="dxa"/>
            <w:hideMark/>
          </w:tcPr>
          <w:p w14:paraId="3E666EA8"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728" w:type="dxa"/>
            <w:hideMark/>
          </w:tcPr>
          <w:p w14:paraId="7AAFF7EC"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BC71138" w14:textId="77777777" w:rsidR="00693402" w:rsidRPr="00693402" w:rsidRDefault="00693402">
            <w:pPr>
              <w:rPr>
                <w:rFonts w:ascii="Times New Roman" w:hAnsi="Times New Roman" w:cs="Times New Roman"/>
              </w:rPr>
            </w:pPr>
            <w:r w:rsidRPr="00693402">
              <w:rPr>
                <w:rFonts w:ascii="Times New Roman" w:hAnsi="Times New Roman" w:cs="Times New Roman"/>
              </w:rPr>
              <w:t>0.450</w:t>
            </w:r>
          </w:p>
        </w:tc>
      </w:tr>
      <w:tr w:rsidR="00693402" w:rsidRPr="00693402" w14:paraId="36A8B62A" w14:textId="77777777" w:rsidTr="00693402">
        <w:tc>
          <w:tcPr>
            <w:tcW w:w="1728" w:type="dxa"/>
            <w:hideMark/>
          </w:tcPr>
          <w:p w14:paraId="3F4BB693" w14:textId="77777777" w:rsidR="00693402" w:rsidRPr="00693402" w:rsidRDefault="00693402">
            <w:pPr>
              <w:rPr>
                <w:rFonts w:ascii="Times New Roman" w:hAnsi="Times New Roman" w:cs="Times New Roman"/>
              </w:rPr>
            </w:pPr>
            <w:r w:rsidRPr="00693402">
              <w:rPr>
                <w:rFonts w:ascii="Times New Roman" w:hAnsi="Times New Roman" w:cs="Times New Roman"/>
              </w:rPr>
              <w:t>GOIL</w:t>
            </w:r>
          </w:p>
        </w:tc>
        <w:tc>
          <w:tcPr>
            <w:tcW w:w="1957" w:type="dxa"/>
            <w:hideMark/>
          </w:tcPr>
          <w:p w14:paraId="56A7F367" w14:textId="77777777" w:rsidR="00693402" w:rsidRPr="00693402" w:rsidRDefault="00693402">
            <w:pPr>
              <w:rPr>
                <w:rFonts w:ascii="Times New Roman" w:hAnsi="Times New Roman" w:cs="Times New Roman"/>
              </w:rPr>
            </w:pPr>
            <w:r w:rsidRPr="00693402">
              <w:rPr>
                <w:rFonts w:ascii="Times New Roman" w:hAnsi="Times New Roman" w:cs="Times New Roman"/>
              </w:rPr>
              <w:t>-0.050</w:t>
            </w:r>
          </w:p>
        </w:tc>
        <w:tc>
          <w:tcPr>
            <w:tcW w:w="1499" w:type="dxa"/>
            <w:hideMark/>
          </w:tcPr>
          <w:p w14:paraId="043193A2"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728" w:type="dxa"/>
            <w:hideMark/>
          </w:tcPr>
          <w:p w14:paraId="7CF95FD3"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05DE27C7"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2153E4DC" w14:textId="77777777" w:rsidTr="00693402">
        <w:tc>
          <w:tcPr>
            <w:tcW w:w="1728" w:type="dxa"/>
            <w:hideMark/>
          </w:tcPr>
          <w:p w14:paraId="01613DEE" w14:textId="77777777" w:rsidR="00693402" w:rsidRPr="00693402" w:rsidRDefault="00693402">
            <w:pPr>
              <w:rPr>
                <w:rFonts w:ascii="Times New Roman" w:hAnsi="Times New Roman" w:cs="Times New Roman"/>
              </w:rPr>
            </w:pPr>
            <w:r w:rsidRPr="00693402">
              <w:rPr>
                <w:rFonts w:ascii="Times New Roman" w:hAnsi="Times New Roman" w:cs="Times New Roman"/>
              </w:rPr>
              <w:t>MTN</w:t>
            </w:r>
          </w:p>
        </w:tc>
        <w:tc>
          <w:tcPr>
            <w:tcW w:w="1957" w:type="dxa"/>
            <w:hideMark/>
          </w:tcPr>
          <w:p w14:paraId="0A9190AE"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c>
          <w:tcPr>
            <w:tcW w:w="1499" w:type="dxa"/>
            <w:hideMark/>
          </w:tcPr>
          <w:p w14:paraId="0D68260D"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728" w:type="dxa"/>
            <w:hideMark/>
          </w:tcPr>
          <w:p w14:paraId="6F888099"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62BA54CB" w14:textId="77777777" w:rsidR="00693402" w:rsidRPr="00693402" w:rsidRDefault="00693402">
            <w:pPr>
              <w:rPr>
                <w:rFonts w:ascii="Times New Roman" w:hAnsi="Times New Roman" w:cs="Times New Roman"/>
              </w:rPr>
            </w:pPr>
            <w:r w:rsidRPr="00693402">
              <w:rPr>
                <w:rFonts w:ascii="Times New Roman" w:hAnsi="Times New Roman" w:cs="Times New Roman"/>
              </w:rPr>
              <w:t>0.500</w:t>
            </w:r>
          </w:p>
        </w:tc>
      </w:tr>
      <w:tr w:rsidR="00693402" w:rsidRPr="00693402" w14:paraId="453AD01E" w14:textId="77777777" w:rsidTr="00693402">
        <w:tc>
          <w:tcPr>
            <w:tcW w:w="1728" w:type="dxa"/>
            <w:hideMark/>
          </w:tcPr>
          <w:p w14:paraId="2A7FA217" w14:textId="77777777" w:rsidR="00693402" w:rsidRPr="00693402" w:rsidRDefault="00693402">
            <w:pPr>
              <w:rPr>
                <w:rFonts w:ascii="Times New Roman" w:hAnsi="Times New Roman" w:cs="Times New Roman"/>
              </w:rPr>
            </w:pPr>
            <w:r w:rsidRPr="00693402">
              <w:rPr>
                <w:rFonts w:ascii="Times New Roman" w:hAnsi="Times New Roman" w:cs="Times New Roman"/>
              </w:rPr>
              <w:t>SCB</w:t>
            </w:r>
          </w:p>
        </w:tc>
        <w:tc>
          <w:tcPr>
            <w:tcW w:w="1957" w:type="dxa"/>
            <w:hideMark/>
          </w:tcPr>
          <w:p w14:paraId="7D7A21D8" w14:textId="77777777" w:rsidR="00693402" w:rsidRPr="00693402" w:rsidRDefault="00693402">
            <w:pPr>
              <w:rPr>
                <w:rFonts w:ascii="Times New Roman" w:hAnsi="Times New Roman" w:cs="Times New Roman"/>
              </w:rPr>
            </w:pPr>
            <w:r w:rsidRPr="00693402">
              <w:rPr>
                <w:rFonts w:ascii="Times New Roman" w:hAnsi="Times New Roman" w:cs="Times New Roman"/>
              </w:rPr>
              <w:t>0.180</w:t>
            </w:r>
          </w:p>
        </w:tc>
        <w:tc>
          <w:tcPr>
            <w:tcW w:w="1499" w:type="dxa"/>
            <w:hideMark/>
          </w:tcPr>
          <w:p w14:paraId="51716556" w14:textId="77777777" w:rsidR="00693402" w:rsidRPr="00693402" w:rsidRDefault="00693402">
            <w:pPr>
              <w:rPr>
                <w:rFonts w:ascii="Times New Roman" w:hAnsi="Times New Roman" w:cs="Times New Roman"/>
              </w:rPr>
            </w:pPr>
            <w:r w:rsidRPr="00693402">
              <w:rPr>
                <w:rFonts w:ascii="Times New Roman" w:hAnsi="Times New Roman" w:cs="Times New Roman"/>
              </w:rPr>
              <w:t>0.120</w:t>
            </w:r>
          </w:p>
        </w:tc>
        <w:tc>
          <w:tcPr>
            <w:tcW w:w="1728" w:type="dxa"/>
            <w:hideMark/>
          </w:tcPr>
          <w:p w14:paraId="0649767A"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B52DED1" w14:textId="77777777" w:rsidR="00693402" w:rsidRPr="00693402" w:rsidRDefault="00693402">
            <w:pPr>
              <w:rPr>
                <w:rFonts w:ascii="Times New Roman" w:hAnsi="Times New Roman" w:cs="Times New Roman"/>
              </w:rPr>
            </w:pPr>
            <w:r w:rsidRPr="00693402">
              <w:rPr>
                <w:rFonts w:ascii="Times New Roman" w:hAnsi="Times New Roman" w:cs="Times New Roman"/>
              </w:rPr>
              <w:t>0.400</w:t>
            </w:r>
          </w:p>
        </w:tc>
      </w:tr>
      <w:tr w:rsidR="00693402" w:rsidRPr="00693402" w14:paraId="41A1DAF4" w14:textId="77777777" w:rsidTr="00693402">
        <w:tc>
          <w:tcPr>
            <w:tcW w:w="1728" w:type="dxa"/>
            <w:hideMark/>
          </w:tcPr>
          <w:p w14:paraId="7C4EE0B7" w14:textId="77777777" w:rsidR="00693402" w:rsidRPr="00693402" w:rsidRDefault="00693402">
            <w:pPr>
              <w:rPr>
                <w:rFonts w:ascii="Times New Roman" w:hAnsi="Times New Roman" w:cs="Times New Roman"/>
              </w:rPr>
            </w:pPr>
            <w:r w:rsidRPr="00693402">
              <w:rPr>
                <w:rFonts w:ascii="Times New Roman" w:hAnsi="Times New Roman" w:cs="Times New Roman"/>
              </w:rPr>
              <w:t>TOTAL</w:t>
            </w:r>
          </w:p>
        </w:tc>
        <w:tc>
          <w:tcPr>
            <w:tcW w:w="1957" w:type="dxa"/>
            <w:hideMark/>
          </w:tcPr>
          <w:p w14:paraId="790FDA2B"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499" w:type="dxa"/>
            <w:hideMark/>
          </w:tcPr>
          <w:p w14:paraId="7031900A"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c>
          <w:tcPr>
            <w:tcW w:w="1728" w:type="dxa"/>
            <w:hideMark/>
          </w:tcPr>
          <w:p w14:paraId="386FC98B"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3393A15A" w14:textId="77777777" w:rsidR="00693402" w:rsidRPr="00693402" w:rsidRDefault="00693402">
            <w:pPr>
              <w:rPr>
                <w:rFonts w:ascii="Times New Roman" w:hAnsi="Times New Roman" w:cs="Times New Roman"/>
              </w:rPr>
            </w:pPr>
            <w:r w:rsidRPr="00693402">
              <w:rPr>
                <w:rFonts w:ascii="Times New Roman" w:hAnsi="Times New Roman" w:cs="Times New Roman"/>
              </w:rPr>
              <w:t>0.300</w:t>
            </w:r>
          </w:p>
        </w:tc>
      </w:tr>
    </w:tbl>
    <w:p w14:paraId="795993A3" w14:textId="77777777" w:rsidR="00693402" w:rsidRDefault="00693402" w:rsidP="00693402">
      <w:pPr>
        <w:rPr>
          <w:sz w:val="22"/>
          <w:szCs w:val="22"/>
        </w:rPr>
      </w:pPr>
    </w:p>
    <w:p w14:paraId="49B5769F" w14:textId="51FF6AD3" w:rsidR="00693402" w:rsidRDefault="00693402" w:rsidP="00693402">
      <w:pPr>
        <w:pStyle w:val="NormalWeb"/>
        <w:spacing w:after="0" w:line="360" w:lineRule="auto"/>
        <w:jc w:val="both"/>
        <w:rPr>
          <w:ins w:id="45" w:author="Office" w:date="2025-10-26T17:30:00Z" w16du:dateUtc="2025-10-26T17:30:00Z"/>
          <w:b/>
          <w:bCs/>
        </w:rPr>
      </w:pPr>
      <w:r w:rsidRPr="00693402">
        <w:rPr>
          <w:b/>
          <w:bCs/>
        </w:rPr>
        <w:t>4.1.2.4 Time Series Analysis</w:t>
      </w:r>
    </w:p>
    <w:p w14:paraId="02564D88" w14:textId="2D034A83" w:rsidR="003B015A" w:rsidRPr="003B015A" w:rsidRDefault="003B015A" w:rsidP="00693402">
      <w:pPr>
        <w:pStyle w:val="NormalWeb"/>
        <w:spacing w:after="0" w:line="360" w:lineRule="auto"/>
        <w:jc w:val="both"/>
        <w:rPr>
          <w:ins w:id="46" w:author="Office" w:date="2025-10-26T17:30:00Z" w16du:dateUtc="2025-10-26T17:30:00Z"/>
          <w:rPrChange w:id="47" w:author="Office" w:date="2025-10-26T17:30:00Z" w16du:dateUtc="2025-10-26T17:30:00Z">
            <w:rPr>
              <w:ins w:id="48" w:author="Office" w:date="2025-10-26T17:30:00Z" w16du:dateUtc="2025-10-26T17:30:00Z"/>
              <w:b/>
              <w:bCs/>
            </w:rPr>
          </w:rPrChange>
        </w:rPr>
      </w:pPr>
      <w:ins w:id="49" w:author="Office" w:date="2025-10-26T17:30:00Z" w16du:dateUtc="2025-10-26T17:30:00Z">
        <w:r w:rsidRPr="003B015A">
          <w:rPr>
            <w:highlight w:val="yellow"/>
            <w:rPrChange w:id="50" w:author="Office" w:date="2025-10-26T17:31:00Z" w16du:dateUtc="2025-10-26T17:31:00Z">
              <w:rPr>
                <w:b/>
                <w:bCs/>
              </w:rPr>
            </w:rPrChange>
          </w:rPr>
          <w:t>The temporal analysis of sentiment data, conducted over 28 days, revealed an average daily sentiment of -0.048, indicating a slight negative bias across the period. The daily sentiment volatility, measured at 0.353, suggests moderate fluctuations in sentiment over the analyzed timeframe.</w:t>
        </w:r>
      </w:ins>
    </w:p>
    <w:p w14:paraId="268476E8" w14:textId="77777777" w:rsidR="003B015A" w:rsidRPr="003B015A" w:rsidRDefault="003B015A" w:rsidP="00693402">
      <w:pPr>
        <w:pStyle w:val="NormalWeb"/>
        <w:spacing w:after="0" w:line="360" w:lineRule="auto"/>
        <w:jc w:val="both"/>
        <w:rPr>
          <w:rPrChange w:id="51" w:author="Office" w:date="2025-10-26T17:30:00Z" w16du:dateUtc="2025-10-26T17:30:00Z">
            <w:rPr>
              <w:b/>
              <w:bCs/>
            </w:rPr>
          </w:rPrChange>
        </w:rPr>
      </w:pPr>
    </w:p>
    <w:p w14:paraId="51947D84" w14:textId="7C0D158E" w:rsidR="00693402" w:rsidDel="003B015A" w:rsidRDefault="00693402" w:rsidP="00693402">
      <w:pPr>
        <w:pStyle w:val="NormalWeb"/>
        <w:spacing w:after="0" w:line="360" w:lineRule="auto"/>
        <w:jc w:val="both"/>
        <w:rPr>
          <w:del w:id="52" w:author="Office" w:date="2025-10-26T17:30:00Z" w16du:dateUtc="2025-10-26T17:30:00Z"/>
        </w:rPr>
      </w:pPr>
      <w:del w:id="53" w:author="Office" w:date="2025-10-26T17:30:00Z" w16du:dateUtc="2025-10-26T17:30:00Z">
        <w:r w:rsidDel="003B015A">
          <w:lastRenderedPageBreak/>
          <w:delText>The temporal analysis of sentiment data showed:</w:delText>
        </w:r>
      </w:del>
    </w:p>
    <w:p w14:paraId="48A00865" w14:textId="447F9B45" w:rsidR="00693402" w:rsidDel="003B015A" w:rsidRDefault="00693402" w:rsidP="00693402">
      <w:pPr>
        <w:pStyle w:val="NormalWeb"/>
        <w:numPr>
          <w:ilvl w:val="0"/>
          <w:numId w:val="7"/>
        </w:numPr>
        <w:spacing w:after="0" w:line="360" w:lineRule="auto"/>
        <w:jc w:val="both"/>
        <w:rPr>
          <w:del w:id="54" w:author="Office" w:date="2025-10-26T17:30:00Z" w16du:dateUtc="2025-10-26T17:30:00Z"/>
        </w:rPr>
      </w:pPr>
      <w:del w:id="55" w:author="Office" w:date="2025-10-26T17:30:00Z" w16du:dateUtc="2025-10-26T17:30:00Z">
        <w:r w:rsidDel="003B015A">
          <w:delText>Days with sentiment data: 28</w:delText>
        </w:r>
      </w:del>
    </w:p>
    <w:p w14:paraId="3E6EE38F" w14:textId="046A6F55" w:rsidR="00693402" w:rsidDel="003B015A" w:rsidRDefault="00693402" w:rsidP="00693402">
      <w:pPr>
        <w:pStyle w:val="NormalWeb"/>
        <w:numPr>
          <w:ilvl w:val="0"/>
          <w:numId w:val="7"/>
        </w:numPr>
        <w:spacing w:after="0" w:line="360" w:lineRule="auto"/>
        <w:jc w:val="both"/>
        <w:rPr>
          <w:del w:id="56" w:author="Office" w:date="2025-10-26T17:30:00Z" w16du:dateUtc="2025-10-26T17:30:00Z"/>
        </w:rPr>
      </w:pPr>
      <w:del w:id="57" w:author="Office" w:date="2025-10-26T17:30:00Z" w16du:dateUtc="2025-10-26T17:30:00Z">
        <w:r w:rsidDel="003B015A">
          <w:delText>Average daily sentiment: -0.048</w:delText>
        </w:r>
      </w:del>
    </w:p>
    <w:p w14:paraId="3F1CA8C2" w14:textId="1409A7ED" w:rsidR="00693402" w:rsidDel="003B015A" w:rsidRDefault="00693402" w:rsidP="00693402">
      <w:pPr>
        <w:pStyle w:val="NormalWeb"/>
        <w:numPr>
          <w:ilvl w:val="0"/>
          <w:numId w:val="7"/>
        </w:numPr>
        <w:spacing w:after="0" w:line="360" w:lineRule="auto"/>
        <w:jc w:val="both"/>
        <w:rPr>
          <w:del w:id="58" w:author="Office" w:date="2025-10-26T17:30:00Z" w16du:dateUtc="2025-10-26T17:30:00Z"/>
        </w:rPr>
      </w:pPr>
      <w:del w:id="59" w:author="Office" w:date="2025-10-26T17:30:00Z" w16du:dateUtc="2025-10-26T17:30:00Z">
        <w:r w:rsidDel="003B015A">
          <w:delText>Daily sentiment volatility: 0.353</w:delText>
        </w:r>
      </w:del>
    </w:p>
    <w:p w14:paraId="4219DF9F" w14:textId="4636A715" w:rsidR="00693402" w:rsidDel="003B015A" w:rsidRDefault="00693402" w:rsidP="00693402">
      <w:pPr>
        <w:pStyle w:val="NormalWeb"/>
        <w:spacing w:after="0" w:line="360" w:lineRule="auto"/>
        <w:jc w:val="both"/>
        <w:rPr>
          <w:del w:id="60" w:author="Office" w:date="2025-10-26T17:30:00Z" w16du:dateUtc="2025-10-26T17:30:00Z"/>
        </w:rPr>
      </w:pPr>
      <w:del w:id="61" w:author="Office" w:date="2025-10-26T17:30:00Z" w16du:dateUtc="2025-10-26T17:30:00Z">
        <w:r w:rsidDel="003B015A">
          <w:delText xml:space="preserve">This indicates moderate sentiment volatility with a slight negative bias across the </w:delText>
        </w:r>
        <w:r w:rsidR="00C44F0D" w:rsidDel="003B015A">
          <w:delText>analysed</w:delText>
        </w:r>
        <w:r w:rsidDel="003B015A">
          <w:delText xml:space="preserve"> period.</w:delText>
        </w:r>
      </w:del>
    </w:p>
    <w:p w14:paraId="60093BC2" w14:textId="07ED96BF" w:rsidR="00C44F0D" w:rsidRDefault="0093560A" w:rsidP="00693402">
      <w:pPr>
        <w:pStyle w:val="NormalWeb"/>
        <w:spacing w:after="0" w:line="360" w:lineRule="auto"/>
        <w:jc w:val="both"/>
      </w:pPr>
      <w:r>
        <w:rPr>
          <w:noProof/>
        </w:rPr>
        <w:drawing>
          <wp:inline distT="0" distB="0" distL="0" distR="0" wp14:anchorId="40BCDD00" wp14:editId="182F3D66">
            <wp:extent cx="6572274" cy="4739640"/>
            <wp:effectExtent l="0" t="0" r="0" b="3810"/>
            <wp:docPr id="1" name="Picture 1"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several graphs&#10;&#10;AI-generated content may be incorrect."/>
                    <pic:cNvPicPr/>
                  </pic:nvPicPr>
                  <pic:blipFill>
                    <a:blip r:embed="rId12"/>
                    <a:stretch>
                      <a:fillRect/>
                    </a:stretch>
                  </pic:blipFill>
                  <pic:spPr>
                    <a:xfrm>
                      <a:off x="0" y="0"/>
                      <a:ext cx="6574892" cy="4741528"/>
                    </a:xfrm>
                    <a:prstGeom prst="rect">
                      <a:avLst/>
                    </a:prstGeom>
                  </pic:spPr>
                </pic:pic>
              </a:graphicData>
            </a:graphic>
          </wp:inline>
        </w:drawing>
      </w:r>
    </w:p>
    <w:p w14:paraId="3F5C54E9" w14:textId="50237F11" w:rsidR="00C44F0D" w:rsidRDefault="00C44F0D" w:rsidP="00C44F0D">
      <w:pPr>
        <w:pStyle w:val="FigureCaption"/>
        <w:jc w:val="center"/>
      </w:pPr>
      <w:r>
        <w:tab/>
      </w:r>
      <w:r>
        <w:tab/>
      </w:r>
      <w:r w:rsidRPr="003B015A">
        <w:rPr>
          <w:highlight w:val="yellow"/>
          <w:rPrChange w:id="62" w:author="Office" w:date="2025-10-26T17:29:00Z" w16du:dateUtc="2025-10-26T17:29:00Z">
            <w:rPr/>
          </w:rPrChange>
        </w:rPr>
        <w:t xml:space="preserve">Figure </w:t>
      </w:r>
      <w:r w:rsidR="00191E54" w:rsidRPr="003B015A">
        <w:rPr>
          <w:highlight w:val="yellow"/>
          <w:rPrChange w:id="63" w:author="Office" w:date="2025-10-26T17:29:00Z" w16du:dateUtc="2025-10-26T17:29:00Z">
            <w:rPr/>
          </w:rPrChange>
        </w:rPr>
        <w:t>4.1.a:</w:t>
      </w:r>
      <w:r w:rsidRPr="003B015A">
        <w:rPr>
          <w:highlight w:val="yellow"/>
          <w:rPrChange w:id="64" w:author="Office" w:date="2025-10-26T17:29:00Z" w16du:dateUtc="2025-10-26T17:29:00Z">
            <w:rPr/>
          </w:rPrChange>
        </w:rPr>
        <w:t xml:space="preserve"> GSE Sentiment Analysis Overview</w:t>
      </w:r>
    </w:p>
    <w:p w14:paraId="38F01798" w14:textId="3C9D68C6" w:rsidR="00693402" w:rsidRPr="00693402" w:rsidRDefault="00693402" w:rsidP="00693402">
      <w:pPr>
        <w:pStyle w:val="NormalWeb"/>
        <w:spacing w:after="0" w:line="360" w:lineRule="auto"/>
        <w:jc w:val="both"/>
        <w:rPr>
          <w:b/>
          <w:bCs/>
        </w:rPr>
      </w:pPr>
      <w:r w:rsidRPr="00693402">
        <w:rPr>
          <w:b/>
          <w:bCs/>
        </w:rPr>
        <w:t>4.1.3 Feature Selection and Variable Importance</w:t>
      </w:r>
    </w:p>
    <w:p w14:paraId="5F71FC79" w14:textId="05FA2D6F" w:rsidR="00693402" w:rsidRPr="00693402" w:rsidRDefault="00693402" w:rsidP="00693402">
      <w:pPr>
        <w:pStyle w:val="NormalWeb"/>
        <w:spacing w:after="0" w:line="360" w:lineRule="auto"/>
        <w:jc w:val="both"/>
        <w:rPr>
          <w:b/>
          <w:bCs/>
        </w:rPr>
      </w:pPr>
      <w:r w:rsidRPr="00693402">
        <w:rPr>
          <w:b/>
          <w:bCs/>
        </w:rPr>
        <w:t xml:space="preserve">4.1.3.1 Feature Selection </w:t>
      </w:r>
      <w:del w:id="65" w:author="AFFUL-DADZIE ANTHONY" w:date="2025-10-24T09:16:00Z" w16du:dateUtc="2025-10-24T09:16:00Z">
        <w:r w:rsidRPr="00693402" w:rsidDel="00FD033C">
          <w:rPr>
            <w:b/>
            <w:bCs/>
          </w:rPr>
          <w:delText>Methodology</w:delText>
        </w:r>
      </w:del>
    </w:p>
    <w:p w14:paraId="2CD450C7" w14:textId="1D86F846" w:rsidR="00693402" w:rsidRDefault="00693402" w:rsidP="00693402">
      <w:pPr>
        <w:pStyle w:val="NormalWeb"/>
        <w:spacing w:after="0" w:line="360" w:lineRule="auto"/>
        <w:jc w:val="both"/>
      </w:pPr>
      <w:r>
        <w:t>Feature selection was conducted using multiple statistical and machine learning approaches to identify the most predictive variables for stock price movement prediction</w:t>
      </w:r>
      <w:ins w:id="66" w:author="AFFUL-DADZIE ANTHONY" w:date="2025-10-24T09:12:00Z" w16du:dateUtc="2025-10-24T09:12:00Z">
        <w:r w:rsidR="00FD033C">
          <w:t>. The</w:t>
        </w:r>
      </w:ins>
      <w:ins w:id="67" w:author="AFFUL-DADZIE ANTHONY" w:date="2025-10-24T09:13:00Z" w16du:dateUtc="2025-10-24T09:13:00Z">
        <w:r w:rsidR="00FD033C">
          <w:t xml:space="preserve">se were </w:t>
        </w:r>
      </w:ins>
      <w:ins w:id="68" w:author="AFFUL-DADZIE ANTHONY" w:date="2025-10-24T09:18:00Z" w16du:dateUtc="2025-10-24T09:18:00Z">
        <w:r w:rsidR="00FD033C">
          <w:t xml:space="preserve">Correlation Analysis, </w:t>
        </w:r>
      </w:ins>
      <w:del w:id="69" w:author="AFFUL-DADZIE ANTHONY" w:date="2025-10-24T09:13:00Z" w16du:dateUtc="2025-10-24T09:13:00Z">
        <w:r w:rsidDel="00FD033C">
          <w:delText>:</w:delText>
        </w:r>
      </w:del>
      <w:ins w:id="70" w:author="AFFUL-DADZIE ANTHONY" w:date="2025-10-24T09:18:00Z" w16du:dateUtc="2025-10-24T09:18:00Z">
        <w:r w:rsidR="00FD033C" w:rsidRPr="00FD033C">
          <w:t xml:space="preserve"> </w:t>
        </w:r>
        <w:r w:rsidR="00FD033C">
          <w:t>Mutual Information, Recursive Feature Elimination (RFE), and Random Forest Feature Importance.</w:t>
        </w:r>
      </w:ins>
    </w:p>
    <w:p w14:paraId="222B1F3C" w14:textId="30929FBB" w:rsidR="00693402" w:rsidRDefault="00693402" w:rsidP="00693402">
      <w:pPr>
        <w:pStyle w:val="NormalWeb"/>
        <w:spacing w:after="0" w:line="360" w:lineRule="auto"/>
        <w:jc w:val="both"/>
      </w:pPr>
      <w:del w:id="71" w:author="AFFUL-DADZIE ANTHONY" w:date="2025-10-24T09:11:00Z" w16du:dateUtc="2025-10-24T09:11:00Z">
        <w:r w:rsidDel="00FD033C">
          <w:delText>1.</w:delText>
        </w:r>
      </w:del>
      <w:del w:id="72" w:author="AFFUL-DADZIE ANTHONY" w:date="2025-10-24T09:12:00Z" w16du:dateUtc="2025-10-24T09:12:00Z">
        <w:r w:rsidDel="00FD033C">
          <w:delText xml:space="preserve"> </w:delText>
        </w:r>
      </w:del>
      <w:ins w:id="73" w:author="AFFUL-DADZIE ANTHONY" w:date="2025-10-24T09:19:00Z" w16du:dateUtc="2025-10-24T09:19:00Z">
        <w:r w:rsidR="00FD033C">
          <w:t>The</w:t>
        </w:r>
      </w:ins>
      <w:ins w:id="74" w:author="AFFUL-DADZIE ANTHONY" w:date="2025-10-24T09:14:00Z" w16du:dateUtc="2025-10-24T09:14:00Z">
        <w:r w:rsidR="00FD033C">
          <w:t xml:space="preserve"> </w:t>
        </w:r>
      </w:ins>
      <w:r>
        <w:t>Correlation Analysis</w:t>
      </w:r>
      <w:del w:id="75" w:author="AFFUL-DADZIE ANTHONY" w:date="2025-10-24T09:13:00Z" w16du:dateUtc="2025-10-24T09:13:00Z">
        <w:r w:rsidDel="00FD033C">
          <w:delText>:</w:delText>
        </w:r>
      </w:del>
      <w:r>
        <w:t xml:space="preserve"> </w:t>
      </w:r>
      <w:ins w:id="76" w:author="AFFUL-DADZIE ANTHONY" w:date="2025-10-24T09:13:00Z" w16du:dateUtc="2025-10-24T09:13:00Z">
        <w:r w:rsidR="00FD033C">
          <w:t>that selects feat</w:t>
        </w:r>
      </w:ins>
      <w:ins w:id="77" w:author="AFFUL-DADZIE ANTHONY" w:date="2025-10-24T09:14:00Z" w16du:dateUtc="2025-10-24T09:14:00Z">
        <w:r w:rsidR="00FD033C">
          <w:t xml:space="preserve">ures based on the </w:t>
        </w:r>
      </w:ins>
      <w:r>
        <w:t>Pearson correlation coefficients between features and the target variable</w:t>
      </w:r>
      <w:ins w:id="78" w:author="AFFUL-DADZIE ANTHONY" w:date="2025-10-24T09:17:00Z" w16du:dateUtc="2025-10-24T09:17:00Z">
        <w:r w:rsidR="00FD033C">
          <w:t xml:space="preserve"> led to the selection of </w:t>
        </w:r>
      </w:ins>
      <w:ins w:id="79" w:author="AFFUL-DADZIE ANTHONY" w:date="2025-10-24T09:18:00Z" w16du:dateUtc="2025-10-24T09:18:00Z">
        <w:r w:rsidR="00FD033C">
          <w:t xml:space="preserve">variables of </w:t>
        </w:r>
      </w:ins>
      <w:ins w:id="80" w:author="AFFUL-DADZIE ANTHONY" w:date="2025-10-24T09:17:00Z" w16du:dateUtc="2025-10-24T09:17:00Z">
        <w:r w:rsidR="00FD033C" w:rsidRPr="00FD033C">
          <w:t>Sentiment Mean, Sentiment Std, Sentiment Count, Confidence Mean, Price Ma 5</w:t>
        </w:r>
      </w:ins>
      <w:ins w:id="81" w:author="AFFUL-DADZIE ANTHONY" w:date="2025-10-24T09:19:00Z" w16du:dateUtc="2025-10-24T09:19:00Z">
        <w:r w:rsidR="00FD033C">
          <w:t>.</w:t>
        </w:r>
      </w:ins>
      <w:ins w:id="82" w:author="AFFUL-DADZIE ANTHONY" w:date="2025-10-24T09:14:00Z" w16du:dateUtc="2025-10-24T09:14:00Z">
        <w:r w:rsidR="00FD033C">
          <w:t xml:space="preserve"> </w:t>
        </w:r>
      </w:ins>
      <w:ins w:id="83" w:author="AFFUL-DADZIE ANTHONY" w:date="2025-10-24T09:19:00Z" w16du:dateUtc="2025-10-24T09:19:00Z">
        <w:r w:rsidR="00FD033C">
          <w:t>The</w:t>
        </w:r>
      </w:ins>
      <w:ins w:id="84" w:author="AFFUL-DADZIE ANTHONY" w:date="2025-10-24T09:14:00Z" w16du:dateUtc="2025-10-24T09:14:00Z">
        <w:r w:rsidR="00FD033C">
          <w:t xml:space="preserve"> </w:t>
        </w:r>
      </w:ins>
      <w:r>
        <w:t>Mutual Information</w:t>
      </w:r>
      <w:r w:rsidR="00FD033C">
        <w:t xml:space="preserve"> </w:t>
      </w:r>
      <w:ins w:id="85" w:author="AFFUL-DADZIE ANTHONY" w:date="2025-10-24T09:14:00Z" w16du:dateUtc="2025-10-24T09:14:00Z">
        <w:r w:rsidR="00FD033C">
          <w:t xml:space="preserve">is based </w:t>
        </w:r>
        <w:r w:rsidR="00FD033C">
          <w:lastRenderedPageBreak/>
          <w:t>on</w:t>
        </w:r>
      </w:ins>
      <w:r>
        <w:t xml:space="preserve"> Non-linear dependency measures between features and target</w:t>
      </w:r>
      <w:ins w:id="86" w:author="AFFUL-DADZIE ANTHONY" w:date="2025-10-24T09:22:00Z" w16du:dateUtc="2025-10-24T09:22:00Z">
        <w:r w:rsidR="00E50B31">
          <w:t xml:space="preserve"> </w:t>
        </w:r>
      </w:ins>
      <w:ins w:id="87" w:author="AFFUL-DADZIE ANTHONY" w:date="2025-10-24T09:23:00Z" w16du:dateUtc="2025-10-24T09:23:00Z">
        <w:r w:rsidR="00E50B31">
          <w:t xml:space="preserve">also </w:t>
        </w:r>
      </w:ins>
      <w:ins w:id="88" w:author="AFFUL-DADZIE ANTHONY" w:date="2025-10-24T09:22:00Z" w16du:dateUtc="2025-10-24T09:22:00Z">
        <w:r w:rsidR="00E50B31">
          <w:t>selected the va</w:t>
        </w:r>
      </w:ins>
      <w:ins w:id="89" w:author="AFFUL-DADZIE ANTHONY" w:date="2025-10-24T09:23:00Z" w16du:dateUtc="2025-10-24T09:23:00Z">
        <w:r w:rsidR="00E50B31">
          <w:t xml:space="preserve">riables </w:t>
        </w:r>
        <w:r w:rsidR="00E50B31" w:rsidRPr="00FD033C">
          <w:t>Sentiment Std, Sentiment Count, Confidence Mean, Price Ma 5</w:t>
        </w:r>
        <w:r w:rsidR="00E50B31">
          <w:t>. On the other hand, t</w:t>
        </w:r>
      </w:ins>
      <w:ins w:id="90" w:author="AFFUL-DADZIE ANTHONY" w:date="2025-10-24T09:20:00Z" w16du:dateUtc="2025-10-24T09:20:00Z">
        <w:r w:rsidR="00E50B31">
          <w:t xml:space="preserve">he </w:t>
        </w:r>
      </w:ins>
      <w:r>
        <w:t>Recursive Feature Elimination (RFE)</w:t>
      </w:r>
      <w:r w:rsidR="00FD033C">
        <w:t xml:space="preserve"> that employs a</w:t>
      </w:r>
      <w:r>
        <w:t xml:space="preserve"> Wrapper method using Random Forest</w:t>
      </w:r>
      <w:ins w:id="91" w:author="AFFUL-DADZIE ANTHONY" w:date="2025-10-24T09:20:00Z" w16du:dateUtc="2025-10-24T09:20:00Z">
        <w:r w:rsidR="00E50B31">
          <w:t xml:space="preserve"> selected the variables of Price Ma 5, Price Ma 10, Volume Ratio, Price Change 1Day, Price Change 5Day as top features</w:t>
        </w:r>
      </w:ins>
      <w:r w:rsidR="00FD033C">
        <w:t xml:space="preserve">, </w:t>
      </w:r>
      <w:del w:id="92" w:author="AFFUL-DADZIE ANTHONY" w:date="2025-10-24T09:21:00Z" w16du:dateUtc="2025-10-24T09:21:00Z">
        <w:r w:rsidR="00FD033C" w:rsidDel="00E50B31">
          <w:delText xml:space="preserve">and </w:delText>
        </w:r>
      </w:del>
      <w:ins w:id="93" w:author="AFFUL-DADZIE ANTHONY" w:date="2025-10-24T09:21:00Z" w16du:dateUtc="2025-10-24T09:21:00Z">
        <w:r w:rsidR="00E50B31">
          <w:t xml:space="preserve">whereas </w:t>
        </w:r>
      </w:ins>
      <w:ins w:id="94" w:author="AFFUL-DADZIE ANTHONY" w:date="2025-10-24T09:20:00Z" w16du:dateUtc="2025-10-24T09:20:00Z">
        <w:r w:rsidR="00E50B31">
          <w:t xml:space="preserve">the </w:t>
        </w:r>
      </w:ins>
      <w:r>
        <w:t>Random Forest Feature Importance</w:t>
      </w:r>
      <w:r w:rsidR="00FD033C">
        <w:t xml:space="preserve"> that select features based on the</w:t>
      </w:r>
      <w:r>
        <w:t xml:space="preserve"> importance scores</w:t>
      </w:r>
      <w:r w:rsidR="00FD033C">
        <w:t xml:space="preserve"> of the tree</w:t>
      </w:r>
      <w:ins w:id="95" w:author="AFFUL-DADZIE ANTHONY" w:date="2025-10-24T09:21:00Z" w16du:dateUtc="2025-10-24T09:21:00Z">
        <w:r w:rsidR="00E50B31">
          <w:t xml:space="preserve"> selected the variables Price Change 5Day, Price Change 1Day, Volume Ratio,  Price Ma 10, Price Ma 5</w:t>
        </w:r>
      </w:ins>
      <w:r w:rsidR="00FD033C">
        <w:t>.</w:t>
      </w:r>
    </w:p>
    <w:p w14:paraId="12ABDD19" w14:textId="7AC927DC" w:rsidR="00693402" w:rsidRPr="00693402" w:rsidDel="00E50B31" w:rsidRDefault="00693402" w:rsidP="00693402">
      <w:pPr>
        <w:pStyle w:val="NormalWeb"/>
        <w:spacing w:after="0" w:line="360" w:lineRule="auto"/>
        <w:jc w:val="both"/>
        <w:rPr>
          <w:del w:id="96" w:author="AFFUL-DADZIE ANTHONY" w:date="2025-10-24T09:21:00Z" w16du:dateUtc="2025-10-24T09:21:00Z"/>
          <w:b/>
          <w:bCs/>
        </w:rPr>
      </w:pPr>
      <w:del w:id="97" w:author="AFFUL-DADZIE ANTHONY" w:date="2025-10-24T09:21:00Z" w16du:dateUtc="2025-10-24T09:21:00Z">
        <w:r w:rsidRPr="00693402" w:rsidDel="00E50B31">
          <w:rPr>
            <w:b/>
            <w:bCs/>
          </w:rPr>
          <w:delText xml:space="preserve">4.1.3.2 </w:delText>
        </w:r>
      </w:del>
      <w:del w:id="98" w:author="AFFUL-DADZIE ANTHONY" w:date="2025-10-24T09:17:00Z" w16du:dateUtc="2025-10-24T09:17:00Z">
        <w:r w:rsidRPr="00693402" w:rsidDel="00FD033C">
          <w:rPr>
            <w:b/>
            <w:bCs/>
          </w:rPr>
          <w:delText>Feature Selection Results</w:delText>
        </w:r>
      </w:del>
    </w:p>
    <w:p w14:paraId="4A61E17B" w14:textId="02A7FD50" w:rsidR="00693402" w:rsidDel="00E50B31" w:rsidRDefault="00693402" w:rsidP="00693402">
      <w:pPr>
        <w:pStyle w:val="NormalWeb"/>
        <w:spacing w:after="0" w:line="360" w:lineRule="auto"/>
        <w:jc w:val="both"/>
        <w:rPr>
          <w:del w:id="99" w:author="AFFUL-DADZIE ANTHONY" w:date="2025-10-24T09:21:00Z" w16du:dateUtc="2025-10-24T09:21:00Z"/>
        </w:rPr>
      </w:pPr>
      <w:del w:id="100" w:author="AFFUL-DADZIE ANTHONY" w:date="2025-10-24T09:21:00Z" w16du:dateUtc="2025-10-24T09:21:00Z">
        <w:r w:rsidRPr="00693402" w:rsidDel="00E50B31">
          <w:rPr>
            <w:b/>
            <w:bCs/>
          </w:rPr>
          <w:delText>Top Correlated Features:</w:delText>
        </w:r>
        <w:r w:rsidR="0038618F" w:rsidDel="00E50B31">
          <w:rPr>
            <w:b/>
            <w:bCs/>
          </w:rPr>
          <w:delText xml:space="preserve"> </w:delText>
        </w:r>
        <w:r w:rsidDel="00E50B31">
          <w:delText>Sentiment Mean</w:delText>
        </w:r>
        <w:r w:rsidR="0038618F" w:rsidDel="00E50B31">
          <w:delText>,</w:delText>
        </w:r>
        <w:r w:rsidDel="00E50B31">
          <w:delText xml:space="preserve"> Sentiment Std</w:delText>
        </w:r>
        <w:r w:rsidR="0038618F" w:rsidDel="00E50B31">
          <w:delText>,</w:delText>
        </w:r>
        <w:r w:rsidDel="00E50B31">
          <w:delText xml:space="preserve"> Sentiment Count</w:delText>
        </w:r>
        <w:r w:rsidR="0038618F" w:rsidDel="00E50B31">
          <w:delText>,</w:delText>
        </w:r>
        <w:r w:rsidDel="00E50B31">
          <w:delText xml:space="preserve"> Confidence Mean</w:delText>
        </w:r>
        <w:r w:rsidR="0038618F" w:rsidDel="00E50B31">
          <w:delText>,</w:delText>
        </w:r>
        <w:r w:rsidDel="00E50B31">
          <w:delText xml:space="preserve"> Price Ma 5</w:delText>
        </w:r>
      </w:del>
    </w:p>
    <w:p w14:paraId="564EE038" w14:textId="0487CA83" w:rsidR="00693402" w:rsidDel="00E50B31" w:rsidRDefault="00693402" w:rsidP="00693402">
      <w:pPr>
        <w:pStyle w:val="NormalWeb"/>
        <w:spacing w:after="0" w:line="360" w:lineRule="auto"/>
        <w:jc w:val="both"/>
        <w:rPr>
          <w:del w:id="101" w:author="AFFUL-DADZIE ANTHONY" w:date="2025-10-24T09:21:00Z" w16du:dateUtc="2025-10-24T09:21:00Z"/>
        </w:rPr>
      </w:pPr>
      <w:del w:id="102" w:author="AFFUL-DADZIE ANTHONY" w:date="2025-10-24T09:21:00Z" w16du:dateUtc="2025-10-24T09:21:00Z">
        <w:r w:rsidRPr="00693402" w:rsidDel="00E50B31">
          <w:rPr>
            <w:b/>
            <w:bCs/>
          </w:rPr>
          <w:delText>Most Important Features (Random Forest):</w:delText>
        </w:r>
        <w:r w:rsidDel="00E50B31">
          <w:delText xml:space="preserve"> Price Change 5D</w:delText>
        </w:r>
        <w:r w:rsidR="0038618F" w:rsidDel="00E50B31">
          <w:delText>ay,</w:delText>
        </w:r>
        <w:r w:rsidDel="00E50B31">
          <w:delText xml:space="preserve"> Price Change 1D</w:delText>
        </w:r>
        <w:r w:rsidR="0038618F" w:rsidDel="00E50B31">
          <w:delText>ay,</w:delText>
        </w:r>
        <w:r w:rsidDel="00E50B31">
          <w:delText xml:space="preserve"> Volume Ratio</w:delText>
        </w:r>
        <w:r w:rsidR="0038618F" w:rsidDel="00E50B31">
          <w:delText xml:space="preserve">, </w:delText>
        </w:r>
        <w:r w:rsidDel="00E50B31">
          <w:delText xml:space="preserve"> Price Ma 10</w:delText>
        </w:r>
        <w:r w:rsidR="0038618F" w:rsidDel="00E50B31">
          <w:delText>,</w:delText>
        </w:r>
        <w:r w:rsidDel="00E50B31">
          <w:delText xml:space="preserve"> Price Ma 5</w:delText>
        </w:r>
      </w:del>
    </w:p>
    <w:p w14:paraId="1587AFAC" w14:textId="7CC25F45" w:rsidR="00693402" w:rsidDel="00E50B31" w:rsidRDefault="00693402" w:rsidP="00693402">
      <w:pPr>
        <w:pStyle w:val="NormalWeb"/>
        <w:spacing w:after="0" w:line="360" w:lineRule="auto"/>
        <w:jc w:val="both"/>
        <w:rPr>
          <w:del w:id="103" w:author="AFFUL-DADZIE ANTHONY" w:date="2025-10-24T09:21:00Z" w16du:dateUtc="2025-10-24T09:21:00Z"/>
        </w:rPr>
      </w:pPr>
      <w:del w:id="104" w:author="AFFUL-DADZIE ANTHONY" w:date="2025-10-24T09:21:00Z" w16du:dateUtc="2025-10-24T09:21:00Z">
        <w:r w:rsidRPr="00693402" w:rsidDel="00E50B31">
          <w:rPr>
            <w:b/>
            <w:bCs/>
          </w:rPr>
          <w:delText>RFE Selected Features:</w:delText>
        </w:r>
        <w:r w:rsidDel="00E50B31">
          <w:delText xml:space="preserve"> Price Ma 5</w:delText>
        </w:r>
        <w:r w:rsidR="0038618F" w:rsidDel="00E50B31">
          <w:delText>,</w:delText>
        </w:r>
        <w:r w:rsidDel="00E50B31">
          <w:delText xml:space="preserve"> Price Ma 10</w:delText>
        </w:r>
        <w:r w:rsidR="0038618F" w:rsidDel="00E50B31">
          <w:delText>,</w:delText>
        </w:r>
        <w:r w:rsidDel="00E50B31">
          <w:delText xml:space="preserve"> Volume Ratio</w:delText>
        </w:r>
        <w:r w:rsidR="0038618F" w:rsidDel="00E50B31">
          <w:delText>,</w:delText>
        </w:r>
        <w:r w:rsidDel="00E50B31">
          <w:delText xml:space="preserve"> Price Change 1D</w:delText>
        </w:r>
        <w:r w:rsidR="0038618F" w:rsidDel="00E50B31">
          <w:delText>ay,</w:delText>
        </w:r>
        <w:r w:rsidDel="00E50B31">
          <w:delText xml:space="preserve"> Price Change 5D</w:delText>
        </w:r>
        <w:r w:rsidR="0038618F" w:rsidDel="00E50B31">
          <w:delText>ay.</w:delText>
        </w:r>
      </w:del>
    </w:p>
    <w:p w14:paraId="55836C84" w14:textId="66F59885" w:rsidR="00693402" w:rsidRDefault="00693402" w:rsidP="00693402">
      <w:pPr>
        <w:pStyle w:val="NormalWeb"/>
        <w:spacing w:after="0" w:line="360" w:lineRule="auto"/>
        <w:jc w:val="both"/>
        <w:rPr>
          <w:b/>
          <w:bCs/>
        </w:rPr>
      </w:pPr>
      <w:r w:rsidRPr="00693402">
        <w:rPr>
          <w:b/>
          <w:bCs/>
        </w:rPr>
        <w:t>4.1.3.3 Key Findings from Feature Selection</w:t>
      </w:r>
    </w:p>
    <w:p w14:paraId="74B727DF" w14:textId="06601067" w:rsidR="003B015A" w:rsidRPr="003B015A" w:rsidRDefault="003B015A" w:rsidP="00693402">
      <w:pPr>
        <w:pStyle w:val="NormalWeb"/>
        <w:spacing w:after="0" w:line="360" w:lineRule="auto"/>
        <w:jc w:val="both"/>
      </w:pPr>
      <w:r w:rsidRPr="003B015A">
        <w:rPr>
          <w:highlight w:val="yellow"/>
        </w:rPr>
        <w:t>The feature selection analysis highlighted several critical insights. Technical indicators, particularly price moving averages (MA_5, MA_10) and price change metrics, demonstrated the strongest predictive power for price movements. In contrast, sentiment features exhibited limited correlation with price changes, indicating a need for more advanced sentiment analysis techniques. Additionally, trading volume ratios proved to be valuable predictors, underscoring their importance in the model. Short-term price momentum, as captured by recent one-day and five-day price changes, also emerged as highly predictive of future price movements.</w:t>
      </w:r>
    </w:p>
    <w:p w14:paraId="0B131DB4" w14:textId="77777777" w:rsidR="00B70C2B" w:rsidRPr="0038618F" w:rsidRDefault="00000000" w:rsidP="00C17150">
      <w:pPr>
        <w:pStyle w:val="Heading2"/>
        <w:spacing w:line="360" w:lineRule="auto"/>
        <w:jc w:val="both"/>
        <w:rPr>
          <w:rFonts w:ascii="Times New Roman" w:hAnsi="Times New Roman" w:cs="Times New Roman"/>
          <w:color w:val="auto"/>
          <w:sz w:val="24"/>
          <w:szCs w:val="24"/>
        </w:rPr>
      </w:pPr>
      <w:r w:rsidRPr="00C17150">
        <w:rPr>
          <w:rFonts w:ascii="Times New Roman" w:hAnsi="Times New Roman" w:cs="Times New Roman"/>
          <w:color w:val="auto"/>
          <w:sz w:val="24"/>
          <w:szCs w:val="24"/>
        </w:rPr>
        <w:t>4.2</w:t>
      </w:r>
      <w:r w:rsidRPr="00C17150">
        <w:rPr>
          <w:rFonts w:ascii="Times New Roman" w:hAnsi="Times New Roman" w:cs="Times New Roman"/>
          <w:b w:val="0"/>
          <w:bCs w:val="0"/>
          <w:color w:val="auto"/>
          <w:sz w:val="24"/>
          <w:szCs w:val="24"/>
        </w:rPr>
        <w:t xml:space="preserve"> </w:t>
      </w:r>
      <w:r w:rsidRPr="0038618F">
        <w:rPr>
          <w:rFonts w:ascii="Times New Roman" w:hAnsi="Times New Roman" w:cs="Times New Roman"/>
          <w:color w:val="auto"/>
          <w:sz w:val="24"/>
          <w:szCs w:val="24"/>
        </w:rPr>
        <w:t>Data Collection and Processing Results</w:t>
      </w:r>
      <w:bookmarkStart w:id="105" w:name="research-methodology-and-data-sources"/>
    </w:p>
    <w:p w14:paraId="3788B326" w14:textId="77777777" w:rsidR="00B70C2B" w:rsidRPr="0038618F" w:rsidRDefault="00000000" w:rsidP="0038618F">
      <w:pPr>
        <w:pStyle w:val="Heading2"/>
        <w:spacing w:line="360" w:lineRule="auto"/>
        <w:rPr>
          <w:rFonts w:ascii="Times New Roman" w:hAnsi="Times New Roman" w:cs="Times New Roman"/>
          <w:color w:val="auto"/>
          <w:sz w:val="24"/>
          <w:szCs w:val="24"/>
        </w:rPr>
      </w:pPr>
      <w:r w:rsidRPr="0038618F">
        <w:rPr>
          <w:rFonts w:ascii="Times New Roman" w:hAnsi="Times New Roman" w:cs="Times New Roman"/>
          <w:color w:val="auto"/>
          <w:sz w:val="24"/>
          <w:szCs w:val="24"/>
        </w:rPr>
        <w:t>4.2.1 Research Methodology and Data Sources</w:t>
      </w:r>
      <w:bookmarkStart w:id="106" w:name="news-articles-collection"/>
      <w:bookmarkEnd w:id="105"/>
    </w:p>
    <w:p w14:paraId="18F57DAD" w14:textId="77777777" w:rsidR="00E749C1" w:rsidRDefault="00E749C1" w:rsidP="00E749C1">
      <w:pPr>
        <w:pStyle w:val="NormalWeb"/>
        <w:spacing w:after="0" w:afterAutospacing="0" w:line="360" w:lineRule="auto"/>
        <w:jc w:val="both"/>
        <w:rPr>
          <w:rFonts w:eastAsiaTheme="minorHAnsi"/>
        </w:rPr>
      </w:pPr>
      <w:r w:rsidRPr="00A507B0">
        <w:rPr>
          <w:rFonts w:eastAsiaTheme="minorHAnsi"/>
        </w:rPr>
        <w:t>The data collection period used a multi-source design that aligns with the best practices in the research of the financial sentiment analysis (Garcia, 2013; Heston and Sinha, 2017). The system incorporated automated web scraping, systematized social media, and manual input verification by experts to have all-around coverage of market sentiment based on various information channels. The data collection was conducted over a strong 24-month timeframe of January, 2023 to December, 2024, which helped cover a good deal of time that would be crucial in strict statistical analysis as well as credible model training processes.</w:t>
      </w:r>
      <w:r>
        <w:rPr>
          <w:rFonts w:eastAsiaTheme="minorHAnsi"/>
        </w:rPr>
        <w:t xml:space="preserve"> </w:t>
      </w:r>
    </w:p>
    <w:p w14:paraId="2ECECAEE" w14:textId="77777777" w:rsidR="00E749C1" w:rsidRDefault="00E749C1" w:rsidP="00E749C1">
      <w:pPr>
        <w:pStyle w:val="NormalWeb"/>
        <w:spacing w:after="0" w:afterAutospacing="0" w:line="360" w:lineRule="auto"/>
        <w:jc w:val="both"/>
        <w:rPr>
          <w:rFonts w:eastAsiaTheme="minorHAnsi"/>
          <w:b/>
          <w:bCs/>
        </w:rPr>
      </w:pPr>
      <w:r w:rsidRPr="00A507B0">
        <w:rPr>
          <w:rFonts w:eastAsiaTheme="minorHAnsi"/>
        </w:rPr>
        <w:t xml:space="preserve">It was deployed on collection infrastructure based on modern Python-based web scraping libraries (BeautifulSoup, Scrapy, and Selenium) and an official API access to major social media sites. The quality control was done in detail with highly advanced duplicate detection algorithms, relevancy </w:t>
      </w:r>
      <w:r w:rsidRPr="00A507B0">
        <w:rPr>
          <w:rFonts w:eastAsiaTheme="minorHAnsi"/>
        </w:rPr>
        <w:lastRenderedPageBreak/>
        <w:t>filters that relied on advanced keyword matching and contextual analysis processes and time consistency verification to guarantee integrity of the data at all times during the collection process. The whole process of collection followed the ethical web scraping principles and followed the conditions of web site terms of service acts and used the correct delay between requests to avoid server overloading and sustainability of data collection practices.</w:t>
      </w:r>
    </w:p>
    <w:p w14:paraId="32FEDEEF" w14:textId="755AA094"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4.2.2 News Articles Collection</w:t>
      </w:r>
    </w:p>
    <w:p w14:paraId="3F7CEDAA" w14:textId="7768DB68" w:rsidR="00A507B0" w:rsidRPr="00C17150" w:rsidRDefault="00A507B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automated news scraping system </w:t>
      </w:r>
      <w:ins w:id="107" w:author="Office" w:date="2025-10-22T14:13:00Z" w16du:dateUtc="2025-10-22T14:13:00Z">
        <w:r w:rsidR="00C368A5" w:rsidRPr="00C17150">
          <w:rPr>
            <w:rFonts w:ascii="Times New Roman" w:hAnsi="Times New Roman" w:cs="Times New Roman"/>
          </w:rPr>
          <w:t>gathered extensive financial news content from six strategically chosen major Ghanaian news outlets, indicating that the system covers extensive financial journalism across</w:t>
        </w:r>
      </w:ins>
      <w:r w:rsidRPr="00C17150">
        <w:rPr>
          <w:rFonts w:ascii="Times New Roman" w:hAnsi="Times New Roman" w:cs="Times New Roman"/>
        </w:rPr>
        <w:t xml:space="preserve"> the Ghanaian media landscape. The selection of </w:t>
      </w:r>
      <w:ins w:id="108" w:author="Office" w:date="2025-10-22T14:13:00Z" w16du:dateUtc="2025-10-22T14:13:00Z">
        <w:r w:rsidR="00C368A5" w:rsidRPr="00C17150">
          <w:rPr>
            <w:rFonts w:ascii="Times New Roman" w:hAnsi="Times New Roman" w:cs="Times New Roman"/>
          </w:rPr>
          <w:t xml:space="preserve"> was done with great care, based on market coverage, journalistic credibility, the frequency of financial reporting, and the ability to influence</w:t>
        </w:r>
      </w:ins>
      <w:r w:rsidRPr="00C17150">
        <w:rPr>
          <w:rFonts w:ascii="Times New Roman" w:hAnsi="Times New Roman" w:cs="Times New Roman"/>
        </w:rPr>
        <w:t xml:space="preserve"> the formation of investor sentiment. The </w:t>
      </w:r>
      <w:ins w:id="109" w:author="Office" w:date="2025-10-22T14:15:00Z" w16du:dateUtc="2025-10-22T14:15:00Z">
        <w:r w:rsidR="00C368A5" w:rsidRPr="00C17150">
          <w:rPr>
            <w:rFonts w:ascii="Times New Roman" w:hAnsi="Times New Roman" w:cs="Times New Roman"/>
          </w:rPr>
          <w:t xml:space="preserve">collection process yielded 3,147 news articles over the 24 months of the analysis period, </w:t>
        </w:r>
      </w:ins>
      <w:ins w:id="110" w:author="Office" w:date="2025-10-22T15:11:00Z" w16du:dateUtc="2025-10-22T15:11:00Z">
        <w:r w:rsidR="00C17150">
          <w:rPr>
            <w:rFonts w:ascii="Times New Roman" w:hAnsi="Times New Roman" w:cs="Times New Roman"/>
          </w:rPr>
          <w:t xml:space="preserve">averaging 4.30 articles per day and providing </w:t>
        </w:r>
      </w:ins>
      <w:ins w:id="111" w:author="Office" w:date="2025-10-22T14:15:00Z" w16du:dateUtc="2025-10-22T14:15:00Z">
        <w:r w:rsidR="00C368A5" w:rsidRPr="00C17150">
          <w:rPr>
            <w:rFonts w:ascii="Times New Roman" w:hAnsi="Times New Roman" w:cs="Times New Roman"/>
          </w:rPr>
          <w:t xml:space="preserve">continuous coverage throughout the </w:t>
        </w:r>
      </w:ins>
      <w:r w:rsidRPr="00C17150">
        <w:rPr>
          <w:rFonts w:ascii="Times New Roman" w:hAnsi="Times New Roman" w:cs="Times New Roman"/>
        </w:rPr>
        <w:t>period.</w:t>
      </w:r>
    </w:p>
    <w:p w14:paraId="06EACB49" w14:textId="3EAE4AE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4.1</w:t>
      </w:r>
      <w:r w:rsidR="007F0459" w:rsidRPr="00C17150">
        <w:rPr>
          <w:rFonts w:ascii="Times New Roman" w:hAnsi="Times New Roman" w:cs="Times New Roman"/>
          <w:b/>
          <w:bCs/>
        </w:rPr>
        <w:t>.1</w:t>
      </w:r>
      <w:r w:rsidRPr="00C17150">
        <w:rPr>
          <w:rFonts w:ascii="Times New Roman" w:hAnsi="Times New Roman" w:cs="Times New Roman"/>
          <w:b/>
          <w:bCs/>
        </w:rPr>
        <w:t>: News Articles Collection Summary</w:t>
      </w:r>
    </w:p>
    <w:tbl>
      <w:tblPr>
        <w:tblStyle w:val="Table"/>
        <w:tblW w:w="0" w:type="auto"/>
        <w:tblLook w:val="0020" w:firstRow="1" w:lastRow="0" w:firstColumn="0" w:lastColumn="0" w:noHBand="0" w:noVBand="0"/>
      </w:tblPr>
      <w:tblGrid>
        <w:gridCol w:w="1703"/>
        <w:gridCol w:w="2036"/>
        <w:gridCol w:w="1349"/>
        <w:gridCol w:w="2536"/>
      </w:tblGrid>
      <w:tr w:rsidR="00810D7B" w:rsidRPr="00C17150" w14:paraId="4E89237B" w14:textId="77777777" w:rsidTr="00B24D11">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left w:val="single" w:sz="4" w:space="0" w:color="auto"/>
              <w:bottom w:val="single" w:sz="4" w:space="0" w:color="auto"/>
              <w:right w:val="single" w:sz="4" w:space="0" w:color="auto"/>
            </w:tcBorders>
          </w:tcPr>
          <w:p w14:paraId="788558C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News Source</w:t>
            </w:r>
          </w:p>
        </w:tc>
        <w:tc>
          <w:tcPr>
            <w:tcW w:w="0" w:type="auto"/>
            <w:tcBorders>
              <w:top w:val="single" w:sz="4" w:space="0" w:color="auto"/>
              <w:left w:val="single" w:sz="4" w:space="0" w:color="auto"/>
              <w:bottom w:val="single" w:sz="4" w:space="0" w:color="auto"/>
              <w:right w:val="single" w:sz="4" w:space="0" w:color="auto"/>
            </w:tcBorders>
          </w:tcPr>
          <w:p w14:paraId="2EACB3E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Articles Collected</w:t>
            </w:r>
          </w:p>
        </w:tc>
        <w:tc>
          <w:tcPr>
            <w:tcW w:w="0" w:type="auto"/>
            <w:tcBorders>
              <w:top w:val="single" w:sz="4" w:space="0" w:color="auto"/>
              <w:left w:val="single" w:sz="4" w:space="0" w:color="auto"/>
              <w:bottom w:val="single" w:sz="4" w:space="0" w:color="auto"/>
              <w:right w:val="single" w:sz="4" w:space="0" w:color="auto"/>
            </w:tcBorders>
          </w:tcPr>
          <w:p w14:paraId="327E491C"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Borders>
              <w:top w:val="single" w:sz="4" w:space="0" w:color="auto"/>
              <w:left w:val="single" w:sz="4" w:space="0" w:color="auto"/>
              <w:bottom w:val="single" w:sz="4" w:space="0" w:color="auto"/>
              <w:right w:val="single" w:sz="4" w:space="0" w:color="auto"/>
            </w:tcBorders>
          </w:tcPr>
          <w:p w14:paraId="31C786B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Average Daily Volume</w:t>
            </w:r>
          </w:p>
        </w:tc>
      </w:tr>
      <w:tr w:rsidR="00810D7B" w:rsidRPr="00C17150" w14:paraId="78DD366A" w14:textId="77777777" w:rsidTr="00B24D11">
        <w:tc>
          <w:tcPr>
            <w:tcW w:w="0" w:type="auto"/>
            <w:tcBorders>
              <w:top w:val="single" w:sz="4" w:space="0" w:color="auto"/>
              <w:left w:val="single" w:sz="4" w:space="0" w:color="auto"/>
              <w:bottom w:val="single" w:sz="4" w:space="0" w:color="auto"/>
              <w:right w:val="single" w:sz="4" w:space="0" w:color="auto"/>
            </w:tcBorders>
          </w:tcPr>
          <w:p w14:paraId="7E22F43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GhanaWeb</w:t>
            </w:r>
          </w:p>
        </w:tc>
        <w:tc>
          <w:tcPr>
            <w:tcW w:w="0" w:type="auto"/>
            <w:tcBorders>
              <w:top w:val="single" w:sz="4" w:space="0" w:color="auto"/>
              <w:left w:val="single" w:sz="4" w:space="0" w:color="auto"/>
              <w:bottom w:val="single" w:sz="4" w:space="0" w:color="auto"/>
              <w:right w:val="single" w:sz="4" w:space="0" w:color="auto"/>
            </w:tcBorders>
          </w:tcPr>
          <w:p w14:paraId="1DFF7C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847</w:t>
            </w:r>
          </w:p>
        </w:tc>
        <w:tc>
          <w:tcPr>
            <w:tcW w:w="0" w:type="auto"/>
            <w:tcBorders>
              <w:top w:val="single" w:sz="4" w:space="0" w:color="auto"/>
              <w:left w:val="single" w:sz="4" w:space="0" w:color="auto"/>
              <w:bottom w:val="single" w:sz="4" w:space="0" w:color="auto"/>
              <w:right w:val="single" w:sz="4" w:space="0" w:color="auto"/>
            </w:tcBorders>
          </w:tcPr>
          <w:p w14:paraId="6D66A5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26.9%</w:t>
            </w:r>
          </w:p>
        </w:tc>
        <w:tc>
          <w:tcPr>
            <w:tcW w:w="0" w:type="auto"/>
            <w:tcBorders>
              <w:top w:val="single" w:sz="4" w:space="0" w:color="auto"/>
              <w:left w:val="single" w:sz="4" w:space="0" w:color="auto"/>
              <w:bottom w:val="single" w:sz="4" w:space="0" w:color="auto"/>
              <w:right w:val="single" w:sz="4" w:space="0" w:color="auto"/>
            </w:tcBorders>
          </w:tcPr>
          <w:p w14:paraId="15EE7A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1.16</w:t>
            </w:r>
          </w:p>
        </w:tc>
      </w:tr>
      <w:tr w:rsidR="00810D7B" w:rsidRPr="00C17150" w14:paraId="3DFDE076" w14:textId="77777777" w:rsidTr="00B24D11">
        <w:tc>
          <w:tcPr>
            <w:tcW w:w="0" w:type="auto"/>
            <w:tcBorders>
              <w:top w:val="single" w:sz="4" w:space="0" w:color="auto"/>
              <w:left w:val="single" w:sz="4" w:space="0" w:color="auto"/>
              <w:bottom w:val="single" w:sz="4" w:space="0" w:color="auto"/>
              <w:right w:val="single" w:sz="4" w:space="0" w:color="auto"/>
            </w:tcBorders>
          </w:tcPr>
          <w:p w14:paraId="597D852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MyJoyOnline</w:t>
            </w:r>
          </w:p>
        </w:tc>
        <w:tc>
          <w:tcPr>
            <w:tcW w:w="0" w:type="auto"/>
            <w:tcBorders>
              <w:top w:val="single" w:sz="4" w:space="0" w:color="auto"/>
              <w:left w:val="single" w:sz="4" w:space="0" w:color="auto"/>
              <w:bottom w:val="single" w:sz="4" w:space="0" w:color="auto"/>
              <w:right w:val="single" w:sz="4" w:space="0" w:color="auto"/>
            </w:tcBorders>
          </w:tcPr>
          <w:p w14:paraId="3F69304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623</w:t>
            </w:r>
          </w:p>
        </w:tc>
        <w:tc>
          <w:tcPr>
            <w:tcW w:w="0" w:type="auto"/>
            <w:tcBorders>
              <w:top w:val="single" w:sz="4" w:space="0" w:color="auto"/>
              <w:left w:val="single" w:sz="4" w:space="0" w:color="auto"/>
              <w:bottom w:val="single" w:sz="4" w:space="0" w:color="auto"/>
              <w:right w:val="single" w:sz="4" w:space="0" w:color="auto"/>
            </w:tcBorders>
          </w:tcPr>
          <w:p w14:paraId="416F21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19.8%</w:t>
            </w:r>
          </w:p>
        </w:tc>
        <w:tc>
          <w:tcPr>
            <w:tcW w:w="0" w:type="auto"/>
            <w:tcBorders>
              <w:top w:val="single" w:sz="4" w:space="0" w:color="auto"/>
              <w:left w:val="single" w:sz="4" w:space="0" w:color="auto"/>
              <w:bottom w:val="single" w:sz="4" w:space="0" w:color="auto"/>
              <w:right w:val="single" w:sz="4" w:space="0" w:color="auto"/>
            </w:tcBorders>
          </w:tcPr>
          <w:p w14:paraId="5F543E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0.85</w:t>
            </w:r>
          </w:p>
        </w:tc>
      </w:tr>
      <w:tr w:rsidR="00810D7B" w:rsidRPr="00C17150" w14:paraId="6F86292F" w14:textId="77777777" w:rsidTr="00B24D11">
        <w:tc>
          <w:tcPr>
            <w:tcW w:w="0" w:type="auto"/>
            <w:tcBorders>
              <w:top w:val="single" w:sz="4" w:space="0" w:color="auto"/>
              <w:left w:val="single" w:sz="4" w:space="0" w:color="auto"/>
              <w:bottom w:val="single" w:sz="4" w:space="0" w:color="auto"/>
              <w:right w:val="single" w:sz="4" w:space="0" w:color="auto"/>
            </w:tcBorders>
          </w:tcPr>
          <w:p w14:paraId="4F98DFB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Citi FM</w:t>
            </w:r>
          </w:p>
        </w:tc>
        <w:tc>
          <w:tcPr>
            <w:tcW w:w="0" w:type="auto"/>
            <w:tcBorders>
              <w:top w:val="single" w:sz="4" w:space="0" w:color="auto"/>
              <w:left w:val="single" w:sz="4" w:space="0" w:color="auto"/>
              <w:bottom w:val="single" w:sz="4" w:space="0" w:color="auto"/>
              <w:right w:val="single" w:sz="4" w:space="0" w:color="auto"/>
            </w:tcBorders>
          </w:tcPr>
          <w:p w14:paraId="36CB48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456</w:t>
            </w:r>
          </w:p>
        </w:tc>
        <w:tc>
          <w:tcPr>
            <w:tcW w:w="0" w:type="auto"/>
            <w:tcBorders>
              <w:top w:val="single" w:sz="4" w:space="0" w:color="auto"/>
              <w:left w:val="single" w:sz="4" w:space="0" w:color="auto"/>
              <w:bottom w:val="single" w:sz="4" w:space="0" w:color="auto"/>
              <w:right w:val="single" w:sz="4" w:space="0" w:color="auto"/>
            </w:tcBorders>
          </w:tcPr>
          <w:p w14:paraId="2FBA411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14.5%</w:t>
            </w:r>
          </w:p>
        </w:tc>
        <w:tc>
          <w:tcPr>
            <w:tcW w:w="0" w:type="auto"/>
            <w:tcBorders>
              <w:top w:val="single" w:sz="4" w:space="0" w:color="auto"/>
              <w:left w:val="single" w:sz="4" w:space="0" w:color="auto"/>
              <w:bottom w:val="single" w:sz="4" w:space="0" w:color="auto"/>
              <w:right w:val="single" w:sz="4" w:space="0" w:color="auto"/>
            </w:tcBorders>
          </w:tcPr>
          <w:p w14:paraId="176096C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0.62</w:t>
            </w:r>
          </w:p>
        </w:tc>
      </w:tr>
      <w:tr w:rsidR="00810D7B" w:rsidRPr="00C17150" w14:paraId="620B3469" w14:textId="77777777" w:rsidTr="00B24D11">
        <w:tc>
          <w:tcPr>
            <w:tcW w:w="0" w:type="auto"/>
            <w:tcBorders>
              <w:top w:val="single" w:sz="4" w:space="0" w:color="auto"/>
              <w:left w:val="single" w:sz="4" w:space="0" w:color="auto"/>
              <w:bottom w:val="single" w:sz="4" w:space="0" w:color="auto"/>
              <w:right w:val="single" w:sz="4" w:space="0" w:color="auto"/>
            </w:tcBorders>
          </w:tcPr>
          <w:p w14:paraId="08E6F3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Joy News</w:t>
            </w:r>
          </w:p>
        </w:tc>
        <w:tc>
          <w:tcPr>
            <w:tcW w:w="0" w:type="auto"/>
            <w:tcBorders>
              <w:top w:val="single" w:sz="4" w:space="0" w:color="auto"/>
              <w:left w:val="single" w:sz="4" w:space="0" w:color="auto"/>
              <w:bottom w:val="single" w:sz="4" w:space="0" w:color="auto"/>
              <w:right w:val="single" w:sz="4" w:space="0" w:color="auto"/>
            </w:tcBorders>
          </w:tcPr>
          <w:p w14:paraId="1F23BF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521</w:t>
            </w:r>
          </w:p>
        </w:tc>
        <w:tc>
          <w:tcPr>
            <w:tcW w:w="0" w:type="auto"/>
            <w:tcBorders>
              <w:top w:val="single" w:sz="4" w:space="0" w:color="auto"/>
              <w:left w:val="single" w:sz="4" w:space="0" w:color="auto"/>
              <w:bottom w:val="single" w:sz="4" w:space="0" w:color="auto"/>
              <w:right w:val="single" w:sz="4" w:space="0" w:color="auto"/>
            </w:tcBorders>
          </w:tcPr>
          <w:p w14:paraId="3977D03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16.6%</w:t>
            </w:r>
          </w:p>
        </w:tc>
        <w:tc>
          <w:tcPr>
            <w:tcW w:w="0" w:type="auto"/>
            <w:tcBorders>
              <w:top w:val="single" w:sz="4" w:space="0" w:color="auto"/>
              <w:left w:val="single" w:sz="4" w:space="0" w:color="auto"/>
              <w:bottom w:val="single" w:sz="4" w:space="0" w:color="auto"/>
              <w:right w:val="single" w:sz="4" w:space="0" w:color="auto"/>
            </w:tcBorders>
          </w:tcPr>
          <w:p w14:paraId="447BF24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0.71</w:t>
            </w:r>
          </w:p>
        </w:tc>
      </w:tr>
      <w:tr w:rsidR="00810D7B" w:rsidRPr="00C17150" w14:paraId="42ED2549" w14:textId="77777777" w:rsidTr="00B24D11">
        <w:tc>
          <w:tcPr>
            <w:tcW w:w="0" w:type="auto"/>
            <w:tcBorders>
              <w:top w:val="single" w:sz="4" w:space="0" w:color="auto"/>
              <w:left w:val="single" w:sz="4" w:space="0" w:color="auto"/>
              <w:bottom w:val="single" w:sz="4" w:space="0" w:color="auto"/>
              <w:right w:val="single" w:sz="4" w:space="0" w:color="auto"/>
            </w:tcBorders>
          </w:tcPr>
          <w:p w14:paraId="62E682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Graphic Online</w:t>
            </w:r>
          </w:p>
        </w:tc>
        <w:tc>
          <w:tcPr>
            <w:tcW w:w="0" w:type="auto"/>
            <w:tcBorders>
              <w:top w:val="single" w:sz="4" w:space="0" w:color="auto"/>
              <w:left w:val="single" w:sz="4" w:space="0" w:color="auto"/>
              <w:bottom w:val="single" w:sz="4" w:space="0" w:color="auto"/>
              <w:right w:val="single" w:sz="4" w:space="0" w:color="auto"/>
            </w:tcBorders>
          </w:tcPr>
          <w:p w14:paraId="4018FC4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389</w:t>
            </w:r>
          </w:p>
        </w:tc>
        <w:tc>
          <w:tcPr>
            <w:tcW w:w="0" w:type="auto"/>
            <w:tcBorders>
              <w:top w:val="single" w:sz="4" w:space="0" w:color="auto"/>
              <w:left w:val="single" w:sz="4" w:space="0" w:color="auto"/>
              <w:bottom w:val="single" w:sz="4" w:space="0" w:color="auto"/>
              <w:right w:val="single" w:sz="4" w:space="0" w:color="auto"/>
            </w:tcBorders>
          </w:tcPr>
          <w:p w14:paraId="19920B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12.4%</w:t>
            </w:r>
          </w:p>
        </w:tc>
        <w:tc>
          <w:tcPr>
            <w:tcW w:w="0" w:type="auto"/>
            <w:tcBorders>
              <w:top w:val="single" w:sz="4" w:space="0" w:color="auto"/>
              <w:left w:val="single" w:sz="4" w:space="0" w:color="auto"/>
              <w:bottom w:val="single" w:sz="4" w:space="0" w:color="auto"/>
              <w:right w:val="single" w:sz="4" w:space="0" w:color="auto"/>
            </w:tcBorders>
          </w:tcPr>
          <w:p w14:paraId="12E053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0.53</w:t>
            </w:r>
          </w:p>
        </w:tc>
      </w:tr>
      <w:tr w:rsidR="00810D7B" w:rsidRPr="00C17150" w14:paraId="48A3C811" w14:textId="77777777" w:rsidTr="00B24D11">
        <w:tc>
          <w:tcPr>
            <w:tcW w:w="0" w:type="auto"/>
            <w:tcBorders>
              <w:top w:val="single" w:sz="4" w:space="0" w:color="auto"/>
              <w:left w:val="single" w:sz="4" w:space="0" w:color="auto"/>
              <w:bottom w:val="single" w:sz="4" w:space="0" w:color="auto"/>
              <w:right w:val="single" w:sz="4" w:space="0" w:color="auto"/>
            </w:tcBorders>
          </w:tcPr>
          <w:p w14:paraId="1EBC2D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Daily Graphic</w:t>
            </w:r>
          </w:p>
        </w:tc>
        <w:tc>
          <w:tcPr>
            <w:tcW w:w="0" w:type="auto"/>
            <w:tcBorders>
              <w:top w:val="single" w:sz="4" w:space="0" w:color="auto"/>
              <w:left w:val="single" w:sz="4" w:space="0" w:color="auto"/>
              <w:bottom w:val="single" w:sz="4" w:space="0" w:color="auto"/>
              <w:right w:val="single" w:sz="4" w:space="0" w:color="auto"/>
            </w:tcBorders>
          </w:tcPr>
          <w:p w14:paraId="341EC2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311</w:t>
            </w:r>
          </w:p>
        </w:tc>
        <w:tc>
          <w:tcPr>
            <w:tcW w:w="0" w:type="auto"/>
            <w:tcBorders>
              <w:top w:val="single" w:sz="4" w:space="0" w:color="auto"/>
              <w:left w:val="single" w:sz="4" w:space="0" w:color="auto"/>
              <w:bottom w:val="single" w:sz="4" w:space="0" w:color="auto"/>
              <w:right w:val="single" w:sz="4" w:space="0" w:color="auto"/>
            </w:tcBorders>
          </w:tcPr>
          <w:p w14:paraId="1B19E6C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9.8%</w:t>
            </w:r>
          </w:p>
        </w:tc>
        <w:tc>
          <w:tcPr>
            <w:tcW w:w="0" w:type="auto"/>
            <w:tcBorders>
              <w:top w:val="single" w:sz="4" w:space="0" w:color="auto"/>
              <w:left w:val="single" w:sz="4" w:space="0" w:color="auto"/>
              <w:bottom w:val="single" w:sz="4" w:space="0" w:color="auto"/>
              <w:right w:val="single" w:sz="4" w:space="0" w:color="auto"/>
            </w:tcBorders>
          </w:tcPr>
          <w:p w14:paraId="4BB70E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0.43</w:t>
            </w:r>
          </w:p>
        </w:tc>
      </w:tr>
      <w:tr w:rsidR="00810D7B" w:rsidRPr="00C17150" w14:paraId="07F3FAE6" w14:textId="77777777" w:rsidTr="00B24D11">
        <w:tc>
          <w:tcPr>
            <w:tcW w:w="0" w:type="auto"/>
            <w:tcBorders>
              <w:top w:val="single" w:sz="4" w:space="0" w:color="auto"/>
              <w:left w:val="single" w:sz="4" w:space="0" w:color="auto"/>
              <w:bottom w:val="single" w:sz="4" w:space="0" w:color="auto"/>
              <w:right w:val="single" w:sz="4" w:space="0" w:color="auto"/>
            </w:tcBorders>
          </w:tcPr>
          <w:p w14:paraId="4E3F13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Borders>
              <w:top w:val="single" w:sz="4" w:space="0" w:color="auto"/>
              <w:left w:val="single" w:sz="4" w:space="0" w:color="auto"/>
              <w:bottom w:val="single" w:sz="4" w:space="0" w:color="auto"/>
              <w:right w:val="single" w:sz="4" w:space="0" w:color="auto"/>
            </w:tcBorders>
          </w:tcPr>
          <w:p w14:paraId="64E9B70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3,147</w:t>
            </w:r>
          </w:p>
        </w:tc>
        <w:tc>
          <w:tcPr>
            <w:tcW w:w="0" w:type="auto"/>
            <w:tcBorders>
              <w:top w:val="single" w:sz="4" w:space="0" w:color="auto"/>
              <w:left w:val="single" w:sz="4" w:space="0" w:color="auto"/>
              <w:bottom w:val="single" w:sz="4" w:space="0" w:color="auto"/>
              <w:right w:val="single" w:sz="4" w:space="0" w:color="auto"/>
            </w:tcBorders>
          </w:tcPr>
          <w:p w14:paraId="751FC57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Borders>
              <w:top w:val="single" w:sz="4" w:space="0" w:color="auto"/>
              <w:left w:val="single" w:sz="4" w:space="0" w:color="auto"/>
              <w:bottom w:val="single" w:sz="4" w:space="0" w:color="auto"/>
              <w:right w:val="single" w:sz="4" w:space="0" w:color="auto"/>
            </w:tcBorders>
          </w:tcPr>
          <w:p w14:paraId="5EE8117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4.30</w:t>
            </w:r>
          </w:p>
        </w:tc>
      </w:tr>
    </w:tbl>
    <w:p w14:paraId="02F91DBA" w14:textId="77777777" w:rsidR="0038618F" w:rsidRDefault="0038618F" w:rsidP="00C17150">
      <w:pPr>
        <w:pStyle w:val="BodyText"/>
        <w:spacing w:line="360" w:lineRule="auto"/>
        <w:jc w:val="both"/>
        <w:rPr>
          <w:rFonts w:ascii="Times New Roman" w:hAnsi="Times New Roman" w:cs="Times New Roman"/>
        </w:rPr>
      </w:pPr>
    </w:p>
    <w:p w14:paraId="12A56CB0" w14:textId="1483E62C" w:rsidR="00A507B0" w:rsidRPr="00C17150" w:rsidRDefault="00A507B0" w:rsidP="00C17150">
      <w:pPr>
        <w:pStyle w:val="BodyText"/>
        <w:spacing w:line="360" w:lineRule="auto"/>
        <w:jc w:val="both"/>
        <w:rPr>
          <w:rFonts w:ascii="Times New Roman" w:hAnsi="Times New Roman" w:cs="Times New Roman"/>
        </w:rPr>
      </w:pPr>
      <w:r w:rsidRPr="00C17150">
        <w:rPr>
          <w:rFonts w:ascii="Times New Roman" w:hAnsi="Times New Roman" w:cs="Times New Roman"/>
        </w:rPr>
        <w:t>As indicated in Table 4.1.1, there is a significant heterogeneity in the number of news articles contributed by each of the six sources</w:t>
      </w:r>
      <w:ins w:id="112" w:author="Office" w:date="2025-10-22T14:13:00Z" w16du:dateUtc="2025-10-22T14:13:00Z">
        <w:r w:rsidR="00C368A5" w:rsidRPr="00C17150">
          <w:rPr>
            <w:rFonts w:ascii="Times New Roman" w:hAnsi="Times New Roman" w:cs="Times New Roman"/>
          </w:rPr>
          <w:t>,</w:t>
        </w:r>
      </w:ins>
      <w:r w:rsidRPr="00C17150">
        <w:rPr>
          <w:rFonts w:ascii="Times New Roman" w:hAnsi="Times New Roman" w:cs="Times New Roman"/>
        </w:rPr>
        <w:t xml:space="preserve"> with the low collection volume of 311 articles (0.98 different contributors) to </w:t>
      </w:r>
      <w:r w:rsidR="00C368A5" w:rsidRPr="00C17150">
        <w:rPr>
          <w:rFonts w:ascii="Times New Roman" w:hAnsi="Times New Roman" w:cs="Times New Roman"/>
        </w:rPr>
        <w:t xml:space="preserve">the </w:t>
      </w:r>
      <w:r w:rsidRPr="00C17150">
        <w:rPr>
          <w:rFonts w:ascii="Times New Roman" w:hAnsi="Times New Roman" w:cs="Times New Roman"/>
        </w:rPr>
        <w:t xml:space="preserve">high collection volume of 847 articles (2.67 different contributors), a difference of 2.7 times between the minimum and maximum contributors. The overall sample size </w:t>
      </w:r>
      <w:r w:rsidRPr="00C17150">
        <w:rPr>
          <w:rFonts w:ascii="Times New Roman" w:hAnsi="Times New Roman" w:cs="Times New Roman"/>
        </w:rPr>
        <w:lastRenderedPageBreak/>
        <w:t>of 3,147 articles</w:t>
      </w:r>
      <w:ins w:id="113" w:author="Office" w:date="2025-10-22T14:14:00Z" w16du:dateUtc="2025-10-22T14:14:00Z">
        <w:r w:rsidR="00C368A5" w:rsidRPr="00C17150">
          <w:rPr>
            <w:rFonts w:ascii="Times New Roman" w:hAnsi="Times New Roman" w:cs="Times New Roman"/>
          </w:rPr>
          <w:t>, with a mean of 4.30 articles daily, shows that there was daily coverage throughout the 730-day study and that there are no lagging points in the time series analysis,</w:t>
        </w:r>
      </w:ins>
      <w:r w:rsidRPr="00C17150">
        <w:rPr>
          <w:rFonts w:ascii="Times New Roman" w:hAnsi="Times New Roman" w:cs="Times New Roman"/>
        </w:rPr>
        <w:t xml:space="preserve"> indicating that the sentiment is under constant monitoring.</w:t>
      </w:r>
    </w:p>
    <w:p w14:paraId="6F476704" w14:textId="38F7C94C" w:rsidR="00A507B0" w:rsidRPr="00C17150" w:rsidRDefault="00A507B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GhanaWeb </w:t>
      </w:r>
      <w:ins w:id="114" w:author="Office" w:date="2025-10-22T14:16:00Z" w16du:dateUtc="2025-10-22T14:16:00Z">
        <w:r w:rsidR="00C368A5" w:rsidRPr="00C17150">
          <w:rPr>
            <w:rFonts w:ascii="Times New Roman" w:hAnsi="Times New Roman" w:cs="Times New Roman"/>
          </w:rPr>
          <w:t xml:space="preserve">emerged as the most dominant source, accounting for 26.9 per cent of all articles, due to its wide coverage policy and the constant updating of content during </w:t>
        </w:r>
      </w:ins>
      <w:r w:rsidRPr="00C17150">
        <w:rPr>
          <w:rFonts w:ascii="Times New Roman" w:hAnsi="Times New Roman" w:cs="Times New Roman"/>
        </w:rPr>
        <w:t xml:space="preserve">trading hours. The variety of sources will </w:t>
      </w:r>
      <w:ins w:id="115" w:author="Office" w:date="2025-10-22T14:16:00Z" w16du:dateUtc="2025-10-22T14:16:00Z">
        <w:r w:rsidR="00C368A5" w:rsidRPr="00C17150">
          <w:rPr>
            <w:rFonts w:ascii="Times New Roman" w:hAnsi="Times New Roman" w:cs="Times New Roman"/>
          </w:rPr>
          <w:t xml:space="preserve">ensure that sentiment analysis receives the broadest possible range of journalistic views and minimise the </w:t>
        </w:r>
      </w:ins>
      <w:r w:rsidRPr="00C17150">
        <w:rPr>
          <w:rFonts w:ascii="Times New Roman" w:hAnsi="Times New Roman" w:cs="Times New Roman"/>
        </w:rPr>
        <w:t>bias of any single news source, which is in line with conventional media sentiment analysis (Tetlock et al., 2008).</w:t>
      </w:r>
    </w:p>
    <w:p w14:paraId="531E1690" w14:textId="0DAA3BCE" w:rsidR="00A507B0" w:rsidRDefault="00A507B0" w:rsidP="00C17150">
      <w:pPr>
        <w:pStyle w:val="BodyText"/>
        <w:spacing w:line="360" w:lineRule="auto"/>
        <w:jc w:val="both"/>
        <w:rPr>
          <w:ins w:id="116" w:author="Office" w:date="2025-10-22T15:11:00Z" w16du:dateUtc="2025-10-22T15:11:00Z"/>
          <w:rFonts w:ascii="Times New Roman" w:hAnsi="Times New Roman" w:cs="Times New Roman"/>
        </w:rPr>
      </w:pPr>
      <w:r w:rsidRPr="00C17150">
        <w:rPr>
          <w:rFonts w:ascii="Times New Roman" w:hAnsi="Times New Roman" w:cs="Times New Roman"/>
        </w:rPr>
        <w:t xml:space="preserve">The content analysis showed that news articles </w:t>
      </w:r>
      <w:ins w:id="117" w:author="Office" w:date="2025-10-22T14:16:00Z" w16du:dateUtc="2025-10-22T14:16:00Z">
        <w:r w:rsidR="00C368A5" w:rsidRPr="00C17150">
          <w:rPr>
            <w:rFonts w:ascii="Times New Roman" w:hAnsi="Times New Roman" w:cs="Times New Roman"/>
          </w:rPr>
          <w:t xml:space="preserve">were dominated </w:t>
        </w:r>
      </w:ins>
      <w:ins w:id="118" w:author="Office" w:date="2025-10-22T15:11:00Z" w16du:dateUtc="2025-10-22T15:11:00Z">
        <w:r w:rsidR="00C17150">
          <w:rPr>
            <w:rFonts w:ascii="Times New Roman" w:hAnsi="Times New Roman" w:cs="Times New Roman"/>
          </w:rPr>
          <w:t>mainly</w:t>
        </w:r>
      </w:ins>
      <w:r w:rsidRPr="00C17150">
        <w:rPr>
          <w:rFonts w:ascii="Times New Roman" w:hAnsi="Times New Roman" w:cs="Times New Roman"/>
        </w:rPr>
        <w:t xml:space="preserve"> by banking sector (42.3) then telecommunications (18.7), oil and gas (15.2) and consumer goods (12.4). The following sectoral allocation </w:t>
      </w:r>
      <w:ins w:id="119" w:author="Office" w:date="2025-10-22T14:14:00Z" w16du:dateUtc="2025-10-22T14:14:00Z">
        <w:r w:rsidR="00C368A5" w:rsidRPr="00C17150">
          <w:rPr>
            <w:rFonts w:ascii="Times New Roman" w:hAnsi="Times New Roman" w:cs="Times New Roman"/>
          </w:rPr>
          <w:t>closely aligns with that of the actively traded companies on the GSE in terms of composition and market capitalisation structure, thereby ensuring representative coverage of market sentiment across</w:t>
        </w:r>
      </w:ins>
      <w:r w:rsidRPr="00C17150">
        <w:rPr>
          <w:rFonts w:ascii="Times New Roman" w:hAnsi="Times New Roman" w:cs="Times New Roman"/>
        </w:rPr>
        <w:t xml:space="preserve"> the key sectors of the economy.</w:t>
      </w:r>
    </w:p>
    <w:p w14:paraId="66935B57" w14:textId="77777777" w:rsidR="00D37BA5" w:rsidRDefault="000359A2"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9C8021B" wp14:editId="64ED252F">
            <wp:extent cx="6049546" cy="7209042"/>
            <wp:effectExtent l="0" t="0" r="8890" b="0"/>
            <wp:docPr id="125295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225" name="Picture 125295225"/>
                    <pic:cNvPicPr/>
                  </pic:nvPicPr>
                  <pic:blipFill>
                    <a:blip r:embed="rId13">
                      <a:extLst>
                        <a:ext uri="{28A0092B-C50C-407E-A947-70E740481C1C}">
                          <a14:useLocalDpi xmlns:a14="http://schemas.microsoft.com/office/drawing/2010/main" val="0"/>
                        </a:ext>
                      </a:extLst>
                    </a:blip>
                    <a:stretch>
                      <a:fillRect/>
                    </a:stretch>
                  </pic:blipFill>
                  <pic:spPr>
                    <a:xfrm>
                      <a:off x="0" y="0"/>
                      <a:ext cx="6059090" cy="7220415"/>
                    </a:xfrm>
                    <a:prstGeom prst="rect">
                      <a:avLst/>
                    </a:prstGeom>
                  </pic:spPr>
                </pic:pic>
              </a:graphicData>
            </a:graphic>
          </wp:inline>
        </w:drawing>
      </w:r>
    </w:p>
    <w:p w14:paraId="12B483AA" w14:textId="09175E74" w:rsidR="00D37BA5" w:rsidRPr="00191E54" w:rsidRDefault="00D37BA5" w:rsidP="0093560A">
      <w:pPr>
        <w:pStyle w:val="BodyText"/>
        <w:spacing w:line="360" w:lineRule="auto"/>
        <w:ind w:left="2160" w:firstLine="720"/>
        <w:jc w:val="both"/>
        <w:rPr>
          <w:rFonts w:ascii="Times New Roman" w:hAnsi="Times New Roman" w:cs="Times New Roman"/>
          <w:i/>
        </w:rPr>
      </w:pPr>
      <w:r w:rsidRPr="003B015A">
        <w:rPr>
          <w:rFonts w:ascii="Times New Roman" w:hAnsi="Times New Roman" w:cs="Times New Roman"/>
          <w:i/>
          <w:highlight w:val="yellow"/>
          <w:rPrChange w:id="120" w:author="Office" w:date="2025-10-26T17:29:00Z" w16du:dateUtc="2025-10-26T17:29:00Z">
            <w:rPr>
              <w:rFonts w:ascii="Times New Roman" w:hAnsi="Times New Roman" w:cs="Times New Roman"/>
              <w:i/>
            </w:rPr>
          </w:rPrChange>
        </w:rPr>
        <w:t xml:space="preserve">Figure </w:t>
      </w:r>
      <w:r w:rsidR="00191E54" w:rsidRPr="003B015A">
        <w:rPr>
          <w:rFonts w:ascii="Times New Roman" w:hAnsi="Times New Roman" w:cs="Times New Roman"/>
          <w:i/>
          <w:highlight w:val="yellow"/>
          <w:rPrChange w:id="121" w:author="Office" w:date="2025-10-26T17:29:00Z" w16du:dateUtc="2025-10-26T17:29:00Z">
            <w:rPr>
              <w:rFonts w:ascii="Times New Roman" w:hAnsi="Times New Roman" w:cs="Times New Roman"/>
              <w:i/>
            </w:rPr>
          </w:rPrChange>
        </w:rPr>
        <w:t>4.1.b:</w:t>
      </w:r>
      <w:r w:rsidRPr="003B015A">
        <w:rPr>
          <w:rFonts w:ascii="Times New Roman" w:hAnsi="Times New Roman" w:cs="Times New Roman"/>
          <w:i/>
          <w:highlight w:val="yellow"/>
          <w:rPrChange w:id="122" w:author="Office" w:date="2025-10-26T17:29:00Z" w16du:dateUtc="2025-10-26T17:29:00Z">
            <w:rPr>
              <w:rFonts w:ascii="Times New Roman" w:hAnsi="Times New Roman" w:cs="Times New Roman"/>
              <w:i/>
            </w:rPr>
          </w:rPrChange>
        </w:rPr>
        <w:t xml:space="preserve"> Data Distribution Across Sources</w:t>
      </w:r>
    </w:p>
    <w:p w14:paraId="5362DC91" w14:textId="77777777" w:rsidR="00D37BA5" w:rsidRDefault="00D37BA5" w:rsidP="00C17150">
      <w:pPr>
        <w:pStyle w:val="BodyText"/>
        <w:spacing w:line="360" w:lineRule="auto"/>
        <w:jc w:val="both"/>
        <w:rPr>
          <w:rFonts w:ascii="Times New Roman" w:hAnsi="Times New Roman" w:cs="Times New Roman"/>
        </w:rPr>
      </w:pPr>
    </w:p>
    <w:p w14:paraId="4079BE9A" w14:textId="357BB9CA" w:rsidR="00A601B0" w:rsidRPr="00C17150" w:rsidRDefault="000359A2"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FB6F279" wp14:editId="5384C74B">
            <wp:extent cx="6531429" cy="6988810"/>
            <wp:effectExtent l="0" t="0" r="3175" b="2540"/>
            <wp:docPr id="1651782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2733" name="Picture 1651782733"/>
                    <pic:cNvPicPr/>
                  </pic:nvPicPr>
                  <pic:blipFill>
                    <a:blip r:embed="rId14">
                      <a:extLst>
                        <a:ext uri="{28A0092B-C50C-407E-A947-70E740481C1C}">
                          <a14:useLocalDpi xmlns:a14="http://schemas.microsoft.com/office/drawing/2010/main" val="0"/>
                        </a:ext>
                      </a:extLst>
                    </a:blip>
                    <a:stretch>
                      <a:fillRect/>
                    </a:stretch>
                  </pic:blipFill>
                  <pic:spPr>
                    <a:xfrm>
                      <a:off x="0" y="0"/>
                      <a:ext cx="6537921" cy="6995757"/>
                    </a:xfrm>
                    <a:prstGeom prst="rect">
                      <a:avLst/>
                    </a:prstGeom>
                  </pic:spPr>
                </pic:pic>
              </a:graphicData>
            </a:graphic>
          </wp:inline>
        </w:drawing>
      </w:r>
    </w:p>
    <w:p w14:paraId="79994E23" w14:textId="7E2177FD" w:rsidR="00B24D11" w:rsidRPr="0093560A" w:rsidRDefault="008E2CBB" w:rsidP="0093560A">
      <w:pPr>
        <w:pStyle w:val="BodyText"/>
        <w:spacing w:line="360" w:lineRule="auto"/>
        <w:ind w:left="2160" w:firstLine="720"/>
        <w:jc w:val="both"/>
        <w:rPr>
          <w:rFonts w:ascii="Times New Roman" w:hAnsi="Times New Roman" w:cs="Times New Roman"/>
          <w:i/>
        </w:rPr>
      </w:pPr>
      <w:commentRangeStart w:id="123"/>
      <w:commentRangeEnd w:id="123"/>
      <w:r w:rsidRPr="0038618F">
        <w:rPr>
          <w:rStyle w:val="CommentReference"/>
          <w:rFonts w:ascii="Times New Roman" w:hAnsi="Times New Roman" w:cs="Times New Roman"/>
        </w:rPr>
        <w:commentReference w:id="123"/>
      </w:r>
      <w:r w:rsidR="00B24D11" w:rsidRPr="003B015A">
        <w:rPr>
          <w:rFonts w:ascii="Times New Roman" w:hAnsi="Times New Roman" w:cs="Times New Roman"/>
          <w:i/>
          <w:highlight w:val="yellow"/>
          <w:rPrChange w:id="124" w:author="Office" w:date="2025-10-26T17:29:00Z" w16du:dateUtc="2025-10-26T17:29:00Z">
            <w:rPr>
              <w:rFonts w:ascii="Times New Roman" w:hAnsi="Times New Roman" w:cs="Times New Roman"/>
              <w:i/>
            </w:rPr>
          </w:rPrChange>
        </w:rPr>
        <w:t xml:space="preserve">Figure </w:t>
      </w:r>
      <w:r w:rsidR="00D37BA5" w:rsidRPr="003B015A">
        <w:rPr>
          <w:rFonts w:ascii="Times New Roman" w:hAnsi="Times New Roman" w:cs="Times New Roman"/>
          <w:i/>
          <w:highlight w:val="yellow"/>
          <w:rPrChange w:id="125" w:author="Office" w:date="2025-10-26T17:29:00Z" w16du:dateUtc="2025-10-26T17:29:00Z">
            <w:rPr>
              <w:rFonts w:ascii="Times New Roman" w:hAnsi="Times New Roman" w:cs="Times New Roman"/>
              <w:i/>
            </w:rPr>
          </w:rPrChange>
        </w:rPr>
        <w:t>4.1.c:</w:t>
      </w:r>
      <w:r w:rsidR="00B24D11" w:rsidRPr="003B015A">
        <w:rPr>
          <w:rFonts w:ascii="Times New Roman" w:hAnsi="Times New Roman" w:cs="Times New Roman"/>
          <w:i/>
          <w:highlight w:val="yellow"/>
          <w:rPrChange w:id="126" w:author="Office" w:date="2025-10-26T17:29:00Z" w16du:dateUtc="2025-10-26T17:29:00Z">
            <w:rPr>
              <w:rFonts w:ascii="Times New Roman" w:hAnsi="Times New Roman" w:cs="Times New Roman"/>
              <w:i/>
            </w:rPr>
          </w:rPrChange>
        </w:rPr>
        <w:t xml:space="preserve"> Data Distribution Across Sources</w:t>
      </w:r>
    </w:p>
    <w:p w14:paraId="14696BFF" w14:textId="77777777" w:rsidR="00D37BA5" w:rsidRPr="0093560A" w:rsidRDefault="00D37BA5" w:rsidP="00C17150">
      <w:pPr>
        <w:pStyle w:val="BodyText"/>
        <w:spacing w:line="360" w:lineRule="auto"/>
        <w:jc w:val="both"/>
        <w:rPr>
          <w:rFonts w:ascii="Times New Roman" w:hAnsi="Times New Roman" w:cs="Times New Roman"/>
          <w:iCs/>
        </w:rPr>
      </w:pPr>
    </w:p>
    <w:p w14:paraId="4276AAF9" w14:textId="181FEFE7" w:rsidR="00AC7B56"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 xml:space="preserve">Figure 4.1 presents a comprehensive </w:t>
      </w:r>
      <w:ins w:id="127" w:author="Office" w:date="2025-10-22T14:14:00Z" w16du:dateUtc="2025-10-22T14:14:00Z">
        <w:r w:rsidR="00C368A5" w:rsidRPr="00C17150">
          <w:rPr>
            <w:rFonts w:ascii="Times New Roman" w:hAnsi="Times New Roman" w:cs="Times New Roman"/>
            <w:iCs/>
          </w:rPr>
          <w:t xml:space="preserve">visualisation </w:t>
        </w:r>
      </w:ins>
      <w:r w:rsidRPr="00C17150">
        <w:rPr>
          <w:rFonts w:ascii="Times New Roman" w:hAnsi="Times New Roman" w:cs="Times New Roman"/>
          <w:iCs/>
        </w:rPr>
        <w:t>of the multi-source data collection infrastructure that forms the foundation of this research. This chart displays the proportional distribution of sentiment data collected across 13 distinct sources over the 24-month analysis period (January 2023 - December 2024), demonstrating the breadth and diversity of information channels integrated into the GSE Sentiment Analysis System.</w:t>
      </w:r>
    </w:p>
    <w:p w14:paraId="5D89E387" w14:textId="4D06DD67" w:rsidR="00AC7B56" w:rsidRPr="00C17150" w:rsidRDefault="00C368A5" w:rsidP="00C17150">
      <w:pPr>
        <w:pStyle w:val="BodyText"/>
        <w:spacing w:line="360" w:lineRule="auto"/>
        <w:jc w:val="both"/>
        <w:rPr>
          <w:rFonts w:ascii="Times New Roman" w:hAnsi="Times New Roman" w:cs="Times New Roman"/>
          <w:iCs/>
        </w:rPr>
      </w:pPr>
      <w:ins w:id="128" w:author="Office" w:date="2025-10-22T14:16:00Z" w16du:dateUtc="2025-10-22T14:16:00Z">
        <w:r w:rsidRPr="00C17150">
          <w:rPr>
            <w:rFonts w:ascii="Times New Roman" w:hAnsi="Times New Roman" w:cs="Times New Roman"/>
            <w:iCs/>
          </w:rPr>
          <w:t>Data collection was implemented using Python-based web scraping libraries, including BeautifulSoup, Scrapy, and Selenium, for automated news article extraction, complemented by official API access to</w:t>
        </w:r>
      </w:ins>
      <w:r w:rsidR="00AC7B56" w:rsidRPr="00C17150">
        <w:rPr>
          <w:rFonts w:ascii="Times New Roman" w:hAnsi="Times New Roman" w:cs="Times New Roman"/>
          <w:iCs/>
        </w:rPr>
        <w:t xml:space="preserve"> social media platforms (Twitter API v2, Facebook Graph API, LinkedIn API, Reddit API). </w:t>
      </w:r>
      <w:r w:rsidR="00A601B0">
        <w:rPr>
          <w:rFonts w:ascii="Times New Roman" w:hAnsi="Times New Roman" w:cs="Times New Roman"/>
          <w:iCs/>
        </w:rPr>
        <w:t>Visualisation</w:t>
      </w:r>
      <w:r w:rsidR="00AC7B56" w:rsidRPr="00C17150">
        <w:rPr>
          <w:rFonts w:ascii="Times New Roman" w:hAnsi="Times New Roman" w:cs="Times New Roman"/>
          <w:iCs/>
        </w:rPr>
        <w:t xml:space="preserve"> likely employs a horizontal bar chart</w:t>
      </w:r>
      <w:r w:rsidR="00A601B0">
        <w:rPr>
          <w:rFonts w:ascii="Times New Roman" w:hAnsi="Times New Roman" w:cs="Times New Roman"/>
          <w:iCs/>
        </w:rPr>
        <w:t xml:space="preserve"> </w:t>
      </w:r>
      <w:r w:rsidR="00AC7B56" w:rsidRPr="00C17150">
        <w:rPr>
          <w:rFonts w:ascii="Times New Roman" w:hAnsi="Times New Roman" w:cs="Times New Roman"/>
          <w:iCs/>
        </w:rPr>
        <w:t>or pie chart showing the absolute counts and percentage contributions of each source to the total dataset of 20,271 collected documents.</w:t>
      </w:r>
    </w:p>
    <w:p w14:paraId="0DEAA06A" w14:textId="7AB74854" w:rsidR="00AC7B56"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The figure </w:t>
      </w:r>
      <w:ins w:id="129" w:author="Office" w:date="2025-10-22T14:15:00Z" w16du:dateUtc="2025-10-22T14:15:00Z">
        <w:r w:rsidR="00C368A5" w:rsidRPr="00C17150">
          <w:rPr>
            <w:rFonts w:ascii="Times New Roman" w:hAnsi="Times New Roman" w:cs="Times New Roman"/>
            <w:iCs/>
          </w:rPr>
          <w:t>shows that news sources contributed 3,147 articles (15.5% of the total data), with GhanaWeb leading with 847 articles (26.9% of news content), followed by MyJoyOnline with 623 articles (</w:t>
        </w:r>
      </w:ins>
      <w:r w:rsidRPr="00C17150">
        <w:rPr>
          <w:rFonts w:ascii="Times New Roman" w:hAnsi="Times New Roman" w:cs="Times New Roman"/>
          <w:iCs/>
        </w:rPr>
        <w:t>19.8%). Social media platforms dominated</w:t>
      </w:r>
      <w:r w:rsidR="00E749C1">
        <w:rPr>
          <w:rFonts w:ascii="Times New Roman" w:hAnsi="Times New Roman" w:cs="Times New Roman"/>
          <w:iCs/>
        </w:rPr>
        <w:t>,</w:t>
      </w:r>
      <w:r w:rsidRPr="00C17150">
        <w:rPr>
          <w:rFonts w:ascii="Times New Roman" w:hAnsi="Times New Roman" w:cs="Times New Roman"/>
          <w:iCs/>
        </w:rPr>
        <w:t xml:space="preserve"> </w:t>
      </w:r>
      <w:ins w:id="130" w:author="Office" w:date="2025-10-22T14:36:00Z" w16du:dateUtc="2025-10-22T14:36:00Z">
        <w:r w:rsidR="000E4731" w:rsidRPr="00C17150">
          <w:rPr>
            <w:rFonts w:ascii="Times New Roman" w:hAnsi="Times New Roman" w:cs="Times New Roman"/>
            <w:iCs/>
          </w:rPr>
          <w:t>where</w:t>
        </w:r>
      </w:ins>
      <w:ins w:id="131" w:author="Office" w:date="2025-10-22T14:16:00Z" w16du:dateUtc="2025-10-22T14:16:00Z">
        <w:r w:rsidR="00C368A5" w:rsidRPr="00C17150">
          <w:rPr>
            <w:rFonts w:ascii="Times New Roman" w:hAnsi="Times New Roman" w:cs="Times New Roman"/>
            <w:iCs/>
          </w:rPr>
          <w:t xml:space="preserve"> data</w:t>
        </w:r>
      </w:ins>
      <w:ins w:id="132" w:author="Office" w:date="2025-10-22T14:15:00Z" w16du:dateUtc="2025-10-22T14:15:00Z">
        <w:r w:rsidR="00C368A5" w:rsidRPr="00C17150">
          <w:rPr>
            <w:rFonts w:ascii="Times New Roman" w:hAnsi="Times New Roman" w:cs="Times New Roman"/>
            <w:iCs/>
          </w:rPr>
          <w:t xml:space="preserve"> collection, with 17,124 posts (84.4% of total data), of which</w:t>
        </w:r>
      </w:ins>
      <w:r w:rsidRPr="00C17150">
        <w:rPr>
          <w:rFonts w:ascii="Times New Roman" w:hAnsi="Times New Roman" w:cs="Times New Roman"/>
          <w:iCs/>
        </w:rPr>
        <w:t xml:space="preserve"> Twitter/X accounted for 8,432 posts (49.3% of social media content), demonstrating the highest engagement and real-time discourse. Manual expert input contributed 47 entries (0.2% of total), providing crucial qualitative validation.</w:t>
      </w:r>
    </w:p>
    <w:p w14:paraId="6C7346B5" w14:textId="21FCD616" w:rsidR="00FB2733"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This multi-source approach addresses a critical limitation in financial sentiment analysis research</w:t>
      </w:r>
      <w:ins w:id="133" w:author="Office" w:date="2025-10-22T14:15:00Z" w16du:dateUtc="2025-10-22T14:15:00Z">
        <w:r w:rsidR="00C368A5" w:rsidRPr="00C17150">
          <w:rPr>
            <w:rFonts w:ascii="Times New Roman" w:hAnsi="Times New Roman" w:cs="Times New Roman"/>
            <w:iCs/>
          </w:rPr>
          <w:t>,</w:t>
        </w:r>
      </w:ins>
      <w:r w:rsidRPr="00C17150">
        <w:rPr>
          <w:rFonts w:ascii="Times New Roman" w:hAnsi="Times New Roman" w:cs="Times New Roman"/>
          <w:iCs/>
        </w:rPr>
        <w:t xml:space="preserve"> over-reliance on single-source data. By integrating traditional news media (representing institutional journalism), social media (capturing retail investor sentiment), and expert contributions (providing domain expertise), the system achieves a 94.2% collection success rate and ensures robustness against source-specific biases. The diversity score of 13 active sources significantly exceeds typical sentiment analysis studies, which often rely on 2-3 sources, thereby enhancing the reliability and generalizability of sentiment measurements.</w:t>
      </w:r>
    </w:p>
    <w:p w14:paraId="2C79A7E9"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34" w:name="social-media-data-collection"/>
      <w:bookmarkEnd w:id="106"/>
      <w:r w:rsidRPr="00C17150">
        <w:rPr>
          <w:rFonts w:ascii="Times New Roman" w:hAnsi="Times New Roman" w:cs="Times New Roman"/>
          <w:color w:val="auto"/>
        </w:rPr>
        <w:t>4.2.3 Social Media Data Collection</w:t>
      </w:r>
    </w:p>
    <w:p w14:paraId="00A148CD" w14:textId="3D4A5B19" w:rsidR="00A507B0" w:rsidRDefault="00A507B0" w:rsidP="00C17150">
      <w:pPr>
        <w:pStyle w:val="BodyText"/>
        <w:spacing w:line="360" w:lineRule="auto"/>
        <w:jc w:val="both"/>
        <w:rPr>
          <w:ins w:id="135" w:author="Office" w:date="2025-10-22T15:13:00Z" w16du:dateUtc="2025-10-22T15:13:00Z"/>
          <w:rFonts w:ascii="Times New Roman" w:hAnsi="Times New Roman" w:cs="Times New Roman"/>
        </w:rPr>
      </w:pPr>
      <w:r w:rsidRPr="00C17150">
        <w:rPr>
          <w:rFonts w:ascii="Times New Roman" w:hAnsi="Times New Roman" w:cs="Times New Roman"/>
        </w:rPr>
        <w:t xml:space="preserve">The discussions and talks on various platforms were systematically monitored using social media, which discerns the increasing significance of social media mediums in the financial markets and the decision-making process of investors (Bollen et al., 2011; Sprenger et al., 2014). The collection process used advanced search techniques based on targeted keywords, automated company ticker </w:t>
      </w:r>
      <w:r w:rsidRPr="00C17150">
        <w:rPr>
          <w:rFonts w:ascii="Times New Roman" w:hAnsi="Times New Roman" w:cs="Times New Roman"/>
        </w:rPr>
        <w:lastRenderedPageBreak/>
        <w:t>recognition software</w:t>
      </w:r>
      <w:r w:rsidR="00E749C1">
        <w:rPr>
          <w:rFonts w:ascii="Times New Roman" w:hAnsi="Times New Roman" w:cs="Times New Roman"/>
        </w:rPr>
        <w:t xml:space="preserve"> </w:t>
      </w:r>
      <w:ins w:id="136" w:author="Office" w:date="2025-10-22T14:16:00Z" w16du:dateUtc="2025-10-22T14:16:00Z">
        <w:r w:rsidR="00C368A5" w:rsidRPr="00C17150">
          <w:rPr>
            <w:rFonts w:ascii="Times New Roman" w:hAnsi="Times New Roman" w:cs="Times New Roman"/>
          </w:rPr>
          <w:t>and advanced relevance algorithms with natural language processing to determine financially relevant materials from the vast mass of social media discussion generated daily</w:t>
        </w:r>
      </w:ins>
      <w:r w:rsidRPr="00C17150">
        <w:rPr>
          <w:rFonts w:ascii="Times New Roman" w:hAnsi="Times New Roman" w:cs="Times New Roman"/>
        </w:rPr>
        <w:t>.</w:t>
      </w:r>
    </w:p>
    <w:p w14:paraId="64FC7543" w14:textId="6CBBEDDE"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4.2: Social Media Data Collection Summary</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7"/>
        <w:gridCol w:w="1911"/>
        <w:gridCol w:w="1457"/>
        <w:gridCol w:w="2172"/>
        <w:gridCol w:w="2553"/>
      </w:tblGrid>
      <w:tr w:rsidR="00810D7B" w:rsidRPr="00C17150" w14:paraId="24DF95D4" w14:textId="77777777" w:rsidTr="00DC5B02">
        <w:trPr>
          <w:cnfStyle w:val="100000000000" w:firstRow="1" w:lastRow="0" w:firstColumn="0" w:lastColumn="0" w:oddVBand="0" w:evenVBand="0" w:oddHBand="0" w:evenHBand="0" w:firstRowFirstColumn="0" w:firstRowLastColumn="0" w:lastRowFirstColumn="0" w:lastRowLastColumn="0"/>
          <w:tblHeader/>
        </w:trPr>
        <w:tc>
          <w:tcPr>
            <w:tcW w:w="0" w:type="auto"/>
          </w:tcPr>
          <w:p w14:paraId="442B868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Platform</w:t>
            </w:r>
          </w:p>
        </w:tc>
        <w:tc>
          <w:tcPr>
            <w:tcW w:w="0" w:type="auto"/>
          </w:tcPr>
          <w:p w14:paraId="54D48DD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Posts Collected</w:t>
            </w:r>
          </w:p>
        </w:tc>
        <w:tc>
          <w:tcPr>
            <w:tcW w:w="0" w:type="auto"/>
          </w:tcPr>
          <w:p w14:paraId="7952055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Pr>
          <w:p w14:paraId="5AA38FB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Relevant Content</w:t>
            </w:r>
          </w:p>
        </w:tc>
        <w:tc>
          <w:tcPr>
            <w:tcW w:w="0" w:type="auto"/>
          </w:tcPr>
          <w:p w14:paraId="4FCDCA88"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Avg Sentiment Score</w:t>
            </w:r>
          </w:p>
        </w:tc>
      </w:tr>
      <w:tr w:rsidR="00810D7B" w:rsidRPr="00C17150" w14:paraId="4221441B" w14:textId="77777777" w:rsidTr="00DC5B02">
        <w:tc>
          <w:tcPr>
            <w:tcW w:w="0" w:type="auto"/>
          </w:tcPr>
          <w:p w14:paraId="3083B85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Twitter/X</w:t>
            </w:r>
          </w:p>
        </w:tc>
        <w:tc>
          <w:tcPr>
            <w:tcW w:w="0" w:type="auto"/>
          </w:tcPr>
          <w:p w14:paraId="4844932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8,432</w:t>
            </w:r>
          </w:p>
        </w:tc>
        <w:tc>
          <w:tcPr>
            <w:tcW w:w="0" w:type="auto"/>
          </w:tcPr>
          <w:p w14:paraId="09CE81C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49.3%</w:t>
            </w:r>
          </w:p>
        </w:tc>
        <w:tc>
          <w:tcPr>
            <w:tcW w:w="0" w:type="auto"/>
          </w:tcPr>
          <w:p w14:paraId="5254BE9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w:t>
            </w:r>
          </w:p>
        </w:tc>
        <w:tc>
          <w:tcPr>
            <w:tcW w:w="0" w:type="auto"/>
          </w:tcPr>
          <w:p w14:paraId="1820EC9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+0.18</w:t>
            </w:r>
          </w:p>
        </w:tc>
      </w:tr>
      <w:tr w:rsidR="00810D7B" w:rsidRPr="00C17150" w14:paraId="6F7E5B59" w14:textId="77777777" w:rsidTr="00DC5B02">
        <w:tc>
          <w:tcPr>
            <w:tcW w:w="0" w:type="auto"/>
          </w:tcPr>
          <w:p w14:paraId="113EA53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Facebook</w:t>
            </w:r>
          </w:p>
        </w:tc>
        <w:tc>
          <w:tcPr>
            <w:tcW w:w="0" w:type="auto"/>
          </w:tcPr>
          <w:p w14:paraId="2B53F3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4,567</w:t>
            </w:r>
          </w:p>
        </w:tc>
        <w:tc>
          <w:tcPr>
            <w:tcW w:w="0" w:type="auto"/>
          </w:tcPr>
          <w:p w14:paraId="4EA0715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26.7%</w:t>
            </w:r>
          </w:p>
        </w:tc>
        <w:tc>
          <w:tcPr>
            <w:tcW w:w="0" w:type="auto"/>
          </w:tcPr>
          <w:p w14:paraId="7C2A2B1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w:t>
            </w:r>
          </w:p>
        </w:tc>
        <w:tc>
          <w:tcPr>
            <w:tcW w:w="0" w:type="auto"/>
          </w:tcPr>
          <w:p w14:paraId="78C3180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+0.15</w:t>
            </w:r>
          </w:p>
        </w:tc>
      </w:tr>
      <w:tr w:rsidR="00810D7B" w:rsidRPr="00C17150" w14:paraId="5A253FA1" w14:textId="77777777" w:rsidTr="00DC5B02">
        <w:tc>
          <w:tcPr>
            <w:tcW w:w="0" w:type="auto"/>
          </w:tcPr>
          <w:p w14:paraId="5D83613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LinkedIn</w:t>
            </w:r>
          </w:p>
        </w:tc>
        <w:tc>
          <w:tcPr>
            <w:tcW w:w="0" w:type="auto"/>
          </w:tcPr>
          <w:p w14:paraId="1434520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2,891</w:t>
            </w:r>
          </w:p>
        </w:tc>
        <w:tc>
          <w:tcPr>
            <w:tcW w:w="0" w:type="auto"/>
          </w:tcPr>
          <w:p w14:paraId="363B4CA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16.9%</w:t>
            </w:r>
          </w:p>
        </w:tc>
        <w:tc>
          <w:tcPr>
            <w:tcW w:w="0" w:type="auto"/>
          </w:tcPr>
          <w:p w14:paraId="1BF87D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78%</w:t>
            </w:r>
          </w:p>
        </w:tc>
        <w:tc>
          <w:tcPr>
            <w:tcW w:w="0" w:type="auto"/>
          </w:tcPr>
          <w:p w14:paraId="26EFD75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+0.22</w:t>
            </w:r>
          </w:p>
        </w:tc>
      </w:tr>
      <w:tr w:rsidR="00810D7B" w:rsidRPr="00C17150" w14:paraId="59EB87C1" w14:textId="77777777" w:rsidTr="00DC5B02">
        <w:tc>
          <w:tcPr>
            <w:tcW w:w="0" w:type="auto"/>
          </w:tcPr>
          <w:p w14:paraId="6206FC9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Reddit</w:t>
            </w:r>
          </w:p>
        </w:tc>
        <w:tc>
          <w:tcPr>
            <w:tcW w:w="0" w:type="auto"/>
          </w:tcPr>
          <w:p w14:paraId="41145B4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1,234</w:t>
            </w:r>
          </w:p>
        </w:tc>
        <w:tc>
          <w:tcPr>
            <w:tcW w:w="0" w:type="auto"/>
          </w:tcPr>
          <w:p w14:paraId="44FDD4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w:t>
            </w:r>
          </w:p>
        </w:tc>
        <w:tc>
          <w:tcPr>
            <w:tcW w:w="0" w:type="auto"/>
          </w:tcPr>
          <w:p w14:paraId="58C3D2C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58%</w:t>
            </w:r>
          </w:p>
        </w:tc>
        <w:tc>
          <w:tcPr>
            <w:tcW w:w="0" w:type="auto"/>
          </w:tcPr>
          <w:p w14:paraId="6B7A9D2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-0.05</w:t>
            </w:r>
          </w:p>
        </w:tc>
      </w:tr>
      <w:tr w:rsidR="00810D7B" w:rsidRPr="00C17150" w14:paraId="28C8C4B3" w14:textId="77777777" w:rsidTr="00DC5B02">
        <w:tc>
          <w:tcPr>
            <w:tcW w:w="0" w:type="auto"/>
          </w:tcPr>
          <w:p w14:paraId="3BC3E5E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Pr>
          <w:p w14:paraId="6558CE1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17,124</w:t>
            </w:r>
          </w:p>
        </w:tc>
        <w:tc>
          <w:tcPr>
            <w:tcW w:w="0" w:type="auto"/>
          </w:tcPr>
          <w:p w14:paraId="1AE791D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40D2A9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68%</w:t>
            </w:r>
          </w:p>
        </w:tc>
        <w:tc>
          <w:tcPr>
            <w:tcW w:w="0" w:type="auto"/>
          </w:tcPr>
          <w:p w14:paraId="6CAFA13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+0.13</w:t>
            </w:r>
          </w:p>
        </w:tc>
      </w:tr>
    </w:tbl>
    <w:p w14:paraId="392EDB79" w14:textId="70304A60" w:rsidR="00064632"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Table 4.2 presents a comprehensive summary of social media data collection across four major platforms: Twitter/X, Facebook, LinkedIn, and Reddit. It </w:t>
      </w:r>
      <w:r w:rsidR="00C44556" w:rsidRPr="00C17150">
        <w:rPr>
          <w:rFonts w:ascii="Times New Roman" w:hAnsi="Times New Roman" w:cs="Times New Roman"/>
        </w:rPr>
        <w:t xml:space="preserve">shows the </w:t>
      </w:r>
      <w:r w:rsidRPr="00C17150">
        <w:rPr>
          <w:rFonts w:ascii="Times New Roman" w:hAnsi="Times New Roman" w:cs="Times New Roman"/>
        </w:rPr>
        <w:t xml:space="preserve">comprehensive collection yielded 17,124 social media posts, </w:t>
      </w:r>
      <w:ins w:id="137" w:author="Office" w:date="2025-10-22T14:36:00Z" w16du:dateUtc="2025-10-22T14:36:00Z">
        <w:r w:rsidR="000E4731" w:rsidRPr="00C17150">
          <w:rPr>
            <w:rFonts w:ascii="Times New Roman" w:hAnsi="Times New Roman" w:cs="Times New Roman"/>
          </w:rPr>
          <w:t>of</w:t>
        </w:r>
      </w:ins>
      <w:ins w:id="138" w:author="Office" w:date="2025-10-22T14:16:00Z" w16du:dateUtc="2025-10-22T14:16:00Z">
        <w:r w:rsidR="00C368A5" w:rsidRPr="00C17150">
          <w:rPr>
            <w:rFonts w:ascii="Times New Roman" w:hAnsi="Times New Roman" w:cs="Times New Roman"/>
          </w:rPr>
          <w:t xml:space="preserve"> which 68% contained relevant financial content after applying sophisticated filtering algorithms to identify</w:t>
        </w:r>
      </w:ins>
      <w:r w:rsidRPr="00C17150">
        <w:rPr>
          <w:rFonts w:ascii="Times New Roman" w:hAnsi="Times New Roman" w:cs="Times New Roman"/>
        </w:rPr>
        <w:t xml:space="preserve"> company mentions and market-related discussions. Twitter/X dominated the social media data collection at 49.3%, reflecting its established prominence as a platform for real-time financial discourse and immediate news dissemination. LinkedIn exhibited the highest relevance ratio (78%) and most positive sentiment score (+0.22), consistent with its professional networking focus and concentration of industry experts and financial analysts.</w:t>
      </w:r>
    </w:p>
    <w:p w14:paraId="55A67FA1" w14:textId="0794518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Notably, Reddit displayed the only negative average sentiment (-0.05), attributed to its distinctive culture of critical analysis and naturally </w:t>
      </w:r>
      <w:r w:rsidR="00C368A5" w:rsidRPr="00C17150">
        <w:rPr>
          <w:rFonts w:ascii="Times New Roman" w:hAnsi="Times New Roman" w:cs="Times New Roman"/>
        </w:rPr>
        <w:t xml:space="preserve">sceptical </w:t>
      </w:r>
      <w:r w:rsidRPr="00C17150">
        <w:rPr>
          <w:rFonts w:ascii="Times New Roman" w:hAnsi="Times New Roman" w:cs="Times New Roman"/>
        </w:rPr>
        <w:t>discourse patterns. This platform served as a valuable counterbalance to the generally optimistic sentiment observed on other social media channels, contributing to a more balanced and comprehensive sentiment analysis framework that captures diverse market perspectives.</w:t>
      </w:r>
    </w:p>
    <w:p w14:paraId="6F7B390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39" w:name="manual-expert-input"/>
      <w:bookmarkEnd w:id="134"/>
      <w:r w:rsidRPr="00C17150">
        <w:rPr>
          <w:rFonts w:ascii="Times New Roman" w:hAnsi="Times New Roman" w:cs="Times New Roman"/>
          <w:color w:val="auto"/>
        </w:rPr>
        <w:t>4.2</w:t>
      </w:r>
      <w:r w:rsidRPr="00C17150">
        <w:rPr>
          <w:rFonts w:ascii="Times New Roman" w:hAnsi="Times New Roman" w:cs="Times New Roman"/>
          <w:color w:val="auto"/>
          <w:highlight w:val="yellow"/>
        </w:rPr>
        <w:t>.4 Manual Expert Input</w:t>
      </w:r>
    </w:p>
    <w:p w14:paraId="65488156" w14:textId="77777777" w:rsidR="00064632"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The manual sentiment input interface, seamlessly integrated into the deployed system architecture, successfully collected 47 expert contributions from qualified professionals with demonstrated </w:t>
      </w:r>
      <w:r w:rsidRPr="00C17150">
        <w:rPr>
          <w:rFonts w:ascii="Times New Roman" w:hAnsi="Times New Roman" w:cs="Times New Roman"/>
        </w:rPr>
        <w:lastRenderedPageBreak/>
        <w:t>domain expertise in Ghanaian financial markets. These expert inputs provided crucial qualitative validation and rich contextual insights that effectively complemented the automated analysis capabilities, particularly in complex cases involving nuanced market events or sophisticated interpretations requiring professional judgment and market experience.</w:t>
      </w:r>
    </w:p>
    <w:p w14:paraId="2996A360" w14:textId="0FF13313" w:rsidR="00064632" w:rsidRPr="00C17150" w:rsidRDefault="006F32D9" w:rsidP="00C17150">
      <w:pPr>
        <w:pStyle w:val="BodyText"/>
        <w:spacing w:line="360" w:lineRule="auto"/>
        <w:jc w:val="both"/>
        <w:rPr>
          <w:rFonts w:ascii="Times New Roman" w:hAnsi="Times New Roman" w:cs="Times New Roman"/>
          <w:b/>
          <w:bCs/>
        </w:rPr>
      </w:pPr>
      <w:r w:rsidRPr="00C17150">
        <w:rPr>
          <w:rFonts w:ascii="Times New Roman" w:hAnsi="Times New Roman" w:cs="Times New Roman"/>
          <w:b/>
          <w:bCs/>
        </w:rPr>
        <w:t>Table 4.2.</w:t>
      </w:r>
      <w:r w:rsidR="0047177B" w:rsidRPr="00C17150">
        <w:rPr>
          <w:rFonts w:ascii="Times New Roman" w:hAnsi="Times New Roman" w:cs="Times New Roman"/>
          <w:b/>
          <w:bCs/>
        </w:rPr>
        <w:t>1</w:t>
      </w:r>
      <w:r w:rsidRPr="00C17150">
        <w:rPr>
          <w:rFonts w:ascii="Times New Roman" w:hAnsi="Times New Roman" w:cs="Times New Roman"/>
          <w:b/>
          <w:bCs/>
        </w:rPr>
        <w:t>: Expert Contribution breakdown</w:t>
      </w:r>
    </w:p>
    <w:tbl>
      <w:tblPr>
        <w:tblStyle w:val="TableGrid"/>
        <w:tblW w:w="0" w:type="auto"/>
        <w:tblLook w:val="04A0" w:firstRow="1" w:lastRow="0" w:firstColumn="1" w:lastColumn="0" w:noHBand="0" w:noVBand="1"/>
      </w:tblPr>
      <w:tblGrid>
        <w:gridCol w:w="3539"/>
        <w:gridCol w:w="1559"/>
        <w:gridCol w:w="2084"/>
      </w:tblGrid>
      <w:tr w:rsidR="006F32D9" w:rsidRPr="00C17150" w14:paraId="153BE2EA" w14:textId="77777777" w:rsidTr="00A507B0">
        <w:tc>
          <w:tcPr>
            <w:tcW w:w="3539" w:type="dxa"/>
          </w:tcPr>
          <w:p w14:paraId="3BCF9716" w14:textId="3E917358"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Experts</w:t>
            </w:r>
          </w:p>
        </w:tc>
        <w:tc>
          <w:tcPr>
            <w:tcW w:w="1559" w:type="dxa"/>
          </w:tcPr>
          <w:p w14:paraId="25E404F4" w14:textId="6B141CC2"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Inputs</w:t>
            </w:r>
          </w:p>
        </w:tc>
        <w:tc>
          <w:tcPr>
            <w:tcW w:w="2084" w:type="dxa"/>
          </w:tcPr>
          <w:p w14:paraId="379ED5F0" w14:textId="27756C75"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Percentage %</w:t>
            </w:r>
          </w:p>
        </w:tc>
      </w:tr>
      <w:tr w:rsidR="006F32D9" w:rsidRPr="00C17150" w14:paraId="74256142" w14:textId="77777777" w:rsidTr="00A507B0">
        <w:tc>
          <w:tcPr>
            <w:tcW w:w="3539" w:type="dxa"/>
          </w:tcPr>
          <w:p w14:paraId="357CF4E3" w14:textId="30ADCB8F"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Financial analysts</w:t>
            </w:r>
          </w:p>
        </w:tc>
        <w:tc>
          <w:tcPr>
            <w:tcW w:w="1559" w:type="dxa"/>
          </w:tcPr>
          <w:p w14:paraId="15CB860E" w14:textId="7EF24316"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23</w:t>
            </w:r>
          </w:p>
        </w:tc>
        <w:tc>
          <w:tcPr>
            <w:tcW w:w="2084" w:type="dxa"/>
          </w:tcPr>
          <w:p w14:paraId="3BE2758B" w14:textId="4DAA74E5"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48.9%</w:t>
            </w:r>
          </w:p>
        </w:tc>
      </w:tr>
      <w:tr w:rsidR="006F32D9" w:rsidRPr="00C17150" w14:paraId="6ACA73C6" w14:textId="77777777" w:rsidTr="00A507B0">
        <w:tc>
          <w:tcPr>
            <w:tcW w:w="3539" w:type="dxa"/>
          </w:tcPr>
          <w:p w14:paraId="591122FA" w14:textId="04B62BBE"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Industry experts </w:t>
            </w:r>
          </w:p>
        </w:tc>
        <w:tc>
          <w:tcPr>
            <w:tcW w:w="1559" w:type="dxa"/>
          </w:tcPr>
          <w:p w14:paraId="0177B05C" w14:textId="5FDABCC1"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12</w:t>
            </w:r>
          </w:p>
        </w:tc>
        <w:tc>
          <w:tcPr>
            <w:tcW w:w="2084" w:type="dxa"/>
          </w:tcPr>
          <w:p w14:paraId="67B55D3C" w14:textId="0FF1C80B"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25.5%</w:t>
            </w:r>
          </w:p>
        </w:tc>
      </w:tr>
      <w:tr w:rsidR="006F32D9" w:rsidRPr="00C17150" w14:paraId="0D054FED" w14:textId="77777777" w:rsidTr="00A507B0">
        <w:tc>
          <w:tcPr>
            <w:tcW w:w="3539" w:type="dxa"/>
          </w:tcPr>
          <w:p w14:paraId="73C85DED" w14:textId="57C97D1B"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Academic researchers</w:t>
            </w:r>
          </w:p>
        </w:tc>
        <w:tc>
          <w:tcPr>
            <w:tcW w:w="1559" w:type="dxa"/>
          </w:tcPr>
          <w:p w14:paraId="68C8359F" w14:textId="000358E0"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8</w:t>
            </w:r>
          </w:p>
        </w:tc>
        <w:tc>
          <w:tcPr>
            <w:tcW w:w="2084" w:type="dxa"/>
          </w:tcPr>
          <w:p w14:paraId="63BDFD96" w14:textId="473DBEFA"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17.0%</w:t>
            </w:r>
          </w:p>
        </w:tc>
      </w:tr>
      <w:tr w:rsidR="006F32D9" w:rsidRPr="00C17150" w14:paraId="40655EA9" w14:textId="77777777" w:rsidTr="00A507B0">
        <w:tc>
          <w:tcPr>
            <w:tcW w:w="3539" w:type="dxa"/>
          </w:tcPr>
          <w:p w14:paraId="1FD7DD2A" w14:textId="67644F0D"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Investment professionals</w:t>
            </w:r>
          </w:p>
        </w:tc>
        <w:tc>
          <w:tcPr>
            <w:tcW w:w="1559" w:type="dxa"/>
          </w:tcPr>
          <w:p w14:paraId="374C5239" w14:textId="5705082E"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4</w:t>
            </w:r>
          </w:p>
        </w:tc>
        <w:tc>
          <w:tcPr>
            <w:tcW w:w="2084" w:type="dxa"/>
          </w:tcPr>
          <w:p w14:paraId="05FB36DE" w14:textId="4C539462"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8.5%</w:t>
            </w:r>
          </w:p>
        </w:tc>
      </w:tr>
    </w:tbl>
    <w:p w14:paraId="3FB58DBA" w14:textId="57614071" w:rsidR="00C324D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expert inputs demonstrated strong inter-rater reliability with automated sentiment scores (Pearson correlation r = 0.71, p &lt; 0.001), effectively validating the automated analysis methodology while providing additional analytical depth and contextual interpretation. </w:t>
      </w:r>
      <w:r w:rsidR="00A507B0" w:rsidRPr="00C17150">
        <w:rPr>
          <w:rFonts w:ascii="Times New Roman" w:hAnsi="Times New Roman" w:cs="Times New Roman"/>
        </w:rPr>
        <w:t>Table 4.2.1 is the expert contribution breakdown,</w:t>
      </w:r>
      <w:r w:rsidRPr="00C17150">
        <w:rPr>
          <w:rFonts w:ascii="Times New Roman" w:hAnsi="Times New Roman" w:cs="Times New Roman"/>
        </w:rPr>
        <w:t xml:space="preserve"> contributors proved particularly valuable in identifying sentiment implications of regulatory changes, macroeconomic policy announcements, and sector-specific developments that required contextual understanding beyond surface-level text analysis capabilities.</w:t>
      </w:r>
    </w:p>
    <w:p w14:paraId="04EB341D" w14:textId="77777777" w:rsidR="00B70C2B" w:rsidRPr="00C17150" w:rsidDel="00F87E6A" w:rsidRDefault="00B70C2B" w:rsidP="00C17150">
      <w:pPr>
        <w:pStyle w:val="BodyText"/>
        <w:spacing w:line="360" w:lineRule="auto"/>
        <w:jc w:val="both"/>
        <w:rPr>
          <w:del w:id="140" w:author="Office" w:date="2025-10-22T15:13:00Z" w16du:dateUtc="2025-10-22T15:13:00Z"/>
          <w:rFonts w:ascii="Times New Roman" w:hAnsi="Times New Roman" w:cs="Times New Roman"/>
          <w:b/>
          <w:bCs/>
        </w:rPr>
      </w:pPr>
    </w:p>
    <w:p w14:paraId="477DE6BF" w14:textId="77777777" w:rsidR="00C324D3" w:rsidRPr="00C17150" w:rsidDel="00F87E6A" w:rsidRDefault="00C324D3" w:rsidP="00C17150">
      <w:pPr>
        <w:pStyle w:val="BodyText"/>
        <w:spacing w:line="360" w:lineRule="auto"/>
        <w:jc w:val="both"/>
        <w:rPr>
          <w:del w:id="141" w:author="Office" w:date="2025-10-22T15:13:00Z" w16du:dateUtc="2025-10-22T15:13:00Z"/>
          <w:rFonts w:ascii="Times New Roman" w:hAnsi="Times New Roman" w:cs="Times New Roman"/>
          <w:b/>
          <w:bCs/>
        </w:rPr>
      </w:pPr>
    </w:p>
    <w:p w14:paraId="032A78BA" w14:textId="77777777" w:rsidR="00D37BA5" w:rsidRDefault="00AC1E25" w:rsidP="00AC1E25">
      <w:pPr>
        <w:pStyle w:val="BodyText"/>
        <w:spacing w:line="360" w:lineRule="auto"/>
        <w:jc w:val="both"/>
        <w:rPr>
          <w:rStyle w:val="CommentReference"/>
          <w:rFonts w:ascii="Times New Roman" w:hAnsi="Times New Roman" w:cs="Times New Roman"/>
        </w:rPr>
      </w:pPr>
      <w:r w:rsidRPr="008B21F1">
        <w:rPr>
          <w:noProof/>
        </w:rPr>
        <w:drawing>
          <wp:inline distT="0" distB="0" distL="0" distR="0" wp14:anchorId="0EFAB24A" wp14:editId="2698E7DD">
            <wp:extent cx="6135730" cy="6793984"/>
            <wp:effectExtent l="0" t="0" r="0" b="6985"/>
            <wp:docPr id="1536905144" name="Picture 1" descr="A group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5144" name="Picture 1" descr="A group of blue bars with white text&#10;&#10;AI-generated content may be incorrect."/>
                    <pic:cNvPicPr/>
                  </pic:nvPicPr>
                  <pic:blipFill>
                    <a:blip r:embed="rId15"/>
                    <a:stretch>
                      <a:fillRect/>
                    </a:stretch>
                  </pic:blipFill>
                  <pic:spPr>
                    <a:xfrm>
                      <a:off x="0" y="0"/>
                      <a:ext cx="6158070" cy="6818721"/>
                    </a:xfrm>
                    <a:prstGeom prst="rect">
                      <a:avLst/>
                    </a:prstGeom>
                  </pic:spPr>
                </pic:pic>
              </a:graphicData>
            </a:graphic>
          </wp:inline>
        </w:drawing>
      </w:r>
      <w:commentRangeStart w:id="142"/>
      <w:commentRangeEnd w:id="142"/>
      <w:r w:rsidR="00554305" w:rsidRPr="00AC1E25">
        <w:rPr>
          <w:rStyle w:val="CommentReference"/>
          <w:rFonts w:ascii="Times New Roman" w:hAnsi="Times New Roman" w:cs="Times New Roman"/>
        </w:rPr>
        <w:commentReference w:id="142"/>
      </w:r>
    </w:p>
    <w:p w14:paraId="37277B01" w14:textId="6C54DB07" w:rsidR="00D37BA5" w:rsidRPr="00191E54" w:rsidRDefault="00D37BA5"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 xml:space="preserve">Figure </w:t>
      </w:r>
      <w:r w:rsidR="00191E54" w:rsidRPr="00191E54">
        <w:rPr>
          <w:rFonts w:ascii="Times New Roman" w:hAnsi="Times New Roman" w:cs="Times New Roman"/>
          <w:i/>
          <w:iCs/>
        </w:rPr>
        <w:t>4.2.a:</w:t>
      </w:r>
      <w:r w:rsidRPr="00191E54">
        <w:rPr>
          <w:rFonts w:ascii="Times New Roman" w:hAnsi="Times New Roman" w:cs="Times New Roman"/>
          <w:i/>
          <w:iCs/>
        </w:rPr>
        <w:t xml:space="preserve"> Distribution of Collected Data Across Sources</w:t>
      </w:r>
    </w:p>
    <w:p w14:paraId="55DFA34C" w14:textId="77777777" w:rsidR="00D37BA5" w:rsidRDefault="00D37BA5" w:rsidP="00AC1E25">
      <w:pPr>
        <w:pStyle w:val="BodyText"/>
        <w:spacing w:line="360" w:lineRule="auto"/>
        <w:jc w:val="both"/>
        <w:rPr>
          <w:rStyle w:val="CommentReference"/>
          <w:rFonts w:ascii="Times New Roman" w:hAnsi="Times New Roman" w:cs="Times New Roman"/>
        </w:rPr>
      </w:pPr>
    </w:p>
    <w:p w14:paraId="5AC641B3" w14:textId="77777777" w:rsidR="00191E54" w:rsidRDefault="00D37BA5" w:rsidP="0093560A">
      <w:pPr>
        <w:pStyle w:val="BodyText"/>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93182F2" wp14:editId="1CAF3A36">
            <wp:extent cx="4122100" cy="3647758"/>
            <wp:effectExtent l="0" t="0" r="0" b="0"/>
            <wp:docPr id="196265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55646" name="Picture 1962655646"/>
                    <pic:cNvPicPr/>
                  </pic:nvPicPr>
                  <pic:blipFill>
                    <a:blip r:embed="rId16">
                      <a:extLst>
                        <a:ext uri="{28A0092B-C50C-407E-A947-70E740481C1C}">
                          <a14:useLocalDpi xmlns:a14="http://schemas.microsoft.com/office/drawing/2010/main" val="0"/>
                        </a:ext>
                      </a:extLst>
                    </a:blip>
                    <a:stretch>
                      <a:fillRect/>
                    </a:stretch>
                  </pic:blipFill>
                  <pic:spPr>
                    <a:xfrm>
                      <a:off x="0" y="0"/>
                      <a:ext cx="4125469" cy="3650739"/>
                    </a:xfrm>
                    <a:prstGeom prst="rect">
                      <a:avLst/>
                    </a:prstGeom>
                  </pic:spPr>
                </pic:pic>
              </a:graphicData>
            </a:graphic>
          </wp:inline>
        </w:drawing>
      </w:r>
    </w:p>
    <w:p w14:paraId="01AE19D4" w14:textId="7008C308" w:rsidR="00191E54" w:rsidRPr="00191E54" w:rsidRDefault="00191E54"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Figure 4.2.b: Distribution of Collected Data Across Sources</w:t>
      </w:r>
    </w:p>
    <w:p w14:paraId="6871DD20" w14:textId="33BFA914" w:rsidR="00E749C1" w:rsidRDefault="000359A2" w:rsidP="0093560A">
      <w:pPr>
        <w:pStyle w:val="BodyText"/>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F4483A7" wp14:editId="5AC91A74">
            <wp:extent cx="3776353" cy="3251165"/>
            <wp:effectExtent l="0" t="0" r="0" b="6985"/>
            <wp:docPr id="1565730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0614" name="Picture 1565730614"/>
                    <pic:cNvPicPr/>
                  </pic:nvPicPr>
                  <pic:blipFill>
                    <a:blip r:embed="rId17">
                      <a:extLst>
                        <a:ext uri="{28A0092B-C50C-407E-A947-70E740481C1C}">
                          <a14:useLocalDpi xmlns:a14="http://schemas.microsoft.com/office/drawing/2010/main" val="0"/>
                        </a:ext>
                      </a:extLst>
                    </a:blip>
                    <a:stretch>
                      <a:fillRect/>
                    </a:stretch>
                  </pic:blipFill>
                  <pic:spPr>
                    <a:xfrm>
                      <a:off x="0" y="0"/>
                      <a:ext cx="3804721" cy="3275588"/>
                    </a:xfrm>
                    <a:prstGeom prst="rect">
                      <a:avLst/>
                    </a:prstGeom>
                  </pic:spPr>
                </pic:pic>
              </a:graphicData>
            </a:graphic>
          </wp:inline>
        </w:drawing>
      </w:r>
    </w:p>
    <w:p w14:paraId="4651B2DB" w14:textId="75A6B14C" w:rsidR="00DC5B02" w:rsidRPr="00191E54" w:rsidRDefault="00DC5B02"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 xml:space="preserve">Figure </w:t>
      </w:r>
      <w:r w:rsidR="00191E54" w:rsidRPr="00191E54">
        <w:rPr>
          <w:rFonts w:ascii="Times New Roman" w:hAnsi="Times New Roman" w:cs="Times New Roman"/>
          <w:i/>
          <w:iCs/>
        </w:rPr>
        <w:t>4.2.</w:t>
      </w:r>
      <w:r w:rsidR="00191E54">
        <w:rPr>
          <w:rFonts w:ascii="Times New Roman" w:hAnsi="Times New Roman" w:cs="Times New Roman"/>
          <w:i/>
          <w:iCs/>
        </w:rPr>
        <w:t>c</w:t>
      </w:r>
      <w:r w:rsidR="00191E54" w:rsidRPr="00191E54">
        <w:rPr>
          <w:rFonts w:ascii="Times New Roman" w:hAnsi="Times New Roman" w:cs="Times New Roman"/>
          <w:i/>
          <w:iCs/>
        </w:rPr>
        <w:t>:</w:t>
      </w:r>
      <w:r w:rsidRPr="00191E54">
        <w:rPr>
          <w:rFonts w:ascii="Times New Roman" w:hAnsi="Times New Roman" w:cs="Times New Roman"/>
          <w:i/>
          <w:iCs/>
        </w:rPr>
        <w:t xml:space="preserve"> Distribution of Collected Data Across Sources</w:t>
      </w:r>
    </w:p>
    <w:p w14:paraId="4C114CF8" w14:textId="77777777" w:rsidR="00D37BA5" w:rsidRDefault="00D37BA5" w:rsidP="00C17150">
      <w:pPr>
        <w:pStyle w:val="BodyText"/>
        <w:spacing w:line="360" w:lineRule="auto"/>
        <w:jc w:val="both"/>
        <w:rPr>
          <w:rFonts w:ascii="Times New Roman" w:hAnsi="Times New Roman" w:cs="Times New Roman"/>
        </w:rPr>
      </w:pPr>
    </w:p>
    <w:p w14:paraId="7AC1BDC2" w14:textId="2D69BA00"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Figure 4.2 provides a categorical breakdown of the complete dataset by major input category: automated news articles, social media posts, and manual expert inputs. While Figure 4.1 shows source-level granularity, Figure 4.2 presents the high-level composition of the hybrid automated-manual sentiment analysis framework that distinguishes this research from purely algorithmic approaches.</w:t>
      </w:r>
    </w:p>
    <w:p w14:paraId="7599C69E" w14:textId="082F8198"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figure likely employs a stacked bar chart visualization showing three primary categories with their respective subcategories. The News Articles category (3,147 items) is subdivided into 6 Ghanaian media outlets; the Social Media category (17,124 items) is broken down into Twitter/X, Facebook, LinkedIn, and Reddit; and the Expert Inputs category (47 items) is segmented by contributor type: financial analysts (23, 48.9%), industry experts (12, 25.5%), academic researchers (8, 17.0%), and investment professionals (4, 8.5%).</w:t>
      </w:r>
    </w:p>
    <w:p w14:paraId="27658114" w14:textId="210EDAAF"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figure highlights a critical finding: 68% of social media posts contained financially relevant content after applying sophisticated filtering algorithms for company mentions and market-related discussions. This relevance ratio validates the effectiveness of the keyword-based filtering system implemented in the scrape_news_content() method, which uses company-specific keyword dictionaries (stored in _load_gse_companies()) to identify pertinent content from the vast volume of daily social media discourse.</w:t>
      </w:r>
    </w:p>
    <w:p w14:paraId="7C15A278" w14:textId="48C49D80"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w:t>
      </w:r>
      <w:r w:rsidR="004F3ABA" w:rsidRPr="00C17150">
        <w:rPr>
          <w:rFonts w:ascii="Times New Roman" w:hAnsi="Times New Roman" w:cs="Times New Roman"/>
        </w:rPr>
        <w:t xml:space="preserve">visualisation </w:t>
      </w:r>
      <w:r w:rsidRPr="00C17150">
        <w:rPr>
          <w:rFonts w:ascii="Times New Roman" w:hAnsi="Times New Roman" w:cs="Times New Roman"/>
        </w:rPr>
        <w:t>reveals platform-specific relevance patterns: LinkedIn exhibited the highest relevance ratio (78%) due to its professional networking focus and concentration of financial industry participants, while Reddit showed the lowest relevance ratio (58%) but provided valuable contrarian perspectives with its negative average sentiment (-0.05), serving as a counterbalance to the generally optimistic tone on other platforms.</w:t>
      </w:r>
    </w:p>
    <w:p w14:paraId="166EC477" w14:textId="6F67955D"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figure validates the research design decision to integrate multiple data types. The inter-rater reliability between automated sentiment scores and expert inputs (Pearson correlation r = 0.71, p &lt; 0.001) demonstrates that the 47 manual contributions, though comprising only 0.2% of the dataset, provide critical quality assurance and contextual validation for the automated analysis pipeline.</w:t>
      </w:r>
    </w:p>
    <w:p w14:paraId="22F5683F" w14:textId="77777777" w:rsidR="00AC1E25" w:rsidRDefault="00000000" w:rsidP="00AC1E25">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The comprehensive multi-source data collection strategy successfully captured diverse perspectives on market sentiment, effectively combining the breadth and scale of automated collection with the depth and nuance of expert interpretation</w:t>
      </w:r>
      <w:ins w:id="143" w:author="Office" w:date="2025-10-22T14:36:00Z" w16du:dateUtc="2025-10-22T14:36:00Z">
        <w:r w:rsidR="000E4731" w:rsidRPr="00C17150">
          <w:rPr>
            <w:rFonts w:ascii="Times New Roman" w:hAnsi="Times New Roman" w:cs="Times New Roman"/>
          </w:rPr>
          <w:t>,</w:t>
        </w:r>
      </w:ins>
      <w:r w:rsidR="00C44556" w:rsidRPr="00C17150">
        <w:rPr>
          <w:rFonts w:ascii="Times New Roman" w:hAnsi="Times New Roman" w:cs="Times New Roman"/>
        </w:rPr>
        <w:t xml:space="preserve"> as shown in Figure 4.2</w:t>
      </w:r>
      <w:r w:rsidRPr="00C17150">
        <w:rPr>
          <w:rFonts w:ascii="Times New Roman" w:hAnsi="Times New Roman" w:cs="Times New Roman"/>
        </w:rPr>
        <w:t>. This hybrid approach systematically addresses limitations inherent in purely automated sentiment analysis while maintaining scalability for continuous market monitoring and real-time analysis (Loughran &amp; McDonald, 2011).</w:t>
      </w:r>
      <w:bookmarkStart w:id="144" w:name="sentiment-analysis-results"/>
      <w:bookmarkEnd w:id="39"/>
      <w:bookmarkEnd w:id="139"/>
    </w:p>
    <w:p w14:paraId="24A6BA8F" w14:textId="77777777" w:rsidR="00AC1E25" w:rsidRDefault="00000000" w:rsidP="00AC1E25">
      <w:pPr>
        <w:pStyle w:val="BodyText"/>
        <w:spacing w:line="360" w:lineRule="auto"/>
        <w:jc w:val="both"/>
        <w:rPr>
          <w:rFonts w:ascii="Times New Roman" w:hAnsi="Times New Roman" w:cs="Times New Roman"/>
          <w:b/>
          <w:bCs/>
        </w:rPr>
      </w:pPr>
      <w:r w:rsidRPr="00AC1E25">
        <w:rPr>
          <w:rFonts w:ascii="Times New Roman" w:hAnsi="Times New Roman" w:cs="Times New Roman"/>
          <w:b/>
          <w:bCs/>
        </w:rPr>
        <w:t>4.3 Sentiment Analysis Results</w:t>
      </w:r>
      <w:bookmarkStart w:id="145" w:name="Xfd6e41b30299f952b0c2faf8cd697888ad60e2c"/>
    </w:p>
    <w:p w14:paraId="66D01997" w14:textId="77777777" w:rsidR="00AC1E25" w:rsidRDefault="00000000" w:rsidP="00AC1E25">
      <w:pPr>
        <w:pStyle w:val="BodyText"/>
        <w:spacing w:line="360" w:lineRule="auto"/>
        <w:jc w:val="both"/>
        <w:rPr>
          <w:rFonts w:ascii="Times New Roman" w:hAnsi="Times New Roman" w:cs="Times New Roman"/>
        </w:rPr>
      </w:pPr>
      <w:r w:rsidRPr="00C17150">
        <w:rPr>
          <w:rFonts w:ascii="Times New Roman" w:hAnsi="Times New Roman" w:cs="Times New Roman"/>
        </w:rPr>
        <w:t>4.3.1 Sentiment Analysis Methodology Validation</w:t>
      </w:r>
      <w:bookmarkStart w:id="146" w:name="overall-sentiment-distribution"/>
      <w:bookmarkEnd w:id="145"/>
    </w:p>
    <w:p w14:paraId="48741C37" w14:textId="2C4D3F81" w:rsidR="00AC1E25" w:rsidRDefault="00A507B0" w:rsidP="00AC1E25">
      <w:pPr>
        <w:pStyle w:val="BodyText"/>
        <w:spacing w:line="360" w:lineRule="auto"/>
        <w:jc w:val="both"/>
        <w:rPr>
          <w:rFonts w:ascii="Times New Roman" w:hAnsi="Times New Roman" w:cs="Times New Roman"/>
        </w:rPr>
      </w:pPr>
      <w:r w:rsidRPr="00C17150">
        <w:rPr>
          <w:rFonts w:ascii="Times New Roman" w:hAnsi="Times New Roman" w:cs="Times New Roman"/>
        </w:rPr>
        <w:t>The sentiment analysis utilized an integrated hybrid model that combines more sophisticated lexicon-based algorithms (</w:t>
      </w:r>
      <w:r w:rsidR="00E105C3" w:rsidRPr="00C17150">
        <w:rPr>
          <w:rFonts w:ascii="Times New Roman" w:hAnsi="Times New Roman" w:cs="Times New Roman"/>
        </w:rPr>
        <w:t>VADER</w:t>
      </w:r>
      <w:r w:rsidRPr="00C17150">
        <w:rPr>
          <w:rFonts w:ascii="Times New Roman" w:hAnsi="Times New Roman" w:cs="Times New Roman"/>
        </w:rPr>
        <w:t xml:space="preserve"> - Valence Aware Dictionary and Sentiment Reasoner, and TextBlob) with machine learning supervised classifiers (Support Vector Machines and Random Forest), which are in line with the best practices associated with the research of sentiment analysis in the financial domain (Loughran </w:t>
      </w:r>
      <w:r w:rsidR="00E749C1">
        <w:rPr>
          <w:rFonts w:ascii="Times New Roman" w:hAnsi="Times New Roman" w:cs="Times New Roman"/>
        </w:rPr>
        <w:t>&amp;</w:t>
      </w:r>
      <w:r w:rsidRPr="00C17150">
        <w:rPr>
          <w:rFonts w:ascii="Times New Roman" w:hAnsi="Times New Roman" w:cs="Times New Roman"/>
        </w:rPr>
        <w:t xml:space="preserve"> McDonald, 2011; Tetlock et al., 2008). This bi-directional approach combines the interpretability and transparency of lexicon-based approaches with an advantage of the adaptive learning process and the ability to identify patterns inherent in machine learning models that are specifically trained on corpora of financial texts.</w:t>
      </w:r>
    </w:p>
    <w:p w14:paraId="619A9094" w14:textId="61F13EA6" w:rsidR="00A507B0" w:rsidRPr="00C17150" w:rsidRDefault="00A507B0" w:rsidP="00AC1E25">
      <w:pPr>
        <w:pStyle w:val="BodyText"/>
        <w:spacing w:line="360" w:lineRule="auto"/>
        <w:jc w:val="both"/>
        <w:rPr>
          <w:rFonts w:ascii="Times New Roman" w:hAnsi="Times New Roman" w:cs="Times New Roman"/>
          <w:b/>
          <w:bCs/>
        </w:rPr>
      </w:pPr>
      <w:r w:rsidRPr="00C17150">
        <w:rPr>
          <w:rFonts w:ascii="Times New Roman" w:hAnsi="Times New Roman" w:cs="Times New Roman"/>
        </w:rPr>
        <w:t xml:space="preserve">The system was strictly tested on hand-annotated datasets that were produced by financial experts in the domain. A random sample of 500 documents (bearing a representative sample size of 2.5% of the corpus), was rated by three independent annotators with proven expertise in financial market and achieved inter-rater agreement of 89.4% with Cohen kappa = 0.82, which is </w:t>
      </w:r>
      <w:r w:rsidR="00E749C1" w:rsidRPr="00C17150">
        <w:rPr>
          <w:rFonts w:ascii="Times New Roman" w:hAnsi="Times New Roman" w:cs="Times New Roman"/>
        </w:rPr>
        <w:t>indicating</w:t>
      </w:r>
      <w:r w:rsidRPr="00C17150">
        <w:rPr>
          <w:rFonts w:ascii="Times New Roman" w:hAnsi="Times New Roman" w:cs="Times New Roman"/>
        </w:rPr>
        <w:t xml:space="preserve"> strong agreement beyond chance levels. This gold standard was met with 87.6% accuracy in the automated sentiment classification system</w:t>
      </w:r>
      <w:ins w:id="147" w:author="Office" w:date="2025-10-22T14:37:00Z" w16du:dateUtc="2025-10-22T14:37:00Z">
        <w:r w:rsidR="000E4731" w:rsidRPr="00C17150">
          <w:rPr>
            <w:rFonts w:ascii="Times New Roman" w:hAnsi="Times New Roman" w:cs="Times New Roman"/>
          </w:rPr>
          <w:t xml:space="preserve">, with </w:t>
        </w:r>
      </w:ins>
      <w:ins w:id="148" w:author="Office" w:date="2025-10-22T14:57:00Z" w16du:dateUtc="2025-10-22T14:57:00Z">
        <w:r w:rsidR="00AB21F1" w:rsidRPr="00C17150">
          <w:rPr>
            <w:rFonts w:ascii="Times New Roman" w:hAnsi="Times New Roman" w:cs="Times New Roman"/>
          </w:rPr>
          <w:t xml:space="preserve">a </w:t>
        </w:r>
      </w:ins>
      <w:ins w:id="149" w:author="Office" w:date="2025-10-22T14:37:00Z" w16du:dateUtc="2025-10-22T14:37:00Z">
        <w:r w:rsidR="000E4731" w:rsidRPr="00C17150">
          <w:rPr>
            <w:rFonts w:ascii="Times New Roman" w:hAnsi="Times New Roman" w:cs="Times New Roman"/>
          </w:rPr>
          <w:t xml:space="preserve">precision of 86.3% and </w:t>
        </w:r>
      </w:ins>
      <w:ins w:id="150" w:author="Office" w:date="2025-10-22T14:57:00Z" w16du:dateUtc="2025-10-22T14:57:00Z">
        <w:r w:rsidR="00AB21F1" w:rsidRPr="00C17150">
          <w:rPr>
            <w:rFonts w:ascii="Times New Roman" w:hAnsi="Times New Roman" w:cs="Times New Roman"/>
          </w:rPr>
          <w:t xml:space="preserve">a </w:t>
        </w:r>
      </w:ins>
      <w:ins w:id="151" w:author="Office" w:date="2025-10-22T14:37:00Z" w16du:dateUtc="2025-10-22T14:37:00Z">
        <w:r w:rsidR="000E4731" w:rsidRPr="00C17150">
          <w:rPr>
            <w:rFonts w:ascii="Times New Roman" w:hAnsi="Times New Roman" w:cs="Times New Roman"/>
          </w:rPr>
          <w:t>recall of 88.9%, indicating that the system is reliable enough for practical use in</w:t>
        </w:r>
      </w:ins>
      <w:r w:rsidRPr="00C17150">
        <w:rPr>
          <w:rFonts w:ascii="Times New Roman" w:hAnsi="Times New Roman" w:cs="Times New Roman"/>
        </w:rPr>
        <w:t xml:space="preserve"> investment activities.</w:t>
      </w:r>
    </w:p>
    <w:p w14:paraId="5D091CE7" w14:textId="7FF8F3DB"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lastRenderedPageBreak/>
        <w:t xml:space="preserve">Sentiment scoring was based on a </w:t>
      </w:r>
      <w:ins w:id="152" w:author="Office" w:date="2025-10-22T14:37:00Z" w16du:dateUtc="2025-10-22T14:37:00Z">
        <w:r w:rsidR="000E4731" w:rsidRPr="00C17150">
          <w:rPr>
            <w:rFonts w:ascii="Times New Roman" w:eastAsiaTheme="minorHAnsi" w:hAnsi="Times New Roman" w:cs="Times New Roman"/>
            <w:b w:val="0"/>
            <w:bCs w:val="0"/>
            <w:color w:val="auto"/>
          </w:rPr>
          <w:t>normalised continuous rating (between -1 (very negative) and</w:t>
        </w:r>
      </w:ins>
      <w:r w:rsidRPr="00C17150">
        <w:rPr>
          <w:rFonts w:ascii="Times New Roman" w:eastAsiaTheme="minorHAnsi" w:hAnsi="Times New Roman" w:cs="Times New Roman"/>
          <w:b w:val="0"/>
          <w:bCs w:val="0"/>
          <w:color w:val="auto"/>
        </w:rPr>
        <w:t xml:space="preserve"> +1 (very positive)) that allows finer control of the strength of sentiment, instead of just categorical classification. Bootstrapping was used to systematically determine confidence intervals of 1,000 iterations, and the method can be described as giving strong estimates of uncertainty in sentiment measures. To control the temporal effects of the analysis, extensive temporal controls were implemented in terms of time-series decomposition, source credibility weighting on historical accuracy and editorial standards, and content relevance scoring have been applied so that only substantive financial information was used to compute sentiments.</w:t>
      </w:r>
    </w:p>
    <w:p w14:paraId="224213F5" w14:textId="5D77EE98"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4.3.2 Overall Sentiment Distribution</w:t>
      </w:r>
    </w:p>
    <w:p w14:paraId="5C046915" w14:textId="2A27D0C5"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Comprehensive sentiment analysis of all 20,271 collected documents and posts revealed a generally optimistic sentiment landscape in Ghanaian financial discourse, with positive sentiment comprising the plurality of analyzed content and reflecting overall market confidence during the study period.</w:t>
      </w:r>
    </w:p>
    <w:p w14:paraId="3040249E"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4.3: Overall Sentiment Distribution Statistics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30"/>
        <w:gridCol w:w="930"/>
        <w:gridCol w:w="1349"/>
        <w:gridCol w:w="1225"/>
        <w:gridCol w:w="1472"/>
        <w:gridCol w:w="2444"/>
      </w:tblGrid>
      <w:tr w:rsidR="00810D7B" w:rsidRPr="00C17150" w14:paraId="2B31ED52" w14:textId="77777777" w:rsidTr="0000477D">
        <w:trPr>
          <w:cnfStyle w:val="100000000000" w:firstRow="1" w:lastRow="0" w:firstColumn="0" w:lastColumn="0" w:oddVBand="0" w:evenVBand="0" w:oddHBand="0" w:evenHBand="0" w:firstRowFirstColumn="0" w:firstRowLastColumn="0" w:lastRowFirstColumn="0" w:lastRowLastColumn="0"/>
          <w:tblHeader/>
        </w:trPr>
        <w:tc>
          <w:tcPr>
            <w:tcW w:w="0" w:type="auto"/>
          </w:tcPr>
          <w:p w14:paraId="27C9A10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Sentiment Category</w:t>
            </w:r>
          </w:p>
        </w:tc>
        <w:tc>
          <w:tcPr>
            <w:tcW w:w="501" w:type="pct"/>
          </w:tcPr>
          <w:p w14:paraId="7D329AD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Count</w:t>
            </w:r>
          </w:p>
        </w:tc>
        <w:tc>
          <w:tcPr>
            <w:tcW w:w="704" w:type="pct"/>
          </w:tcPr>
          <w:p w14:paraId="196C525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Pr>
          <w:p w14:paraId="6BA00B8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Mean Score</w:t>
            </w:r>
          </w:p>
        </w:tc>
        <w:tc>
          <w:tcPr>
            <w:tcW w:w="0" w:type="auto"/>
          </w:tcPr>
          <w:p w14:paraId="75E81DA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Std Deviation</w:t>
            </w:r>
          </w:p>
        </w:tc>
        <w:tc>
          <w:tcPr>
            <w:tcW w:w="0" w:type="auto"/>
          </w:tcPr>
          <w:p w14:paraId="64C66C3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Confidence Interval (95%)</w:t>
            </w:r>
          </w:p>
        </w:tc>
      </w:tr>
      <w:tr w:rsidR="00810D7B" w:rsidRPr="00C17150" w14:paraId="5C2ACCD3" w14:textId="77777777" w:rsidTr="0000477D">
        <w:tc>
          <w:tcPr>
            <w:tcW w:w="0" w:type="auto"/>
          </w:tcPr>
          <w:p w14:paraId="356A21E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Positive</w:t>
            </w:r>
          </w:p>
        </w:tc>
        <w:tc>
          <w:tcPr>
            <w:tcW w:w="501" w:type="pct"/>
          </w:tcPr>
          <w:p w14:paraId="43A28C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8,583</w:t>
            </w:r>
          </w:p>
        </w:tc>
        <w:tc>
          <w:tcPr>
            <w:tcW w:w="704" w:type="pct"/>
          </w:tcPr>
          <w:p w14:paraId="4DEE595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42.3%</w:t>
            </w:r>
          </w:p>
        </w:tc>
        <w:tc>
          <w:tcPr>
            <w:tcW w:w="0" w:type="auto"/>
          </w:tcPr>
          <w:p w14:paraId="4BE55A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+0.45</w:t>
            </w:r>
          </w:p>
        </w:tc>
        <w:tc>
          <w:tcPr>
            <w:tcW w:w="0" w:type="auto"/>
          </w:tcPr>
          <w:p w14:paraId="38C83E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0.23</w:t>
            </w:r>
          </w:p>
        </w:tc>
        <w:tc>
          <w:tcPr>
            <w:tcW w:w="0" w:type="auto"/>
          </w:tcPr>
          <w:p w14:paraId="750F047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+0.43 to +0.47</w:t>
            </w:r>
          </w:p>
        </w:tc>
      </w:tr>
      <w:tr w:rsidR="00810D7B" w:rsidRPr="00C17150" w14:paraId="3613D021" w14:textId="77777777" w:rsidTr="0000477D">
        <w:tc>
          <w:tcPr>
            <w:tcW w:w="0" w:type="auto"/>
          </w:tcPr>
          <w:p w14:paraId="7100B0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Neutral</w:t>
            </w:r>
          </w:p>
        </w:tc>
        <w:tc>
          <w:tcPr>
            <w:tcW w:w="501" w:type="pct"/>
          </w:tcPr>
          <w:p w14:paraId="426F47D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6,447</w:t>
            </w:r>
          </w:p>
        </w:tc>
        <w:tc>
          <w:tcPr>
            <w:tcW w:w="704" w:type="pct"/>
          </w:tcPr>
          <w:p w14:paraId="422461B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31.8%</w:t>
            </w:r>
          </w:p>
        </w:tc>
        <w:tc>
          <w:tcPr>
            <w:tcW w:w="0" w:type="auto"/>
          </w:tcPr>
          <w:p w14:paraId="08C59C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+0.02</w:t>
            </w:r>
          </w:p>
        </w:tc>
        <w:tc>
          <w:tcPr>
            <w:tcW w:w="0" w:type="auto"/>
          </w:tcPr>
          <w:p w14:paraId="200EA7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0.08</w:t>
            </w:r>
          </w:p>
        </w:tc>
        <w:tc>
          <w:tcPr>
            <w:tcW w:w="0" w:type="auto"/>
          </w:tcPr>
          <w:p w14:paraId="6D2EC3A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+0.01 to +0.03</w:t>
            </w:r>
          </w:p>
        </w:tc>
      </w:tr>
      <w:tr w:rsidR="00810D7B" w:rsidRPr="00C17150" w14:paraId="4F4336AE" w14:textId="77777777" w:rsidTr="0000477D">
        <w:tc>
          <w:tcPr>
            <w:tcW w:w="0" w:type="auto"/>
          </w:tcPr>
          <w:p w14:paraId="312457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Negative</w:t>
            </w:r>
          </w:p>
        </w:tc>
        <w:tc>
          <w:tcPr>
            <w:tcW w:w="501" w:type="pct"/>
          </w:tcPr>
          <w:p w14:paraId="5A372D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5,241</w:t>
            </w:r>
          </w:p>
        </w:tc>
        <w:tc>
          <w:tcPr>
            <w:tcW w:w="704" w:type="pct"/>
          </w:tcPr>
          <w:p w14:paraId="11D758E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25.9%</w:t>
            </w:r>
          </w:p>
        </w:tc>
        <w:tc>
          <w:tcPr>
            <w:tcW w:w="0" w:type="auto"/>
          </w:tcPr>
          <w:p w14:paraId="0D79DA9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-0.38</w:t>
            </w:r>
          </w:p>
        </w:tc>
        <w:tc>
          <w:tcPr>
            <w:tcW w:w="0" w:type="auto"/>
          </w:tcPr>
          <w:p w14:paraId="16C318A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0.21</w:t>
            </w:r>
          </w:p>
        </w:tc>
        <w:tc>
          <w:tcPr>
            <w:tcW w:w="0" w:type="auto"/>
          </w:tcPr>
          <w:p w14:paraId="5594F9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-0.40 to -0.36</w:t>
            </w:r>
          </w:p>
        </w:tc>
      </w:tr>
      <w:tr w:rsidR="00810D7B" w:rsidRPr="00C17150" w14:paraId="44C70C2E" w14:textId="77777777" w:rsidTr="0000477D">
        <w:tc>
          <w:tcPr>
            <w:tcW w:w="0" w:type="auto"/>
          </w:tcPr>
          <w:p w14:paraId="60959A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501" w:type="pct"/>
          </w:tcPr>
          <w:p w14:paraId="665188E1" w14:textId="7797B2F1"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20,</w:t>
            </w:r>
            <w:r w:rsidR="00970779" w:rsidRPr="00C17150">
              <w:rPr>
                <w:rFonts w:ascii="Times New Roman" w:hAnsi="Times New Roman" w:cs="Times New Roman"/>
                <w:b/>
                <w:bCs/>
              </w:rPr>
              <w:t xml:space="preserve"> </w:t>
            </w:r>
            <w:r w:rsidRPr="00C17150">
              <w:rPr>
                <w:rFonts w:ascii="Times New Roman" w:hAnsi="Times New Roman" w:cs="Times New Roman"/>
                <w:b/>
                <w:bCs/>
              </w:rPr>
              <w:t>271</w:t>
            </w:r>
          </w:p>
        </w:tc>
        <w:tc>
          <w:tcPr>
            <w:tcW w:w="704" w:type="pct"/>
          </w:tcPr>
          <w:p w14:paraId="60FD1EA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698E546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+0.12</w:t>
            </w:r>
          </w:p>
        </w:tc>
        <w:tc>
          <w:tcPr>
            <w:tcW w:w="0" w:type="auto"/>
          </w:tcPr>
          <w:p w14:paraId="144985F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0.34</w:t>
            </w:r>
          </w:p>
        </w:tc>
        <w:tc>
          <w:tcPr>
            <w:tcW w:w="0" w:type="auto"/>
          </w:tcPr>
          <w:p w14:paraId="63A4CF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+0.11 to +0.13</w:t>
            </w:r>
          </w:p>
        </w:tc>
      </w:tr>
    </w:tbl>
    <w:p w14:paraId="48EAD606" w14:textId="77777777" w:rsidR="0000477D" w:rsidRPr="00C17150" w:rsidRDefault="0000477D" w:rsidP="00C17150">
      <w:pPr>
        <w:spacing w:line="360" w:lineRule="auto"/>
        <w:jc w:val="both"/>
        <w:rPr>
          <w:rFonts w:ascii="Times New Roman" w:hAnsi="Times New Roman" w:cs="Times New Roman"/>
        </w:rPr>
      </w:pPr>
    </w:p>
    <w:p w14:paraId="79D0FD7A" w14:textId="2E5565D8" w:rsidR="00970779" w:rsidRPr="009F73E9" w:rsidRDefault="0000477D" w:rsidP="00C17150">
      <w:pPr>
        <w:spacing w:line="360" w:lineRule="auto"/>
        <w:jc w:val="both"/>
        <w:rPr>
          <w:rFonts w:ascii="Times New Roman" w:hAnsi="Times New Roman" w:cs="Times New Roman"/>
        </w:rPr>
      </w:pPr>
      <w:r w:rsidRPr="009F73E9">
        <w:rPr>
          <w:rFonts w:ascii="Times New Roman" w:hAnsi="Times New Roman" w:cs="Times New Roman"/>
        </w:rPr>
        <w:t xml:space="preserve">Table 4.3 reveals a moderate positive skew in the overall sentiment distribution, with positive sentiment comprising the plurality at 8,583 documents (42.3%), followed by neutral content at 6,447 documents (31.8%), and negative sentiment at 5,241 documents (25.9%). This distribution deviates from perfect balance (33.3% in each category) but avoids extreme class imbalance that would complicate machine learning model training and evaluation. The positive sentiment's 16.4 percentage point advantage over negative sentiment (42.3% vs 25.9%) reflects generally optimistic financial discourse in Ghana during the January 2023 to December 2024 study period, a timeframe </w:t>
      </w:r>
      <w:r w:rsidRPr="009F73E9">
        <w:rPr>
          <w:rFonts w:ascii="Times New Roman" w:hAnsi="Times New Roman" w:cs="Times New Roman"/>
        </w:rPr>
        <w:lastRenderedPageBreak/>
        <w:t>characterized by economic recovery following pandemic disruptions and growing confidence in Ghana Stock Exchange market development.</w:t>
      </w:r>
    </w:p>
    <w:p w14:paraId="232B11B6" w14:textId="11B8CE5A" w:rsidR="00064632" w:rsidRPr="00C17150" w:rsidRDefault="00000000" w:rsidP="00C17150">
      <w:pPr>
        <w:pStyle w:val="BodyText"/>
        <w:spacing w:line="360" w:lineRule="auto"/>
        <w:jc w:val="both"/>
        <w:rPr>
          <w:rFonts w:ascii="Times New Roman" w:hAnsi="Times New Roman" w:cs="Times New Roman"/>
        </w:rPr>
      </w:pPr>
      <w:r w:rsidRPr="009F73E9">
        <w:rPr>
          <w:rFonts w:ascii="Times New Roman" w:hAnsi="Times New Roman" w:cs="Times New Roman"/>
          <w:b/>
          <w:bCs/>
        </w:rPr>
        <w:t>Key Findings from Distribution Analysis:</w:t>
      </w:r>
    </w:p>
    <w:p w14:paraId="46533428" w14:textId="25594528"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Optimistic Market Sentiment:</w:t>
      </w:r>
      <w:r w:rsidRPr="00C17150">
        <w:rPr>
          <w:rFonts w:ascii="Times New Roman" w:hAnsi="Times New Roman" w:cs="Times New Roman"/>
        </w:rPr>
        <w:t xml:space="preserve"> </w:t>
      </w:r>
      <w:r w:rsidR="00ED192F" w:rsidRPr="00C17150">
        <w:rPr>
          <w:rFonts w:ascii="Times New Roman" w:hAnsi="Times New Roman" w:cs="Times New Roman"/>
        </w:rPr>
        <w:t xml:space="preserve"> Table 4.3 shows t</w:t>
      </w:r>
      <w:r w:rsidRPr="00C17150">
        <w:rPr>
          <w:rFonts w:ascii="Times New Roman" w:hAnsi="Times New Roman" w:cs="Times New Roman"/>
        </w:rPr>
        <w:t xml:space="preserve">he predominance of positive sentiment (42.3%) </w:t>
      </w:r>
      <w:ins w:id="153" w:author="Office" w:date="2025-10-22T14:21:00Z" w16du:dateUtc="2025-10-22T14:21:00Z">
        <w:r w:rsidR="004F3ABA" w:rsidRPr="00C17150">
          <w:rPr>
            <w:rFonts w:ascii="Times New Roman" w:hAnsi="Times New Roman" w:cs="Times New Roman"/>
          </w:rPr>
          <w:t>combined with the positive overall mean sentiment score (+0.12), indicating</w:t>
        </w:r>
      </w:ins>
      <w:r w:rsidRPr="00C17150">
        <w:rPr>
          <w:rFonts w:ascii="Times New Roman" w:hAnsi="Times New Roman" w:cs="Times New Roman"/>
        </w:rPr>
        <w:t xml:space="preserve"> generally optimistic financial discourse during the analysis period. This optimism reflects confidence in Ghana’s economic development trajectory and positive expectations for capital market performance.</w:t>
      </w:r>
    </w:p>
    <w:p w14:paraId="0104AF7D" w14:textId="22364915"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Balanced Information Environment:</w:t>
      </w:r>
      <w:r w:rsidRPr="00C17150">
        <w:rPr>
          <w:rFonts w:ascii="Times New Roman" w:hAnsi="Times New Roman" w:cs="Times New Roman"/>
        </w:rPr>
        <w:t xml:space="preserve"> The substantial representation of neutral content (31.8%) demonstrates a healthy balance of objective reporting alongside opinion-driven content, indicating that the Ghanaian financial media landscape maintains professional journalistic standards with appropriate editorial balance</w:t>
      </w:r>
      <w:ins w:id="154" w:author="Office" w:date="2025-10-22T14:22:00Z" w16du:dateUtc="2025-10-22T14:22:00Z">
        <w:r w:rsidR="004F3ABA" w:rsidRPr="00C17150">
          <w:rPr>
            <w:rFonts w:ascii="Times New Roman" w:hAnsi="Times New Roman" w:cs="Times New Roman"/>
          </w:rPr>
          <w:t>,</w:t>
        </w:r>
      </w:ins>
      <w:r w:rsidR="00ED192F" w:rsidRPr="00C17150">
        <w:rPr>
          <w:rFonts w:ascii="Times New Roman" w:hAnsi="Times New Roman" w:cs="Times New Roman"/>
        </w:rPr>
        <w:t xml:space="preserve"> as shown in Table 4.3</w:t>
      </w:r>
      <w:r w:rsidRPr="00C17150">
        <w:rPr>
          <w:rFonts w:ascii="Times New Roman" w:hAnsi="Times New Roman" w:cs="Times New Roman"/>
        </w:rPr>
        <w:t>.</w:t>
      </w:r>
    </w:p>
    <w:p w14:paraId="2BCCF06E" w14:textId="412B8A6F" w:rsidR="00064632"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Manageable Negativity:</w:t>
      </w:r>
      <w:r w:rsidRPr="00C17150">
        <w:rPr>
          <w:rFonts w:ascii="Times New Roman" w:hAnsi="Times New Roman" w:cs="Times New Roman"/>
        </w:rPr>
        <w:t xml:space="preserve"> Negative sentiment </w:t>
      </w:r>
      <w:ins w:id="155" w:author="Office" w:date="2025-10-22T14:57:00Z" w16du:dateUtc="2025-10-22T14:57:00Z">
        <w:r w:rsidR="00AB21F1" w:rsidRPr="00C17150">
          <w:rPr>
            <w:rFonts w:ascii="Times New Roman" w:hAnsi="Times New Roman" w:cs="Times New Roman"/>
          </w:rPr>
          <w:t>accounted</w:t>
        </w:r>
      </w:ins>
      <w:ins w:id="156" w:author="Office" w:date="2025-10-22T14:22:00Z" w16du:dateUtc="2025-10-22T14:22:00Z">
        <w:r w:rsidR="004F3ABA" w:rsidRPr="00C17150">
          <w:rPr>
            <w:rFonts w:ascii="Times New Roman" w:hAnsi="Times New Roman" w:cs="Times New Roman"/>
          </w:rPr>
          <w:t xml:space="preserve"> for 25.9% of content, a manageable proportion that reflects natural market scepticism</w:t>
        </w:r>
      </w:ins>
      <w:r w:rsidRPr="00C17150">
        <w:rPr>
          <w:rFonts w:ascii="Times New Roman" w:hAnsi="Times New Roman" w:cs="Times New Roman"/>
        </w:rPr>
        <w:t xml:space="preserve"> and critical analysis rather than overwhelming pessimism. The negative sentiment intensity (-0.38) was moderate, suggesting constructive criticism rather than extreme bearishness</w:t>
      </w:r>
      <w:ins w:id="157" w:author="Office" w:date="2025-10-22T14:22:00Z" w16du:dateUtc="2025-10-22T14:22:00Z">
        <w:r w:rsidR="004F3ABA" w:rsidRPr="00C17150">
          <w:rPr>
            <w:rFonts w:ascii="Times New Roman" w:hAnsi="Times New Roman" w:cs="Times New Roman"/>
          </w:rPr>
          <w:t>,</w:t>
        </w:r>
      </w:ins>
      <w:r w:rsidR="00ED192F" w:rsidRPr="00C17150">
        <w:rPr>
          <w:rFonts w:ascii="Times New Roman" w:hAnsi="Times New Roman" w:cs="Times New Roman"/>
        </w:rPr>
        <w:t xml:space="preserve"> as shown in Table 4.3.</w:t>
      </w:r>
    </w:p>
    <w:p w14:paraId="08FE36B7" w14:textId="77777777" w:rsidR="00AC1E25" w:rsidRPr="00C17150" w:rsidRDefault="00AC1E25" w:rsidP="00C17150">
      <w:pPr>
        <w:pStyle w:val="BodyText"/>
        <w:spacing w:line="360" w:lineRule="auto"/>
        <w:jc w:val="both"/>
        <w:rPr>
          <w:rFonts w:ascii="Times New Roman" w:hAnsi="Times New Roman" w:cs="Times New Roman"/>
        </w:rPr>
      </w:pPr>
    </w:p>
    <w:p w14:paraId="4B6CE641" w14:textId="6C5C7E3F" w:rsidR="00970779" w:rsidRPr="00C17150" w:rsidRDefault="00970779" w:rsidP="00C17150">
      <w:pPr>
        <w:pStyle w:val="BodyText"/>
        <w:spacing w:line="360" w:lineRule="auto"/>
        <w:jc w:val="both"/>
        <w:rPr>
          <w:rFonts w:ascii="Times New Roman" w:hAnsi="Times New Roman" w:cs="Times New Roman"/>
          <w:b/>
          <w:bCs/>
        </w:rPr>
      </w:pPr>
      <w:r w:rsidRPr="0038618F">
        <w:rPr>
          <w:rFonts w:ascii="Times New Roman" w:hAnsi="Times New Roman" w:cs="Times New Roman"/>
          <w:b/>
          <w:bCs/>
          <w:noProof/>
        </w:rPr>
        <w:lastRenderedPageBreak/>
        <w:drawing>
          <wp:inline distT="0" distB="0" distL="0" distR="0" wp14:anchorId="33642615" wp14:editId="6BB88A37">
            <wp:extent cx="6557591" cy="5981700"/>
            <wp:effectExtent l="0" t="0" r="0" b="0"/>
            <wp:docPr id="216810516"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0516" name="Picture 5">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7160" cy="5990429"/>
                    </a:xfrm>
                    <a:prstGeom prst="rect">
                      <a:avLst/>
                    </a:prstGeom>
                  </pic:spPr>
                </pic:pic>
              </a:graphicData>
            </a:graphic>
          </wp:inline>
        </w:drawing>
      </w:r>
    </w:p>
    <w:p w14:paraId="5090AB0A" w14:textId="1A3AB048" w:rsidR="00970779" w:rsidRPr="00C17150" w:rsidRDefault="00970779" w:rsidP="00C17150">
      <w:pPr>
        <w:pStyle w:val="BodyText"/>
        <w:spacing w:line="360" w:lineRule="auto"/>
        <w:jc w:val="both"/>
        <w:rPr>
          <w:rFonts w:ascii="Times New Roman" w:hAnsi="Times New Roman" w:cs="Times New Roman"/>
          <w:i/>
        </w:rPr>
      </w:pPr>
      <w:r w:rsidRPr="00C17150">
        <w:rPr>
          <w:rFonts w:ascii="Times New Roman" w:hAnsi="Times New Roman" w:cs="Times New Roman"/>
          <w:b/>
          <w:bCs/>
        </w:rPr>
        <w:tab/>
      </w:r>
      <w:r w:rsidRPr="00C17150">
        <w:rPr>
          <w:rFonts w:ascii="Times New Roman" w:hAnsi="Times New Roman" w:cs="Times New Roman"/>
          <w:b/>
          <w:bCs/>
        </w:rPr>
        <w:tab/>
      </w:r>
      <w:r w:rsidRPr="00C17150">
        <w:rPr>
          <w:rFonts w:ascii="Times New Roman" w:hAnsi="Times New Roman" w:cs="Times New Roman"/>
          <w:b/>
          <w:bCs/>
        </w:rPr>
        <w:tab/>
      </w:r>
      <w:r w:rsidR="0093560A">
        <w:rPr>
          <w:rFonts w:ascii="Times New Roman" w:hAnsi="Times New Roman" w:cs="Times New Roman"/>
          <w:b/>
          <w:bCs/>
        </w:rPr>
        <w:tab/>
      </w:r>
      <w:r w:rsidRPr="00C17150">
        <w:rPr>
          <w:rFonts w:ascii="Times New Roman" w:hAnsi="Times New Roman" w:cs="Times New Roman"/>
          <w:i/>
        </w:rPr>
        <w:t>Figure 4.3: Sentiment Analysis Distribution</w:t>
      </w:r>
    </w:p>
    <w:p w14:paraId="0D764A16"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58" w:name="machine-learning-model-performance"/>
      <w:bookmarkEnd w:id="144"/>
      <w:bookmarkEnd w:id="146"/>
      <w:r w:rsidRPr="00C17150">
        <w:rPr>
          <w:rFonts w:ascii="Times New Roman" w:hAnsi="Times New Roman" w:cs="Times New Roman"/>
          <w:color w:val="auto"/>
          <w:sz w:val="24"/>
          <w:szCs w:val="24"/>
        </w:rPr>
        <w:lastRenderedPageBreak/>
        <w:t xml:space="preserve">4.4 </w:t>
      </w:r>
      <w:r w:rsidRPr="009F73E9">
        <w:rPr>
          <w:rFonts w:ascii="Times New Roman" w:hAnsi="Times New Roman" w:cs="Times New Roman"/>
          <w:color w:val="auto"/>
          <w:sz w:val="24"/>
          <w:szCs w:val="24"/>
        </w:rPr>
        <w:t>Machine Learning Model Performance</w:t>
      </w:r>
    </w:p>
    <w:p w14:paraId="0E04D9F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59" w:name="model-selection-and-training-methodology"/>
      <w:r w:rsidRPr="00C17150">
        <w:rPr>
          <w:rFonts w:ascii="Times New Roman" w:hAnsi="Times New Roman" w:cs="Times New Roman"/>
          <w:color w:val="auto"/>
        </w:rPr>
        <w:t>4.4.1 Model Selection and Training Methodology</w:t>
      </w:r>
    </w:p>
    <w:p w14:paraId="010915EF" w14:textId="6720C280"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bookmarkStart w:id="160" w:name="individual-model-performance-analysis"/>
      <w:bookmarkEnd w:id="159"/>
      <w:r w:rsidRPr="00C17150">
        <w:rPr>
          <w:rFonts w:ascii="Times New Roman" w:eastAsiaTheme="minorHAnsi" w:hAnsi="Times New Roman" w:cs="Times New Roman"/>
          <w:b w:val="0"/>
          <w:bCs w:val="0"/>
          <w:color w:val="auto"/>
        </w:rPr>
        <w:t>The machine learning was a systematic assessment of twelve varied algorithms indicating varying methodology towards pattern recognition and prediction. The assessment model involved gradient boosting (XGBoost, CatBoost, LightGBM), deep learning (LSTM, Neural Networks), ensemble (Random Forest, Extra Trees), and conventional machine learning (SVM, Logistic Regression, Naive Bayes, KNN).</w:t>
      </w:r>
    </w:p>
    <w:p w14:paraId="549B1FE7" w14:textId="7A365EE9"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t>The time-series aware cross-validation using walk-forward validation to train models was used to address the temporal dependency present in financial data. The dataset was also split into training (60 percent), validation (20 percent) and test (20 percent) sets based on temporal splits and not random sampling, so that when making future predictions, models could only see historical data. This methodology eliminates data leaking and gives practical estimates of the model performance during operational implementation.</w:t>
      </w:r>
    </w:p>
    <w:p w14:paraId="21115BB8" w14:textId="74C26425"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t>Multiple dimensions of sentiment data were included in feature engineering such as raw sentiment scores, sentiment momentum (rate of change), sentiment volatility (standard deviation over rolling windows), source credibility weights, and time (day of week, market session indicators). Control variables (RSI, MACD, Bollinger Bands) were also used so as to make sure that the sentiment variables add incremental predictor value to the usual technical analysis.</w:t>
      </w:r>
    </w:p>
    <w:p w14:paraId="02F7DC46" w14:textId="77777777" w:rsidR="009F73E9" w:rsidRDefault="009F73E9" w:rsidP="00C17150">
      <w:pPr>
        <w:pStyle w:val="Heading3"/>
        <w:spacing w:line="360" w:lineRule="auto"/>
        <w:jc w:val="both"/>
        <w:rPr>
          <w:rFonts w:ascii="Times New Roman" w:hAnsi="Times New Roman" w:cs="Times New Roman"/>
          <w:color w:val="auto"/>
        </w:rPr>
      </w:pPr>
    </w:p>
    <w:p w14:paraId="1D3668B7" w14:textId="7FB2A1D8"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4.4.2 Individual Model Performance Analysis</w:t>
      </w:r>
    </w:p>
    <w:p w14:paraId="4B5BF837"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b/>
          <w:bCs/>
        </w:rPr>
        <w:t>Table 4.4: Comprehensive Machine Learning Model Performance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50"/>
        <w:gridCol w:w="1189"/>
        <w:gridCol w:w="1163"/>
        <w:gridCol w:w="876"/>
        <w:gridCol w:w="1111"/>
        <w:gridCol w:w="1300"/>
        <w:gridCol w:w="1661"/>
      </w:tblGrid>
      <w:tr w:rsidR="00810D7B" w:rsidRPr="00C17150" w14:paraId="547A27A2" w14:textId="77777777" w:rsidTr="00970779">
        <w:trPr>
          <w:cnfStyle w:val="100000000000" w:firstRow="1" w:lastRow="0" w:firstColumn="0" w:lastColumn="0" w:oddVBand="0" w:evenVBand="0" w:oddHBand="0" w:evenHBand="0" w:firstRowFirstColumn="0" w:firstRowLastColumn="0" w:lastRowFirstColumn="0" w:lastRowLastColumn="0"/>
          <w:tblHeader/>
        </w:trPr>
        <w:tc>
          <w:tcPr>
            <w:tcW w:w="0" w:type="auto"/>
          </w:tcPr>
          <w:p w14:paraId="224E379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Model</w:t>
            </w:r>
          </w:p>
        </w:tc>
        <w:tc>
          <w:tcPr>
            <w:tcW w:w="0" w:type="auto"/>
          </w:tcPr>
          <w:p w14:paraId="2DB84F83"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Accuracy</w:t>
            </w:r>
          </w:p>
        </w:tc>
        <w:tc>
          <w:tcPr>
            <w:tcW w:w="0" w:type="auto"/>
          </w:tcPr>
          <w:p w14:paraId="12CF276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Precision</w:t>
            </w:r>
          </w:p>
        </w:tc>
        <w:tc>
          <w:tcPr>
            <w:tcW w:w="0" w:type="auto"/>
          </w:tcPr>
          <w:p w14:paraId="3026CFC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Recall</w:t>
            </w:r>
          </w:p>
        </w:tc>
        <w:tc>
          <w:tcPr>
            <w:tcW w:w="0" w:type="auto"/>
          </w:tcPr>
          <w:p w14:paraId="5BFE558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F1-Score</w:t>
            </w:r>
          </w:p>
        </w:tc>
        <w:tc>
          <w:tcPr>
            <w:tcW w:w="0" w:type="auto"/>
          </w:tcPr>
          <w:p w14:paraId="4723A0B0"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AUC-ROC</w:t>
            </w:r>
          </w:p>
        </w:tc>
        <w:tc>
          <w:tcPr>
            <w:tcW w:w="0" w:type="auto"/>
          </w:tcPr>
          <w:p w14:paraId="3CD863D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Training Time</w:t>
            </w:r>
          </w:p>
        </w:tc>
      </w:tr>
      <w:tr w:rsidR="00810D7B" w:rsidRPr="00C17150" w14:paraId="2EB6E05D" w14:textId="77777777" w:rsidTr="00970779">
        <w:tc>
          <w:tcPr>
            <w:tcW w:w="0" w:type="auto"/>
          </w:tcPr>
          <w:p w14:paraId="6D4F627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XGBoost</w:t>
            </w:r>
          </w:p>
        </w:tc>
        <w:tc>
          <w:tcPr>
            <w:tcW w:w="0" w:type="auto"/>
          </w:tcPr>
          <w:p w14:paraId="19816F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15A566C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73.8%</w:t>
            </w:r>
          </w:p>
        </w:tc>
        <w:tc>
          <w:tcPr>
            <w:tcW w:w="0" w:type="auto"/>
          </w:tcPr>
          <w:p w14:paraId="0563FB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76.5%</w:t>
            </w:r>
          </w:p>
        </w:tc>
        <w:tc>
          <w:tcPr>
            <w:tcW w:w="0" w:type="auto"/>
          </w:tcPr>
          <w:p w14:paraId="67B1E52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2EB117D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0.81</w:t>
            </w:r>
          </w:p>
        </w:tc>
        <w:tc>
          <w:tcPr>
            <w:tcW w:w="0" w:type="auto"/>
          </w:tcPr>
          <w:p w14:paraId="5AEC1A3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12.3 min</w:t>
            </w:r>
          </w:p>
        </w:tc>
      </w:tr>
      <w:tr w:rsidR="00810D7B" w:rsidRPr="00C17150" w14:paraId="0489D3E2" w14:textId="77777777" w:rsidTr="00970779">
        <w:tc>
          <w:tcPr>
            <w:tcW w:w="0" w:type="auto"/>
          </w:tcPr>
          <w:p w14:paraId="38CA199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LSTM</w:t>
            </w:r>
          </w:p>
        </w:tc>
        <w:tc>
          <w:tcPr>
            <w:tcW w:w="0" w:type="auto"/>
          </w:tcPr>
          <w:p w14:paraId="3C448C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74.2%</w:t>
            </w:r>
          </w:p>
        </w:tc>
        <w:tc>
          <w:tcPr>
            <w:tcW w:w="0" w:type="auto"/>
          </w:tcPr>
          <w:p w14:paraId="2CCDD6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72.9%</w:t>
            </w:r>
          </w:p>
        </w:tc>
        <w:tc>
          <w:tcPr>
            <w:tcW w:w="0" w:type="auto"/>
          </w:tcPr>
          <w:p w14:paraId="6FBA00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75.6%</w:t>
            </w:r>
          </w:p>
        </w:tc>
        <w:tc>
          <w:tcPr>
            <w:tcW w:w="0" w:type="auto"/>
          </w:tcPr>
          <w:p w14:paraId="4DABA1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74.2%</w:t>
            </w:r>
          </w:p>
        </w:tc>
        <w:tc>
          <w:tcPr>
            <w:tcW w:w="0" w:type="auto"/>
          </w:tcPr>
          <w:p w14:paraId="4C5A103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0.79</w:t>
            </w:r>
          </w:p>
        </w:tc>
        <w:tc>
          <w:tcPr>
            <w:tcW w:w="0" w:type="auto"/>
          </w:tcPr>
          <w:p w14:paraId="362D57B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45.7 min</w:t>
            </w:r>
          </w:p>
        </w:tc>
      </w:tr>
      <w:tr w:rsidR="00810D7B" w:rsidRPr="00C17150" w14:paraId="0215B802" w14:textId="77777777" w:rsidTr="00970779">
        <w:tc>
          <w:tcPr>
            <w:tcW w:w="0" w:type="auto"/>
          </w:tcPr>
          <w:p w14:paraId="369229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CatBoost</w:t>
            </w:r>
          </w:p>
        </w:tc>
        <w:tc>
          <w:tcPr>
            <w:tcW w:w="0" w:type="auto"/>
          </w:tcPr>
          <w:p w14:paraId="204F91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73.9%</w:t>
            </w:r>
          </w:p>
        </w:tc>
        <w:tc>
          <w:tcPr>
            <w:tcW w:w="0" w:type="auto"/>
          </w:tcPr>
          <w:p w14:paraId="278B190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72.4%</w:t>
            </w:r>
          </w:p>
        </w:tc>
        <w:tc>
          <w:tcPr>
            <w:tcW w:w="0" w:type="auto"/>
          </w:tcPr>
          <w:p w14:paraId="1E4CFDB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75.5%</w:t>
            </w:r>
          </w:p>
        </w:tc>
        <w:tc>
          <w:tcPr>
            <w:tcW w:w="0" w:type="auto"/>
          </w:tcPr>
          <w:p w14:paraId="0AAEF25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73.9%</w:t>
            </w:r>
          </w:p>
        </w:tc>
        <w:tc>
          <w:tcPr>
            <w:tcW w:w="0" w:type="auto"/>
          </w:tcPr>
          <w:p w14:paraId="74947DD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0.80</w:t>
            </w:r>
          </w:p>
        </w:tc>
        <w:tc>
          <w:tcPr>
            <w:tcW w:w="0" w:type="auto"/>
          </w:tcPr>
          <w:p w14:paraId="7FABEFA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8.9 min</w:t>
            </w:r>
          </w:p>
        </w:tc>
      </w:tr>
      <w:tr w:rsidR="00810D7B" w:rsidRPr="00C17150" w14:paraId="06D2FE34" w14:textId="77777777" w:rsidTr="00970779">
        <w:tc>
          <w:tcPr>
            <w:tcW w:w="0" w:type="auto"/>
          </w:tcPr>
          <w:p w14:paraId="1640CC3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lastRenderedPageBreak/>
              <w:t>Random Forest</w:t>
            </w:r>
          </w:p>
        </w:tc>
        <w:tc>
          <w:tcPr>
            <w:tcW w:w="0" w:type="auto"/>
          </w:tcPr>
          <w:p w14:paraId="4EE7294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71.5%</w:t>
            </w:r>
          </w:p>
        </w:tc>
        <w:tc>
          <w:tcPr>
            <w:tcW w:w="0" w:type="auto"/>
          </w:tcPr>
          <w:p w14:paraId="15269A3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w:t>
            </w:r>
          </w:p>
        </w:tc>
        <w:tc>
          <w:tcPr>
            <w:tcW w:w="0" w:type="auto"/>
          </w:tcPr>
          <w:p w14:paraId="04F66C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72.9%</w:t>
            </w:r>
          </w:p>
        </w:tc>
        <w:tc>
          <w:tcPr>
            <w:tcW w:w="0" w:type="auto"/>
          </w:tcPr>
          <w:p w14:paraId="7CAC1E8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71.5%</w:t>
            </w:r>
          </w:p>
        </w:tc>
        <w:tc>
          <w:tcPr>
            <w:tcW w:w="0" w:type="auto"/>
          </w:tcPr>
          <w:p w14:paraId="721CAA5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0.77</w:t>
            </w:r>
          </w:p>
        </w:tc>
        <w:tc>
          <w:tcPr>
            <w:tcW w:w="0" w:type="auto"/>
          </w:tcPr>
          <w:p w14:paraId="50C092F7" w14:textId="77777777" w:rsidR="00064632" w:rsidRPr="00C17150" w:rsidRDefault="00000000" w:rsidP="00C17150">
            <w:pPr>
              <w:pStyle w:val="Compact"/>
              <w:spacing w:line="360" w:lineRule="auto"/>
              <w:jc w:val="both"/>
              <w:rPr>
                <w:rFonts w:ascii="Times New Roman" w:hAnsi="Times New Roman" w:cs="Times New Roman"/>
              </w:rPr>
            </w:pPr>
            <w:r w:rsidRPr="009F73E9">
              <w:rPr>
                <w:rFonts w:ascii="Times New Roman" w:hAnsi="Times New Roman" w:cs="Times New Roman"/>
              </w:rPr>
              <w:t>15.4 min</w:t>
            </w:r>
          </w:p>
        </w:tc>
      </w:tr>
      <w:tr w:rsidR="00810D7B" w:rsidRPr="00C17150" w14:paraId="196D8E10" w14:textId="77777777" w:rsidTr="00970779">
        <w:tc>
          <w:tcPr>
            <w:tcW w:w="0" w:type="auto"/>
          </w:tcPr>
          <w:p w14:paraId="676EB6A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LightGBM</w:t>
            </w:r>
          </w:p>
        </w:tc>
        <w:tc>
          <w:tcPr>
            <w:tcW w:w="0" w:type="auto"/>
          </w:tcPr>
          <w:p w14:paraId="1D62137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71.2%</w:t>
            </w:r>
          </w:p>
        </w:tc>
        <w:tc>
          <w:tcPr>
            <w:tcW w:w="0" w:type="auto"/>
          </w:tcPr>
          <w:p w14:paraId="56926EB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69.8%</w:t>
            </w:r>
          </w:p>
        </w:tc>
        <w:tc>
          <w:tcPr>
            <w:tcW w:w="0" w:type="auto"/>
          </w:tcPr>
          <w:p w14:paraId="4AAD2C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72.7%</w:t>
            </w:r>
          </w:p>
        </w:tc>
        <w:tc>
          <w:tcPr>
            <w:tcW w:w="0" w:type="auto"/>
          </w:tcPr>
          <w:p w14:paraId="708A7CE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71.2%</w:t>
            </w:r>
          </w:p>
        </w:tc>
        <w:tc>
          <w:tcPr>
            <w:tcW w:w="0" w:type="auto"/>
          </w:tcPr>
          <w:p w14:paraId="0BE6F42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w:t>
            </w:r>
          </w:p>
        </w:tc>
        <w:tc>
          <w:tcPr>
            <w:tcW w:w="0" w:type="auto"/>
          </w:tcPr>
          <w:p w14:paraId="363139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 min</w:t>
            </w:r>
          </w:p>
        </w:tc>
      </w:tr>
      <w:tr w:rsidR="00810D7B" w:rsidRPr="00C17150" w14:paraId="51CAA477" w14:textId="77777777" w:rsidTr="00970779">
        <w:tc>
          <w:tcPr>
            <w:tcW w:w="0" w:type="auto"/>
          </w:tcPr>
          <w:p w14:paraId="1AEFB8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Neural Network</w:t>
            </w:r>
          </w:p>
        </w:tc>
        <w:tc>
          <w:tcPr>
            <w:tcW w:w="0" w:type="auto"/>
          </w:tcPr>
          <w:p w14:paraId="79832BC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70.7%</w:t>
            </w:r>
          </w:p>
        </w:tc>
        <w:tc>
          <w:tcPr>
            <w:tcW w:w="0" w:type="auto"/>
          </w:tcPr>
          <w:p w14:paraId="383346A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2229B0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72.2%</w:t>
            </w:r>
          </w:p>
        </w:tc>
        <w:tc>
          <w:tcPr>
            <w:tcW w:w="0" w:type="auto"/>
          </w:tcPr>
          <w:p w14:paraId="3472B30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70.7%</w:t>
            </w:r>
          </w:p>
        </w:tc>
        <w:tc>
          <w:tcPr>
            <w:tcW w:w="0" w:type="auto"/>
          </w:tcPr>
          <w:p w14:paraId="2F49E0F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0.75</w:t>
            </w:r>
          </w:p>
        </w:tc>
        <w:tc>
          <w:tcPr>
            <w:tcW w:w="0" w:type="auto"/>
          </w:tcPr>
          <w:p w14:paraId="404929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22.1 min</w:t>
            </w:r>
          </w:p>
        </w:tc>
      </w:tr>
      <w:tr w:rsidR="00810D7B" w:rsidRPr="00C17150" w14:paraId="616E29E7" w14:textId="77777777" w:rsidTr="00970779">
        <w:tc>
          <w:tcPr>
            <w:tcW w:w="0" w:type="auto"/>
          </w:tcPr>
          <w:p w14:paraId="6614383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SVM</w:t>
            </w:r>
          </w:p>
        </w:tc>
        <w:tc>
          <w:tcPr>
            <w:tcW w:w="0" w:type="auto"/>
          </w:tcPr>
          <w:p w14:paraId="30BD0DF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5FCD85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67.9%</w:t>
            </w:r>
          </w:p>
        </w:tc>
        <w:tc>
          <w:tcPr>
            <w:tcW w:w="0" w:type="auto"/>
          </w:tcPr>
          <w:p w14:paraId="6A952D8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70.8%</w:t>
            </w:r>
          </w:p>
        </w:tc>
        <w:tc>
          <w:tcPr>
            <w:tcW w:w="0" w:type="auto"/>
          </w:tcPr>
          <w:p w14:paraId="780151E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65AF5F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0.74</w:t>
            </w:r>
          </w:p>
        </w:tc>
        <w:tc>
          <w:tcPr>
            <w:tcW w:w="0" w:type="auto"/>
          </w:tcPr>
          <w:p w14:paraId="13E55EA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38.5 min</w:t>
            </w:r>
          </w:p>
        </w:tc>
      </w:tr>
      <w:tr w:rsidR="00810D7B" w:rsidRPr="00C17150" w14:paraId="45BE1166" w14:textId="77777777" w:rsidTr="00970779">
        <w:tc>
          <w:tcPr>
            <w:tcW w:w="0" w:type="auto"/>
          </w:tcPr>
          <w:p w14:paraId="5A4A63F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Logistic Regression</w:t>
            </w:r>
          </w:p>
        </w:tc>
        <w:tc>
          <w:tcPr>
            <w:tcW w:w="0" w:type="auto"/>
          </w:tcPr>
          <w:p w14:paraId="72E943B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67.8%</w:t>
            </w:r>
          </w:p>
        </w:tc>
        <w:tc>
          <w:tcPr>
            <w:tcW w:w="0" w:type="auto"/>
          </w:tcPr>
          <w:p w14:paraId="79D850B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66.4%</w:t>
            </w:r>
          </w:p>
        </w:tc>
        <w:tc>
          <w:tcPr>
            <w:tcW w:w="0" w:type="auto"/>
          </w:tcPr>
          <w:p w14:paraId="7A9CAE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67EFBA7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67.8%</w:t>
            </w:r>
          </w:p>
        </w:tc>
        <w:tc>
          <w:tcPr>
            <w:tcW w:w="0" w:type="auto"/>
          </w:tcPr>
          <w:p w14:paraId="72D0AD7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0.72</w:t>
            </w:r>
          </w:p>
        </w:tc>
        <w:tc>
          <w:tcPr>
            <w:tcW w:w="0" w:type="auto"/>
          </w:tcPr>
          <w:p w14:paraId="4A9B5FF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2.1 min</w:t>
            </w:r>
          </w:p>
        </w:tc>
      </w:tr>
      <w:tr w:rsidR="00810D7B" w:rsidRPr="00C17150" w14:paraId="70147352" w14:textId="77777777" w:rsidTr="00970779">
        <w:tc>
          <w:tcPr>
            <w:tcW w:w="0" w:type="auto"/>
          </w:tcPr>
          <w:p w14:paraId="27AE618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Extra Trees</w:t>
            </w:r>
          </w:p>
        </w:tc>
        <w:tc>
          <w:tcPr>
            <w:tcW w:w="0" w:type="auto"/>
          </w:tcPr>
          <w:p w14:paraId="67DF57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7E2B8CF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65.8%</w:t>
            </w:r>
          </w:p>
        </w:tc>
        <w:tc>
          <w:tcPr>
            <w:tcW w:w="0" w:type="auto"/>
          </w:tcPr>
          <w:p w14:paraId="67CC52B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c>
          <w:tcPr>
            <w:tcW w:w="0" w:type="auto"/>
          </w:tcPr>
          <w:p w14:paraId="248E5F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04F062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0.71</w:t>
            </w:r>
          </w:p>
        </w:tc>
        <w:tc>
          <w:tcPr>
            <w:tcW w:w="0" w:type="auto"/>
          </w:tcPr>
          <w:p w14:paraId="150EB3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11.8 min</w:t>
            </w:r>
          </w:p>
        </w:tc>
      </w:tr>
      <w:tr w:rsidR="00810D7B" w:rsidRPr="00C17150" w14:paraId="04445465" w14:textId="77777777" w:rsidTr="00970779">
        <w:tc>
          <w:tcPr>
            <w:tcW w:w="0" w:type="auto"/>
          </w:tcPr>
          <w:p w14:paraId="5B99054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Naive Bayes</w:t>
            </w:r>
          </w:p>
        </w:tc>
        <w:tc>
          <w:tcPr>
            <w:tcW w:w="0" w:type="auto"/>
          </w:tcPr>
          <w:p w14:paraId="186D46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65.9%</w:t>
            </w:r>
          </w:p>
        </w:tc>
        <w:tc>
          <w:tcPr>
            <w:tcW w:w="0" w:type="auto"/>
          </w:tcPr>
          <w:p w14:paraId="332AC33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64.5%</w:t>
            </w:r>
          </w:p>
        </w:tc>
        <w:tc>
          <w:tcPr>
            <w:tcW w:w="0" w:type="auto"/>
          </w:tcPr>
          <w:p w14:paraId="0A908AD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67.4%</w:t>
            </w:r>
          </w:p>
        </w:tc>
        <w:tc>
          <w:tcPr>
            <w:tcW w:w="0" w:type="auto"/>
          </w:tcPr>
          <w:p w14:paraId="662A72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65.9%</w:t>
            </w:r>
          </w:p>
        </w:tc>
        <w:tc>
          <w:tcPr>
            <w:tcW w:w="0" w:type="auto"/>
          </w:tcPr>
          <w:p w14:paraId="057F4A1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0.70</w:t>
            </w:r>
          </w:p>
        </w:tc>
        <w:tc>
          <w:tcPr>
            <w:tcW w:w="0" w:type="auto"/>
          </w:tcPr>
          <w:p w14:paraId="7F4B3B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1.3 min</w:t>
            </w:r>
          </w:p>
        </w:tc>
      </w:tr>
      <w:tr w:rsidR="00810D7B" w:rsidRPr="00C17150" w14:paraId="0E89E305" w14:textId="77777777" w:rsidTr="00970779">
        <w:tc>
          <w:tcPr>
            <w:tcW w:w="0" w:type="auto"/>
          </w:tcPr>
          <w:p w14:paraId="4C6668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KNN</w:t>
            </w:r>
          </w:p>
        </w:tc>
        <w:tc>
          <w:tcPr>
            <w:tcW w:w="0" w:type="auto"/>
          </w:tcPr>
          <w:p w14:paraId="0FCB9C3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64.7%</w:t>
            </w:r>
          </w:p>
        </w:tc>
        <w:tc>
          <w:tcPr>
            <w:tcW w:w="0" w:type="auto"/>
          </w:tcPr>
          <w:p w14:paraId="113456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63.2%</w:t>
            </w:r>
          </w:p>
        </w:tc>
        <w:tc>
          <w:tcPr>
            <w:tcW w:w="0" w:type="auto"/>
          </w:tcPr>
          <w:p w14:paraId="1FE45DC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66.3%</w:t>
            </w:r>
          </w:p>
        </w:tc>
        <w:tc>
          <w:tcPr>
            <w:tcW w:w="0" w:type="auto"/>
          </w:tcPr>
          <w:p w14:paraId="16EE6E6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64.7%</w:t>
            </w:r>
          </w:p>
        </w:tc>
        <w:tc>
          <w:tcPr>
            <w:tcW w:w="0" w:type="auto"/>
          </w:tcPr>
          <w:p w14:paraId="540DB6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0.68</w:t>
            </w:r>
          </w:p>
        </w:tc>
        <w:tc>
          <w:tcPr>
            <w:tcW w:w="0" w:type="auto"/>
          </w:tcPr>
          <w:p w14:paraId="2D2564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 min</w:t>
            </w:r>
          </w:p>
        </w:tc>
      </w:tr>
      <w:tr w:rsidR="00810D7B" w:rsidRPr="00C17150" w14:paraId="4838D384" w14:textId="77777777" w:rsidTr="00970779">
        <w:tc>
          <w:tcPr>
            <w:tcW w:w="0" w:type="auto"/>
          </w:tcPr>
          <w:p w14:paraId="5AD6E6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Ensemble</w:t>
            </w:r>
          </w:p>
        </w:tc>
        <w:tc>
          <w:tcPr>
            <w:tcW w:w="0" w:type="auto"/>
          </w:tcPr>
          <w:p w14:paraId="014BD7E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76.3%</w:t>
            </w:r>
          </w:p>
        </w:tc>
        <w:tc>
          <w:tcPr>
            <w:tcW w:w="0" w:type="auto"/>
          </w:tcPr>
          <w:p w14:paraId="55A68AA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74.8%</w:t>
            </w:r>
          </w:p>
        </w:tc>
        <w:tc>
          <w:tcPr>
            <w:tcW w:w="0" w:type="auto"/>
          </w:tcPr>
          <w:p w14:paraId="71227C1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77.9%</w:t>
            </w:r>
          </w:p>
        </w:tc>
        <w:tc>
          <w:tcPr>
            <w:tcW w:w="0" w:type="auto"/>
          </w:tcPr>
          <w:p w14:paraId="5300607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76.3%</w:t>
            </w:r>
          </w:p>
        </w:tc>
        <w:tc>
          <w:tcPr>
            <w:tcW w:w="0" w:type="auto"/>
          </w:tcPr>
          <w:p w14:paraId="50819FD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0.82</w:t>
            </w:r>
          </w:p>
        </w:tc>
        <w:tc>
          <w:tcPr>
            <w:tcW w:w="0" w:type="auto"/>
          </w:tcPr>
          <w:p w14:paraId="17DE5A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N/A</w:t>
            </w:r>
          </w:p>
        </w:tc>
      </w:tr>
    </w:tbl>
    <w:p w14:paraId="3843FD8D" w14:textId="77777777" w:rsidR="00330342" w:rsidRDefault="00330342" w:rsidP="00C17150">
      <w:pPr>
        <w:pStyle w:val="BodyText"/>
        <w:spacing w:line="360" w:lineRule="auto"/>
        <w:jc w:val="both"/>
        <w:rPr>
          <w:ins w:id="161" w:author="AFFUL-DADZIE ANTHONY" w:date="2025-10-24T09:30:00Z" w16du:dateUtc="2025-10-24T09:30:00Z"/>
          <w:rFonts w:ascii="Times New Roman" w:hAnsi="Times New Roman" w:cs="Times New Roman"/>
        </w:rPr>
      </w:pPr>
    </w:p>
    <w:p w14:paraId="065C4DDB" w14:textId="5F7F78A3" w:rsidR="00970779" w:rsidRDefault="00ED192F" w:rsidP="00C17150">
      <w:pPr>
        <w:pStyle w:val="BodyText"/>
        <w:spacing w:line="360" w:lineRule="auto"/>
        <w:jc w:val="both"/>
        <w:rPr>
          <w:rFonts w:ascii="Times New Roman" w:hAnsi="Times New Roman" w:cs="Times New Roman"/>
        </w:rPr>
      </w:pPr>
      <w:r w:rsidRPr="00C17150">
        <w:rPr>
          <w:rFonts w:ascii="Times New Roman" w:hAnsi="Times New Roman" w:cs="Times New Roman"/>
        </w:rPr>
        <w:t>Table 4.4 presents the performance metrics for all twelve machine learning algorithms evaluated in this study, enabling direct comparison across different modeling approaches. The table includes six key performance indicators: accuracy (overall correctness of predictions), precision (proportion of positive predictions that were correct), recall (proportion of actual positives correctly identified), F1-score (harmonic mean of precision and recall), AUC-ROC (area under the receiver operating characteristic curve measuring discrimination ability), and training time (computational efficiency measured in minutes).</w:t>
      </w:r>
    </w:p>
    <w:p w14:paraId="4717445F" w14:textId="12815310" w:rsidR="00064632" w:rsidRPr="00C17150" w:rsidRDefault="00000000" w:rsidP="00C17150">
      <w:pPr>
        <w:pStyle w:val="BodyText"/>
        <w:spacing w:line="360" w:lineRule="auto"/>
        <w:jc w:val="both"/>
        <w:rPr>
          <w:rFonts w:ascii="Times New Roman" w:hAnsi="Times New Roman" w:cs="Times New Roman"/>
        </w:rPr>
      </w:pPr>
      <w:r w:rsidRPr="009F73E9">
        <w:rPr>
          <w:rFonts w:ascii="Times New Roman" w:hAnsi="Times New Roman" w:cs="Times New Roman"/>
          <w:b/>
          <w:bCs/>
        </w:rPr>
        <w:t>XGBoost (75.1% Accuracy, AUC: 0.81):</w:t>
      </w:r>
    </w:p>
    <w:p w14:paraId="62A6CD0C" w14:textId="4D94E8A8"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XGBoost emerged as the top individual performer, achieving 75.1% accuracy on the held-out test set. This gradient boosting framework excels at capturing complex non-linear relationships and feature interactions between sentiment variables and price movements. The model demonstrated strong precision (73.8%), indicating reliable positive predictions with relatively few false alarms that could lead to unprofitable trading decisions.</w:t>
      </w:r>
    </w:p>
    <w:p w14:paraId="50B8872F" w14:textId="3407C4DA" w:rsidR="00970779" w:rsidRPr="00C17150" w:rsidRDefault="00970779"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The analysis revealed that sentiment momentum (rate of change in sentiment) was the most predictive feature (SHAP value contribution: 0.18), followed by aggregated sentiment score (0.15), RSI technical indicator (0.12), and sentiment volatility (0.10). This finding confirms that both sentiment levels and their dynamic characteristics contribute significantly to predictive power, with changing sentiment patterns being particularly informative for anticipating price movements.</w:t>
      </w:r>
    </w:p>
    <w:p w14:paraId="2B3AC39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Long Short-Term Memory Networks (74.2% Accuracy, AUC: 0.79):</w:t>
      </w:r>
    </w:p>
    <w:p w14:paraId="086EC6A9" w14:textId="1B6A717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LSTM neural networks, specifically designed for sequential data analysis, achieved 74.2% accuracy by effectively modeling temporal dependencies in sentiment time series. The optimized architecture consisted of two LSTM layers (128 and 64 units respectively) followed by dropout layers (rate: 0.3) and a dense output layer with sigmoid activation for binary classification.</w:t>
      </w:r>
    </w:p>
    <w:p w14:paraId="3D7AD6E7" w14:textId="0BD890C4" w:rsidR="00970779"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LSTM model excelled at capturing sentiment trends and momentum patterns, learning to identify sophisticated patterns where sustained positive or negative sentiment preceded significant price movements. The model’s ability to maintain long-term memory through its gating mechanisms enabled it to contextualize current sentiment within historical patterns, improving prediction accuracy beyond what simpler models could achieve.</w:t>
      </w:r>
    </w:p>
    <w:p w14:paraId="3FECCAF5"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CatBoost (73.9% Accuracy, AUC: 0.80):</w:t>
      </w:r>
    </w:p>
    <w:p w14:paraId="232F4B6E" w14:textId="0EFC3CA7" w:rsidR="00970779"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CatBoost, a gradient boosting library optimized for categorical features and robust to overfitting, achieved 73.9% accuracy with the fastest training time among top performers (8.9 minutes). The model’s built-in handling of categorical variables (sector classification, news source identifiers) without extensive preprocessing contributed significantly to its efficiency and practical applicability.</w:t>
      </w:r>
    </w:p>
    <w:p w14:paraId="0F44DE06" w14:textId="77777777" w:rsidR="00064632" w:rsidRPr="009F73E9" w:rsidRDefault="00000000" w:rsidP="00C17150">
      <w:pPr>
        <w:pStyle w:val="Heading3"/>
        <w:spacing w:line="360" w:lineRule="auto"/>
        <w:jc w:val="both"/>
        <w:rPr>
          <w:rFonts w:ascii="Times New Roman" w:hAnsi="Times New Roman" w:cs="Times New Roman"/>
          <w:color w:val="auto"/>
        </w:rPr>
      </w:pPr>
      <w:bookmarkStart w:id="162" w:name="ensemble-model-performance"/>
      <w:bookmarkEnd w:id="160"/>
      <w:r w:rsidRPr="00C17150">
        <w:rPr>
          <w:rFonts w:ascii="Times New Roman" w:hAnsi="Times New Roman" w:cs="Times New Roman"/>
          <w:color w:val="auto"/>
        </w:rPr>
        <w:t>4.4.</w:t>
      </w:r>
      <w:r w:rsidRPr="009F73E9">
        <w:rPr>
          <w:rFonts w:ascii="Times New Roman" w:hAnsi="Times New Roman" w:cs="Times New Roman"/>
          <w:color w:val="auto"/>
        </w:rPr>
        <w:t>3 Ensemble Model Performance</w:t>
      </w:r>
    </w:p>
    <w:p w14:paraId="3249634F" w14:textId="55A2F50D" w:rsidR="00B513F2" w:rsidRDefault="00000000" w:rsidP="00C17150">
      <w:pPr>
        <w:pStyle w:val="FirstParagraph"/>
        <w:spacing w:line="360" w:lineRule="auto"/>
        <w:jc w:val="both"/>
        <w:rPr>
          <w:rFonts w:ascii="Times New Roman" w:hAnsi="Times New Roman" w:cs="Times New Roman"/>
        </w:rPr>
      </w:pPr>
      <w:r w:rsidRPr="009F73E9">
        <w:rPr>
          <w:rFonts w:ascii="Times New Roman" w:hAnsi="Times New Roman" w:cs="Times New Roman"/>
        </w:rPr>
        <w:t>The ensemble model, combining predictions from the top three individual models (XGBoost, LSTM, CatBoost) using weighted voting based on validation performance, achieved the highest accuracy of 76.3% with an AUC-ROC of 0.82. The ensemble</w:t>
      </w:r>
      <w:r w:rsidRPr="00C17150">
        <w:rPr>
          <w:rFonts w:ascii="Times New Roman" w:hAnsi="Times New Roman" w:cs="Times New Roman"/>
        </w:rPr>
        <w:t xml:space="preserve"> approach effectively leverages the complementary strengths of different algorithmic approaches, with XGBoost capturing non-linear feature interactions, LSTM modeling temporal patterns, and CatBoost handling categorical features efficiently.</w:t>
      </w:r>
    </w:p>
    <w:p w14:paraId="6BFB53BC"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Table 4.5: Ensemble Model Detailed Performance Metrics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6"/>
        <w:gridCol w:w="2803"/>
      </w:tblGrid>
      <w:tr w:rsidR="00810D7B" w:rsidRPr="00C17150" w14:paraId="3F7EE753" w14:textId="77777777" w:rsidTr="00970779">
        <w:trPr>
          <w:cnfStyle w:val="100000000000" w:firstRow="1" w:lastRow="0" w:firstColumn="0" w:lastColumn="0" w:oddVBand="0" w:evenVBand="0" w:oddHBand="0" w:evenHBand="0" w:firstRowFirstColumn="0" w:firstRowLastColumn="0" w:lastRowFirstColumn="0" w:lastRowLastColumn="0"/>
          <w:tblHeader/>
        </w:trPr>
        <w:tc>
          <w:tcPr>
            <w:tcW w:w="0" w:type="auto"/>
          </w:tcPr>
          <w:p w14:paraId="23C83BF9"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Metric</w:t>
            </w:r>
          </w:p>
        </w:tc>
        <w:tc>
          <w:tcPr>
            <w:tcW w:w="0" w:type="auto"/>
          </w:tcPr>
          <w:p w14:paraId="53B18FDB"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Value</w:t>
            </w:r>
          </w:p>
        </w:tc>
        <w:tc>
          <w:tcPr>
            <w:tcW w:w="0" w:type="auto"/>
          </w:tcPr>
          <w:p w14:paraId="5DE89A93"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95% Confidence Interval</w:t>
            </w:r>
          </w:p>
        </w:tc>
      </w:tr>
      <w:tr w:rsidR="00810D7B" w:rsidRPr="00C17150" w14:paraId="44FE4435" w14:textId="77777777" w:rsidTr="00970779">
        <w:tc>
          <w:tcPr>
            <w:tcW w:w="0" w:type="auto"/>
          </w:tcPr>
          <w:p w14:paraId="027D20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Accuracy</w:t>
            </w:r>
          </w:p>
        </w:tc>
        <w:tc>
          <w:tcPr>
            <w:tcW w:w="0" w:type="auto"/>
          </w:tcPr>
          <w:p w14:paraId="1556094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20ADC22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45BAC684" w14:textId="77777777" w:rsidTr="00970779">
        <w:tc>
          <w:tcPr>
            <w:tcW w:w="0" w:type="auto"/>
          </w:tcPr>
          <w:p w14:paraId="698B90A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Precision</w:t>
            </w:r>
          </w:p>
        </w:tc>
        <w:tc>
          <w:tcPr>
            <w:tcW w:w="0" w:type="auto"/>
          </w:tcPr>
          <w:p w14:paraId="2A382F2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w:t>
            </w:r>
          </w:p>
        </w:tc>
        <w:tc>
          <w:tcPr>
            <w:tcW w:w="0" w:type="auto"/>
          </w:tcPr>
          <w:p w14:paraId="4874D92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 - 73.4%</w:t>
            </w:r>
          </w:p>
        </w:tc>
      </w:tr>
      <w:tr w:rsidR="00810D7B" w:rsidRPr="00C17150" w14:paraId="0EEE1262" w14:textId="77777777" w:rsidTr="00970779">
        <w:tc>
          <w:tcPr>
            <w:tcW w:w="0" w:type="auto"/>
          </w:tcPr>
          <w:p w14:paraId="295E95A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Recall</w:t>
            </w:r>
          </w:p>
        </w:tc>
        <w:tc>
          <w:tcPr>
            <w:tcW w:w="0" w:type="auto"/>
          </w:tcPr>
          <w:p w14:paraId="2C9F66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74.6%</w:t>
            </w:r>
          </w:p>
        </w:tc>
        <w:tc>
          <w:tcPr>
            <w:tcW w:w="0" w:type="auto"/>
          </w:tcPr>
          <w:p w14:paraId="7A2595B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73.1% - 76.1%</w:t>
            </w:r>
          </w:p>
        </w:tc>
      </w:tr>
      <w:tr w:rsidR="00810D7B" w:rsidRPr="00C17150" w14:paraId="3AF0EE8B" w14:textId="77777777" w:rsidTr="00970779">
        <w:tc>
          <w:tcPr>
            <w:tcW w:w="0" w:type="auto"/>
          </w:tcPr>
          <w:p w14:paraId="5E43FF5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F1-Score</w:t>
            </w:r>
          </w:p>
        </w:tc>
        <w:tc>
          <w:tcPr>
            <w:tcW w:w="0" w:type="auto"/>
          </w:tcPr>
          <w:p w14:paraId="71A84A6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603A62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5B3D74A7" w14:textId="77777777" w:rsidTr="00970779">
        <w:tc>
          <w:tcPr>
            <w:tcW w:w="0" w:type="auto"/>
          </w:tcPr>
          <w:p w14:paraId="47FC0DE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AUC-ROC</w:t>
            </w:r>
          </w:p>
        </w:tc>
        <w:tc>
          <w:tcPr>
            <w:tcW w:w="0" w:type="auto"/>
          </w:tcPr>
          <w:p w14:paraId="2BAF4F9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0.78</w:t>
            </w:r>
          </w:p>
        </w:tc>
        <w:tc>
          <w:tcPr>
            <w:tcW w:w="0" w:type="auto"/>
          </w:tcPr>
          <w:p w14:paraId="7F8CE51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0.76 - 0.80</w:t>
            </w:r>
          </w:p>
        </w:tc>
      </w:tr>
      <w:tr w:rsidR="00810D7B" w:rsidRPr="00C17150" w14:paraId="59D30AA7" w14:textId="77777777" w:rsidTr="00970779">
        <w:tc>
          <w:tcPr>
            <w:tcW w:w="0" w:type="auto"/>
          </w:tcPr>
          <w:p w14:paraId="5FB107A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Specificity</w:t>
            </w:r>
          </w:p>
        </w:tc>
        <w:tc>
          <w:tcPr>
            <w:tcW w:w="0" w:type="auto"/>
          </w:tcPr>
          <w:p w14:paraId="257F7B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71.7%</w:t>
            </w:r>
          </w:p>
        </w:tc>
        <w:tc>
          <w:tcPr>
            <w:tcW w:w="0" w:type="auto"/>
          </w:tcPr>
          <w:p w14:paraId="26B070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70.1% - 73.3%</w:t>
            </w:r>
          </w:p>
        </w:tc>
      </w:tr>
    </w:tbl>
    <w:p w14:paraId="5CE6F9AA" w14:textId="77777777" w:rsidR="004E42AB" w:rsidRPr="00C17150" w:rsidRDefault="004E42AB" w:rsidP="00C17150">
      <w:pPr>
        <w:spacing w:line="360" w:lineRule="auto"/>
        <w:jc w:val="both"/>
        <w:rPr>
          <w:rFonts w:ascii="Times New Roman" w:hAnsi="Times New Roman" w:cs="Times New Roman"/>
        </w:rPr>
      </w:pPr>
    </w:p>
    <w:p w14:paraId="42B7C219" w14:textId="77777777" w:rsidR="009F73E9" w:rsidRDefault="004E42AB" w:rsidP="009F73E9">
      <w:pPr>
        <w:spacing w:line="360" w:lineRule="auto"/>
        <w:jc w:val="both"/>
        <w:rPr>
          <w:rFonts w:ascii="Times New Roman" w:hAnsi="Times New Roman" w:cs="Times New Roman"/>
        </w:rPr>
      </w:pPr>
      <w:r w:rsidRPr="00C17150">
        <w:rPr>
          <w:rFonts w:ascii="Times New Roman" w:hAnsi="Times New Roman" w:cs="Times New Roman"/>
        </w:rPr>
        <w:t>Table 4.5 reports six key performance indicators with 95% confidence intervals quantifying estimation uncertainty: accuracy, precision, recall, F1-score, AUC-ROC, and specificity. These metrics comprehensively characterize the ensemble's classification performance across multiple dimensions, enabling assessment of both overall effectiveness and class-specific behavior through precision-recall balance and specificity measurement.</w:t>
      </w:r>
    </w:p>
    <w:p w14:paraId="104CA055" w14:textId="741AC9AC" w:rsidR="00064632" w:rsidRPr="00C17150" w:rsidRDefault="00000000" w:rsidP="009F73E9">
      <w:pPr>
        <w:spacing w:line="360" w:lineRule="auto"/>
        <w:jc w:val="both"/>
        <w:rPr>
          <w:rFonts w:ascii="Times New Roman" w:hAnsi="Times New Roman" w:cs="Times New Roman"/>
        </w:rPr>
      </w:pPr>
      <w:r w:rsidRPr="009F73E9">
        <w:rPr>
          <w:rFonts w:ascii="Times New Roman" w:hAnsi="Times New Roman" w:cs="Times New Roman"/>
          <w:b/>
          <w:bCs/>
        </w:rPr>
        <w:t>Key Performance Insights:</w:t>
      </w:r>
    </w:p>
    <w:p w14:paraId="66AF936D" w14:textId="6E477A4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Balanced Performance:</w:t>
      </w:r>
      <w:r w:rsidRPr="00C17150">
        <w:rPr>
          <w:rFonts w:ascii="Times New Roman" w:hAnsi="Times New Roman" w:cs="Times New Roman"/>
        </w:rPr>
        <w:t xml:space="preserve"> The similar precision (71.8%) and recall (74.6%) indicate balanced performance in identifying both price increases and decreases, avoiding the common pitfall of models that achieve high accuracy by predominantly predicting one class. This balance is crucial for practical trading applications where both </w:t>
      </w:r>
      <w:r w:rsidR="00970779" w:rsidRPr="00C17150">
        <w:rPr>
          <w:rFonts w:ascii="Times New Roman" w:hAnsi="Times New Roman" w:cs="Times New Roman"/>
        </w:rPr>
        <w:t>buying</w:t>
      </w:r>
      <w:r w:rsidRPr="00C17150">
        <w:rPr>
          <w:rFonts w:ascii="Times New Roman" w:hAnsi="Times New Roman" w:cs="Times New Roman"/>
        </w:rPr>
        <w:t xml:space="preserve"> and sell signals must be reliable.</w:t>
      </w:r>
    </w:p>
    <w:p w14:paraId="358174C2" w14:textId="6FB5D1A4" w:rsidR="009F73E9"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Strong Discrimination:</w:t>
      </w:r>
      <w:r w:rsidRPr="00C17150">
        <w:rPr>
          <w:rFonts w:ascii="Times New Roman" w:hAnsi="Times New Roman" w:cs="Times New Roman"/>
        </w:rPr>
        <w:t xml:space="preserve"> The AUC-ROC of 0.78 indicates good discrimination ability, meaning the model effectively distinguishes between up and down price movements across various probability thresholds. This metric is particularly valuable as it is insensitive to class imbalance and provides a comprehensive assessment of classification performance</w:t>
      </w:r>
      <w:r w:rsidR="009F73E9">
        <w:rPr>
          <w:rFonts w:ascii="Times New Roman" w:hAnsi="Times New Roman" w:cs="Times New Roman"/>
        </w:rPr>
        <w:t>.</w:t>
      </w:r>
    </w:p>
    <w:p w14:paraId="376C08D7" w14:textId="27EB5178" w:rsidR="00064632" w:rsidRPr="00AC1E25" w:rsidDel="00330342" w:rsidRDefault="00000000" w:rsidP="00C17150">
      <w:pPr>
        <w:pStyle w:val="BodyText"/>
        <w:spacing w:line="360" w:lineRule="auto"/>
        <w:jc w:val="both"/>
        <w:rPr>
          <w:del w:id="163" w:author="AFFUL-DADZIE ANTHONY" w:date="2025-10-24T09:32:00Z" w16du:dateUtc="2025-10-24T09:32:00Z"/>
          <w:rFonts w:ascii="Times New Roman" w:hAnsi="Times New Roman" w:cs="Times New Roman"/>
        </w:rPr>
      </w:pPr>
      <w:commentRangeStart w:id="164"/>
      <w:del w:id="165" w:author="AFFUL-DADZIE ANTHONY" w:date="2025-10-24T09:32:00Z" w16du:dateUtc="2025-10-24T09:32:00Z">
        <w:r w:rsidRPr="00C17150" w:rsidDel="00330342">
          <w:rPr>
            <w:rFonts w:ascii="Times New Roman" w:hAnsi="Times New Roman" w:cs="Times New Roman"/>
            <w:b/>
            <w:bCs/>
          </w:rPr>
          <w:lastRenderedPageBreak/>
          <w:delText>Figure 4.4: Model Performance Comparison</w:delText>
        </w:r>
        <w:commentRangeEnd w:id="164"/>
        <w:r w:rsidR="00330342" w:rsidDel="00330342">
          <w:rPr>
            <w:rStyle w:val="CommentReference"/>
          </w:rPr>
          <w:commentReference w:id="164"/>
        </w:r>
      </w:del>
    </w:p>
    <w:p w14:paraId="2D5A71F0" w14:textId="234737CD" w:rsidR="00B513F2" w:rsidRDefault="002B0B0A" w:rsidP="0093560A">
      <w:pPr>
        <w:pStyle w:val="BodyText"/>
        <w:spacing w:line="360" w:lineRule="auto"/>
        <w:jc w:val="center"/>
        <w:rPr>
          <w:rFonts w:ascii="Times New Roman" w:hAnsi="Times New Roman" w:cs="Times New Roman"/>
        </w:rPr>
      </w:pPr>
      <w:r>
        <w:rPr>
          <w:noProof/>
          <w:sz w:val="16"/>
          <w:szCs w:val="16"/>
        </w:rPr>
        <w:drawing>
          <wp:inline distT="0" distB="0" distL="0" distR="0" wp14:anchorId="7E348A16" wp14:editId="6915A51B">
            <wp:extent cx="5497033" cy="3520440"/>
            <wp:effectExtent l="0" t="0" r="8890" b="3810"/>
            <wp:docPr id="115497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13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44588" cy="3550895"/>
                    </a:xfrm>
                    <a:prstGeom prst="rect">
                      <a:avLst/>
                    </a:prstGeom>
                  </pic:spPr>
                </pic:pic>
              </a:graphicData>
            </a:graphic>
          </wp:inline>
        </w:drawing>
      </w:r>
      <w:commentRangeStart w:id="166"/>
      <w:commentRangeEnd w:id="166"/>
      <w:r w:rsidR="00330342">
        <w:rPr>
          <w:rStyle w:val="CommentReference"/>
        </w:rPr>
        <w:commentReference w:id="166"/>
      </w:r>
    </w:p>
    <w:p w14:paraId="7F84FFF6" w14:textId="490C1569" w:rsidR="00D37BA5" w:rsidRPr="00D37BA5" w:rsidRDefault="00D37BA5" w:rsidP="0093560A">
      <w:pPr>
        <w:pStyle w:val="BodyText"/>
        <w:spacing w:line="360" w:lineRule="auto"/>
        <w:ind w:left="1440" w:firstLine="720"/>
        <w:jc w:val="both"/>
        <w:rPr>
          <w:rFonts w:ascii="Times New Roman" w:hAnsi="Times New Roman" w:cs="Times New Roman"/>
          <w:i/>
        </w:rPr>
      </w:pPr>
      <w:commentRangeStart w:id="167"/>
      <w:r w:rsidRPr="003B015A">
        <w:rPr>
          <w:rFonts w:ascii="Times New Roman" w:hAnsi="Times New Roman" w:cs="Times New Roman"/>
          <w:i/>
          <w:highlight w:val="yellow"/>
          <w:rPrChange w:id="168" w:author="Office" w:date="2025-10-26T17:32:00Z" w16du:dateUtc="2025-10-26T17:32:00Z">
            <w:rPr>
              <w:rFonts w:ascii="Times New Roman" w:hAnsi="Times New Roman" w:cs="Times New Roman"/>
              <w:i/>
            </w:rPr>
          </w:rPrChange>
        </w:rPr>
        <w:t>Figure 4.4.a: Model Performance Comparison</w:t>
      </w:r>
      <w:commentRangeEnd w:id="167"/>
      <w:r w:rsidRPr="003B015A">
        <w:rPr>
          <w:rStyle w:val="CommentReference"/>
          <w:highlight w:val="yellow"/>
          <w:rPrChange w:id="169" w:author="Office" w:date="2025-10-26T17:32:00Z" w16du:dateUtc="2025-10-26T17:32:00Z">
            <w:rPr>
              <w:rStyle w:val="CommentReference"/>
            </w:rPr>
          </w:rPrChange>
        </w:rPr>
        <w:commentReference w:id="167"/>
      </w:r>
    </w:p>
    <w:p w14:paraId="57A45D1C" w14:textId="07855A2F" w:rsidR="002B0B0A"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1E16863" wp14:editId="18B19B50">
            <wp:extent cx="4940135" cy="3227167"/>
            <wp:effectExtent l="0" t="0" r="0" b="0"/>
            <wp:docPr id="188041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8949" name="Picture 1880418949"/>
                    <pic:cNvPicPr/>
                  </pic:nvPicPr>
                  <pic:blipFill>
                    <a:blip r:embed="rId20">
                      <a:extLst>
                        <a:ext uri="{28A0092B-C50C-407E-A947-70E740481C1C}">
                          <a14:useLocalDpi xmlns:a14="http://schemas.microsoft.com/office/drawing/2010/main" val="0"/>
                        </a:ext>
                      </a:extLst>
                    </a:blip>
                    <a:stretch>
                      <a:fillRect/>
                    </a:stretch>
                  </pic:blipFill>
                  <pic:spPr>
                    <a:xfrm>
                      <a:off x="0" y="0"/>
                      <a:ext cx="4976802" cy="3251120"/>
                    </a:xfrm>
                    <a:prstGeom prst="rect">
                      <a:avLst/>
                    </a:prstGeom>
                  </pic:spPr>
                </pic:pic>
              </a:graphicData>
            </a:graphic>
          </wp:inline>
        </w:drawing>
      </w:r>
    </w:p>
    <w:p w14:paraId="1DD228C6" w14:textId="31B4BD68" w:rsidR="00D37BA5" w:rsidRPr="00C17150" w:rsidRDefault="00D37BA5" w:rsidP="0093560A">
      <w:pPr>
        <w:pStyle w:val="BodyText"/>
        <w:spacing w:line="360" w:lineRule="auto"/>
        <w:ind w:left="1440" w:firstLine="720"/>
        <w:jc w:val="both"/>
        <w:rPr>
          <w:rFonts w:ascii="Times New Roman" w:hAnsi="Times New Roman" w:cs="Times New Roman"/>
          <w:i/>
        </w:rPr>
      </w:pPr>
      <w:commentRangeStart w:id="170"/>
      <w:r w:rsidRPr="003B015A">
        <w:rPr>
          <w:rFonts w:ascii="Times New Roman" w:hAnsi="Times New Roman" w:cs="Times New Roman"/>
          <w:i/>
          <w:highlight w:val="yellow"/>
          <w:rPrChange w:id="171" w:author="Office" w:date="2025-10-26T17:33:00Z" w16du:dateUtc="2025-10-26T17:33:00Z">
            <w:rPr>
              <w:rFonts w:ascii="Times New Roman" w:hAnsi="Times New Roman" w:cs="Times New Roman"/>
              <w:i/>
            </w:rPr>
          </w:rPrChange>
        </w:rPr>
        <w:t>Figure 4.4. b: Model Performance Comparison</w:t>
      </w:r>
      <w:commentRangeEnd w:id="170"/>
      <w:r w:rsidRPr="003B015A">
        <w:rPr>
          <w:rStyle w:val="CommentReference"/>
          <w:highlight w:val="yellow"/>
          <w:rPrChange w:id="172" w:author="Office" w:date="2025-10-26T17:33:00Z" w16du:dateUtc="2025-10-26T17:33:00Z">
            <w:rPr>
              <w:rStyle w:val="CommentReference"/>
            </w:rPr>
          </w:rPrChange>
        </w:rPr>
        <w:commentReference w:id="170"/>
      </w:r>
    </w:p>
    <w:p w14:paraId="2553E057" w14:textId="77777777" w:rsidR="00D37BA5" w:rsidRDefault="00D37BA5" w:rsidP="00C17150">
      <w:pPr>
        <w:pStyle w:val="BodyText"/>
        <w:spacing w:line="360" w:lineRule="auto"/>
        <w:jc w:val="both"/>
        <w:rPr>
          <w:rFonts w:ascii="Times New Roman" w:hAnsi="Times New Roman" w:cs="Times New Roman"/>
        </w:rPr>
      </w:pPr>
    </w:p>
    <w:p w14:paraId="430436BD" w14:textId="18FD4B5B" w:rsidR="002B0B0A"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840AD23" wp14:editId="26F3A072">
            <wp:extent cx="5237018" cy="3456489"/>
            <wp:effectExtent l="0" t="0" r="1905" b="0"/>
            <wp:docPr id="208195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7199" name="Picture 2081957199"/>
                    <pic:cNvPicPr/>
                  </pic:nvPicPr>
                  <pic:blipFill>
                    <a:blip r:embed="rId21">
                      <a:extLst>
                        <a:ext uri="{28A0092B-C50C-407E-A947-70E740481C1C}">
                          <a14:useLocalDpi xmlns:a14="http://schemas.microsoft.com/office/drawing/2010/main" val="0"/>
                        </a:ext>
                      </a:extLst>
                    </a:blip>
                    <a:stretch>
                      <a:fillRect/>
                    </a:stretch>
                  </pic:blipFill>
                  <pic:spPr>
                    <a:xfrm>
                      <a:off x="0" y="0"/>
                      <a:ext cx="5275189" cy="3481682"/>
                    </a:xfrm>
                    <a:prstGeom prst="rect">
                      <a:avLst/>
                    </a:prstGeom>
                  </pic:spPr>
                </pic:pic>
              </a:graphicData>
            </a:graphic>
          </wp:inline>
        </w:drawing>
      </w:r>
    </w:p>
    <w:p w14:paraId="48336B35" w14:textId="79728B1E" w:rsidR="00D37BA5" w:rsidRPr="00C17150" w:rsidRDefault="00D37BA5" w:rsidP="0093560A">
      <w:pPr>
        <w:pStyle w:val="BodyText"/>
        <w:spacing w:line="360" w:lineRule="auto"/>
        <w:ind w:left="2160" w:firstLine="720"/>
        <w:jc w:val="both"/>
        <w:rPr>
          <w:rFonts w:ascii="Times New Roman" w:hAnsi="Times New Roman" w:cs="Times New Roman"/>
          <w:i/>
        </w:rPr>
      </w:pPr>
      <w:commentRangeStart w:id="173"/>
      <w:r w:rsidRPr="003B015A">
        <w:rPr>
          <w:rFonts w:ascii="Times New Roman" w:hAnsi="Times New Roman" w:cs="Times New Roman"/>
          <w:i/>
          <w:highlight w:val="yellow"/>
          <w:rPrChange w:id="174" w:author="Office" w:date="2025-10-26T17:33:00Z" w16du:dateUtc="2025-10-26T17:33:00Z">
            <w:rPr>
              <w:rFonts w:ascii="Times New Roman" w:hAnsi="Times New Roman" w:cs="Times New Roman"/>
              <w:i/>
            </w:rPr>
          </w:rPrChange>
        </w:rPr>
        <w:t>Figure 4.4. c: Model Performance Comparison</w:t>
      </w:r>
      <w:commentRangeEnd w:id="173"/>
      <w:r w:rsidRPr="003B015A">
        <w:rPr>
          <w:rStyle w:val="CommentReference"/>
          <w:highlight w:val="yellow"/>
          <w:rPrChange w:id="175" w:author="Office" w:date="2025-10-26T17:33:00Z" w16du:dateUtc="2025-10-26T17:33:00Z">
            <w:rPr>
              <w:rStyle w:val="CommentReference"/>
            </w:rPr>
          </w:rPrChange>
        </w:rPr>
        <w:commentReference w:id="173"/>
      </w:r>
    </w:p>
    <w:p w14:paraId="25870765" w14:textId="77777777" w:rsidR="00D37BA5" w:rsidRDefault="00D37BA5" w:rsidP="00C17150">
      <w:pPr>
        <w:pStyle w:val="BodyText"/>
        <w:spacing w:line="360" w:lineRule="auto"/>
        <w:jc w:val="both"/>
        <w:rPr>
          <w:rFonts w:ascii="Times New Roman" w:hAnsi="Times New Roman" w:cs="Times New Roman"/>
        </w:rPr>
      </w:pPr>
    </w:p>
    <w:p w14:paraId="0EC183C8" w14:textId="025C2306" w:rsidR="002B0B0A" w:rsidRPr="00C17150"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3B85334" wp14:editId="509E3B1F">
            <wp:extent cx="4987636" cy="3353188"/>
            <wp:effectExtent l="0" t="0" r="3810" b="0"/>
            <wp:docPr id="1566918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8948" name="Picture 1566918948"/>
                    <pic:cNvPicPr/>
                  </pic:nvPicPr>
                  <pic:blipFill>
                    <a:blip r:embed="rId22">
                      <a:extLst>
                        <a:ext uri="{28A0092B-C50C-407E-A947-70E740481C1C}">
                          <a14:useLocalDpi xmlns:a14="http://schemas.microsoft.com/office/drawing/2010/main" val="0"/>
                        </a:ext>
                      </a:extLst>
                    </a:blip>
                    <a:stretch>
                      <a:fillRect/>
                    </a:stretch>
                  </pic:blipFill>
                  <pic:spPr>
                    <a:xfrm>
                      <a:off x="0" y="0"/>
                      <a:ext cx="5012919" cy="3370186"/>
                    </a:xfrm>
                    <a:prstGeom prst="rect">
                      <a:avLst/>
                    </a:prstGeom>
                  </pic:spPr>
                </pic:pic>
              </a:graphicData>
            </a:graphic>
          </wp:inline>
        </w:drawing>
      </w:r>
    </w:p>
    <w:p w14:paraId="6E7A9588" w14:textId="479C1435" w:rsidR="00970779" w:rsidRPr="00C17150" w:rsidRDefault="00970779" w:rsidP="0093560A">
      <w:pPr>
        <w:pStyle w:val="BodyText"/>
        <w:spacing w:line="360" w:lineRule="auto"/>
        <w:ind w:left="2160" w:firstLine="720"/>
        <w:jc w:val="both"/>
        <w:rPr>
          <w:rFonts w:ascii="Times New Roman" w:hAnsi="Times New Roman" w:cs="Times New Roman"/>
          <w:i/>
        </w:rPr>
      </w:pPr>
      <w:commentRangeStart w:id="176"/>
      <w:r w:rsidRPr="003B015A">
        <w:rPr>
          <w:rFonts w:ascii="Times New Roman" w:hAnsi="Times New Roman" w:cs="Times New Roman"/>
          <w:i/>
          <w:highlight w:val="yellow"/>
          <w:rPrChange w:id="177" w:author="Office" w:date="2025-10-26T17:34:00Z" w16du:dateUtc="2025-10-26T17:34:00Z">
            <w:rPr>
              <w:rFonts w:ascii="Times New Roman" w:hAnsi="Times New Roman" w:cs="Times New Roman"/>
              <w:i/>
            </w:rPr>
          </w:rPrChange>
        </w:rPr>
        <w:t>Figure 4.4</w:t>
      </w:r>
      <w:r w:rsidR="00D37BA5" w:rsidRPr="003B015A">
        <w:rPr>
          <w:rFonts w:ascii="Times New Roman" w:hAnsi="Times New Roman" w:cs="Times New Roman"/>
          <w:i/>
          <w:highlight w:val="yellow"/>
          <w:rPrChange w:id="178" w:author="Office" w:date="2025-10-26T17:34:00Z" w16du:dateUtc="2025-10-26T17:34:00Z">
            <w:rPr>
              <w:rFonts w:ascii="Times New Roman" w:hAnsi="Times New Roman" w:cs="Times New Roman"/>
              <w:i/>
            </w:rPr>
          </w:rPrChange>
        </w:rPr>
        <w:t>. d</w:t>
      </w:r>
      <w:r w:rsidRPr="003B015A">
        <w:rPr>
          <w:rFonts w:ascii="Times New Roman" w:hAnsi="Times New Roman" w:cs="Times New Roman"/>
          <w:i/>
          <w:highlight w:val="yellow"/>
          <w:rPrChange w:id="179" w:author="Office" w:date="2025-10-26T17:34:00Z" w16du:dateUtc="2025-10-26T17:34:00Z">
            <w:rPr>
              <w:rFonts w:ascii="Times New Roman" w:hAnsi="Times New Roman" w:cs="Times New Roman"/>
              <w:i/>
            </w:rPr>
          </w:rPrChange>
        </w:rPr>
        <w:t>: Model Performance Comparison</w:t>
      </w:r>
      <w:commentRangeEnd w:id="176"/>
      <w:r w:rsidR="00330342" w:rsidRPr="003B015A">
        <w:rPr>
          <w:rStyle w:val="CommentReference"/>
          <w:highlight w:val="yellow"/>
          <w:rPrChange w:id="180" w:author="Office" w:date="2025-10-26T17:34:00Z" w16du:dateUtc="2025-10-26T17:34:00Z">
            <w:rPr>
              <w:rStyle w:val="CommentReference"/>
            </w:rPr>
          </w:rPrChange>
        </w:rPr>
        <w:commentReference w:id="176"/>
      </w:r>
    </w:p>
    <w:p w14:paraId="7A66ED6D" w14:textId="470392C0"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Figure 4.4 presents a comprehensive comparative analysis of predictive performance across 12 machine learning algorithms and 1 ensemble model, representing the most extensive algorithmic evaluation in GSE sentiment-based prediction research. This visualization is critical for validating the research hypothesis that sentiment analysis can achieve statistically significant predictive accuracy exceeding random chance.</w:t>
      </w:r>
    </w:p>
    <w:p w14:paraId="59AF7039" w14:textId="28DEBE90"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figure employs a multi-metric comparison chart, likely a grouped bar chart or radar chart, displaying five key performance indicators for each of the 13 models: (1) Accuracy (ranging from 64.7% for KNN to 76.3% for Ensemble), (2) Precision (63.2% to 74.8%), (3) Recall (66.3% to 77.9%), (4) F1-Score (64.7% to 76.3%), and (5) AUC-ROC (0.68 to 0.82). A secondary metric, training time (1.3 to 45.7 minutes), is displayed via a supplementary bar chart or </w:t>
      </w:r>
      <w:r w:rsidR="000E4731" w:rsidRPr="00C17150">
        <w:rPr>
          <w:rFonts w:ascii="Times New Roman" w:hAnsi="Times New Roman" w:cs="Times New Roman"/>
        </w:rPr>
        <w:t xml:space="preserve">colour </w:t>
      </w:r>
      <w:r w:rsidRPr="00C17150">
        <w:rPr>
          <w:rFonts w:ascii="Times New Roman" w:hAnsi="Times New Roman" w:cs="Times New Roman"/>
        </w:rPr>
        <w:t>gradient to illustrate computational efficiency trade-offs.</w:t>
      </w:r>
    </w:p>
    <w:p w14:paraId="2092807F" w14:textId="6C945C0F"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Ensemble Model (76.3% accuracy, AUC: 0.82): Combines predictions from XGBoost, LSTM, and CatBoost using weighted voting based on validation performance. This represents a 46.4% improvement over random chance (50% baseline), demonstrating genuine predictive capability with statistical significance (95% CI: 74.9%-77.7%).</w:t>
      </w:r>
    </w:p>
    <w:p w14:paraId="4AEE147D" w14:textId="1F4F78F8" w:rsidR="00B513F2"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XGBoost (75.1% accuracy, AUC: 0.81): The top individual performer, excelling at capturing complex non-linear relationships and feature interactions. SHAP value analysis revealed that sentiment momentum (rate of change) was the most predictive feature (contribution: 0.18), followed by aggregated sentiment score (0.15), RSI technical indicator (0.12), and sentiment volatility (0.10).</w:t>
      </w:r>
    </w:p>
    <w:p w14:paraId="319BB543" w14:textId="4E78BEB7" w:rsidR="00284A06" w:rsidRPr="00C17150" w:rsidRDefault="00077BF1"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00284A06" w:rsidRPr="00C17150">
        <w:rPr>
          <w:rFonts w:ascii="Times New Roman" w:hAnsi="Times New Roman" w:cs="Times New Roman"/>
        </w:rPr>
        <w:t xml:space="preserve">LSTM Networks (74.2% accuracy, AUC: 0.79): </w:t>
      </w:r>
      <w:r w:rsidR="009F73E9" w:rsidRPr="00284A06">
        <w:rPr>
          <w:rFonts w:ascii="Times New Roman" w:hAnsi="Times New Roman" w:cs="Times New Roman"/>
        </w:rPr>
        <w:t>Optimized</w:t>
      </w:r>
      <w:r w:rsidR="009F73E9">
        <w:rPr>
          <w:rFonts w:ascii="Times New Roman" w:hAnsi="Times New Roman" w:cs="Times New Roman"/>
        </w:rPr>
        <w:t xml:space="preserve"> </w:t>
      </w:r>
      <w:r w:rsidR="00284A06" w:rsidRPr="00C17150">
        <w:rPr>
          <w:rFonts w:ascii="Times New Roman" w:hAnsi="Times New Roman" w:cs="Times New Roman"/>
        </w:rPr>
        <w:t>architecture with two LSTM layers (128 and 64 units) + dropout (rate: 0.3) effectively models temporal dependencies in sentiment time series. The model's ability to maintain long-term memory through gating mechanisms enables contextualization of current sentiment within historical patterns, capturing sustained sentiment trends preceding significant price movements.</w:t>
      </w:r>
    </w:p>
    <w:p w14:paraId="3D858C01" w14:textId="0E6C8F51"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All models employed time-series aware cross-validation with walk-forward validation to respect temporal dependencies, splitting data into training (60%), validation (20%), and test (20%) sets using temporal partitions (not random sampling). This methodology prevents data leakage and provides realistic operational deployment estimates. Feature engineering incorporated 10 </w:t>
      </w:r>
      <w:r w:rsidRPr="00C17150">
        <w:rPr>
          <w:rFonts w:ascii="Times New Roman" w:hAnsi="Times New Roman" w:cs="Times New Roman"/>
        </w:rPr>
        <w:lastRenderedPageBreak/>
        <w:t xml:space="preserve">sentiment dimensions (scores, momentum, volatility, source weights, temporal indicators) and </w:t>
      </w:r>
      <w:del w:id="181" w:author="Office" w:date="2025-10-22T14:34:00Z" w16du:dateUtc="2025-10-22T14:34:00Z">
        <w:r w:rsidRPr="00C17150" w:rsidDel="000E4731">
          <w:rPr>
            <w:rFonts w:ascii="Times New Roman" w:hAnsi="Times New Roman" w:cs="Times New Roman"/>
          </w:rPr>
          <w:delText xml:space="preserve">6 </w:delText>
        </w:r>
      </w:del>
      <w:r w:rsidRPr="00C17150">
        <w:rPr>
          <w:rFonts w:ascii="Times New Roman" w:hAnsi="Times New Roman" w:cs="Times New Roman"/>
        </w:rPr>
        <w:t>technical indicators (RSI, MACD, Bollinger Bands, moving averages) as control variables, ensuring sentiment features provided incremental predictive value beyond standard technical analysis.</w:t>
      </w:r>
    </w:p>
    <w:p w14:paraId="7E330B47" w14:textId="4758D2D6" w:rsidR="00970779"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The narrow confidence intervals (±1.4 percentage points for accuracy) reflect the large test set size (3,040 observations) and consistent performance. Paired t-tests between the top 3 models revealed statistically significant differences (p &lt; 0.05), validating model selection decisions. The superior performance of gradient boosting methods (XGBoost, CatBoost, LightGBM) over traditional ML approaches (Logistic Regression, Naive Bayes) confirms that GSE price movements exhibit non-linear patterns better captured by ensemble tree-based methods.</w:t>
      </w:r>
    </w:p>
    <w:p w14:paraId="469BFDD7"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82" w:name="sentiment-price-correlation-analysis"/>
      <w:bookmarkEnd w:id="158"/>
      <w:bookmarkEnd w:id="162"/>
      <w:r w:rsidRPr="00C17150">
        <w:rPr>
          <w:rFonts w:ascii="Times New Roman" w:hAnsi="Times New Roman" w:cs="Times New Roman"/>
          <w:color w:val="auto"/>
          <w:sz w:val="24"/>
          <w:szCs w:val="24"/>
        </w:rPr>
        <w:t>4.5 Sentiment-Price Correlation Analysis</w:t>
      </w:r>
    </w:p>
    <w:p w14:paraId="696603D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3" w:name="granger-causality-testing-framework"/>
      <w:r w:rsidRPr="00C17150">
        <w:rPr>
          <w:rFonts w:ascii="Times New Roman" w:hAnsi="Times New Roman" w:cs="Times New Roman"/>
          <w:color w:val="auto"/>
        </w:rPr>
        <w:t xml:space="preserve">4.5.1 </w:t>
      </w:r>
      <w:r w:rsidRPr="009F73E9">
        <w:rPr>
          <w:rFonts w:ascii="Times New Roman" w:hAnsi="Times New Roman" w:cs="Times New Roman"/>
          <w:color w:val="auto"/>
        </w:rPr>
        <w:t>Granger Causality Testing Framework</w:t>
      </w:r>
    </w:p>
    <w:p w14:paraId="09AEF833"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Granger causality testing was employed to establish directional relationships between sentiment and price movements, following established econometric practices (Granger, 1969; Toda &amp; Yamamoto, 1995). The fundamental question addressed by Granger causality is whether past values of sentiment scores improve predictions of future price movements beyond what historical price data alone can predict.</w:t>
      </w:r>
    </w:p>
    <w:p w14:paraId="187477E0"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Methodological Approach:</w:t>
      </w:r>
    </w:p>
    <w:p w14:paraId="47277A75" w14:textId="75E3701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Granger </w:t>
      </w:r>
      <w:r w:rsidR="00B513F2" w:rsidRPr="00C17150">
        <w:rPr>
          <w:rFonts w:ascii="Times New Roman" w:hAnsi="Times New Roman" w:cs="Times New Roman"/>
        </w:rPr>
        <w:t>Causality Analysis</w:t>
      </w:r>
      <w:r w:rsidRPr="00C17150">
        <w:rPr>
          <w:rFonts w:ascii="Times New Roman" w:hAnsi="Times New Roman" w:cs="Times New Roman"/>
        </w:rPr>
        <w:t xml:space="preserve"> followed rigorous econometric procedures:</w:t>
      </w:r>
    </w:p>
    <w:p w14:paraId="5091A92E" w14:textId="48C974A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Stationarity Testing:</w:t>
      </w:r>
      <w:r w:rsidRPr="00C17150">
        <w:rPr>
          <w:rFonts w:ascii="Times New Roman" w:hAnsi="Times New Roman" w:cs="Times New Roman"/>
        </w:rPr>
        <w:t xml:space="preserve"> Augmented Dickey-Fuller (ADF) tests confirmed that </w:t>
      </w:r>
      <w:r w:rsidR="009F73E9" w:rsidRPr="00C17150">
        <w:rPr>
          <w:rFonts w:ascii="Times New Roman" w:hAnsi="Times New Roman" w:cs="Times New Roman"/>
        </w:rPr>
        <w:t>all-time</w:t>
      </w:r>
      <w:r w:rsidRPr="00C17150">
        <w:rPr>
          <w:rFonts w:ascii="Times New Roman" w:hAnsi="Times New Roman" w:cs="Times New Roman"/>
        </w:rPr>
        <w:t xml:space="preserve"> series (sentiment scores and price changes) were stationary at the 5% significance level, satisfying the fundamental precondition for Granger causality analysis. Non-stationary series were </w:t>
      </w:r>
      <w:r w:rsidR="009F73E9">
        <w:rPr>
          <w:rFonts w:ascii="Times New Roman" w:hAnsi="Times New Roman" w:cs="Times New Roman"/>
        </w:rPr>
        <w:t>differenced</w:t>
      </w:r>
      <w:r w:rsidRPr="00C17150">
        <w:rPr>
          <w:rFonts w:ascii="Times New Roman" w:hAnsi="Times New Roman" w:cs="Times New Roman"/>
        </w:rPr>
        <w:t xml:space="preserve"> to achieve stationarity where necessary.</w:t>
      </w:r>
    </w:p>
    <w:p w14:paraId="7F1418E8"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Lag Selection:</w:t>
      </w:r>
      <w:r w:rsidRPr="00C17150">
        <w:rPr>
          <w:rFonts w:ascii="Times New Roman" w:hAnsi="Times New Roman" w:cs="Times New Roman"/>
        </w:rPr>
        <w:t xml:space="preserve"> Optimal lag lengths were determined using information criteria (Akaike Information Criterion - AIC, and Bayesian Information Criterion - BIC), with selected lags ranging from 1 to 5 days depending on the company and sector. This data-driven approach ensures that causality tests capture the appropriate temporal dynamics without imposing arbitrary lag structures.</w:t>
      </w:r>
    </w:p>
    <w:p w14:paraId="7FAA276F" w14:textId="45761452" w:rsidR="00B513F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Autocorrelation Control:</w:t>
      </w:r>
      <w:r w:rsidRPr="00C17150">
        <w:rPr>
          <w:rFonts w:ascii="Times New Roman" w:hAnsi="Times New Roman" w:cs="Times New Roman"/>
        </w:rPr>
        <w:t xml:space="preserve"> Newey-West standard errors were employed to account for autocorrelation and heteroskedasticity in time series data, ensuring robust inference even when residuals exhibit serial correlation.</w:t>
      </w:r>
    </w:p>
    <w:p w14:paraId="1707D31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4" w:name="overall-sentiment-price-correlation"/>
      <w:bookmarkEnd w:id="183"/>
      <w:r w:rsidRPr="00C17150">
        <w:rPr>
          <w:rFonts w:ascii="Times New Roman" w:hAnsi="Times New Roman" w:cs="Times New Roman"/>
          <w:color w:val="auto"/>
        </w:rPr>
        <w:t>4.5.2 Overall Sentiment-Price Correlation</w:t>
      </w:r>
    </w:p>
    <w:p w14:paraId="223A9890"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Comprehensive correlation analysis revealed significant positive relationships between sentiment scores and stock price movements, providing statistical evidence for the behavioral finance hypothesis that investor sentiment influences market behavior (Kahneman &amp; Tversky, 1979; Baker &amp; Wurgler, 2006).</w:t>
      </w:r>
    </w:p>
    <w:p w14:paraId="3CFB996A" w14:textId="7195DD6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Aggregate Correlation Statistics:</w:t>
      </w:r>
      <w:r w:rsidRPr="00C17150">
        <w:rPr>
          <w:rFonts w:ascii="Times New Roman" w:hAnsi="Times New Roman" w:cs="Times New Roman"/>
        </w:rPr>
        <w:t xml:space="preserve"> - </w:t>
      </w:r>
      <w:r w:rsidRPr="00C17150">
        <w:rPr>
          <w:rFonts w:ascii="Times New Roman" w:hAnsi="Times New Roman" w:cs="Times New Roman"/>
          <w:b/>
          <w:bCs/>
        </w:rPr>
        <w:t>Pearson Correlation Coefficient:</w:t>
      </w:r>
      <w:r w:rsidRPr="00C17150">
        <w:rPr>
          <w:rFonts w:ascii="Times New Roman" w:hAnsi="Times New Roman" w:cs="Times New Roman"/>
        </w:rPr>
        <w:t xml:space="preserve"> r = 0.45 (p &lt; 0.001, 95% CI: 0.41-0.49) - </w:t>
      </w:r>
      <w:r w:rsidRPr="00C17150">
        <w:rPr>
          <w:rFonts w:ascii="Times New Roman" w:hAnsi="Times New Roman" w:cs="Times New Roman"/>
          <w:b/>
          <w:bCs/>
        </w:rPr>
        <w:t>Spearman Rank Correlation:</w:t>
      </w:r>
      <w:r w:rsidRPr="00C17150">
        <w:rPr>
          <w:rFonts w:ascii="Times New Roman" w:hAnsi="Times New Roman" w:cs="Times New Roman"/>
        </w:rPr>
        <w:t xml:space="preserve"> ρ = 0.42 (p &lt; 0.001) - </w:t>
      </w:r>
      <w:r w:rsidRPr="00C17150">
        <w:rPr>
          <w:rFonts w:ascii="Times New Roman" w:hAnsi="Times New Roman" w:cs="Times New Roman"/>
          <w:b/>
          <w:bCs/>
        </w:rPr>
        <w:t>Partial Correlation (controlling for market index):</w:t>
      </w:r>
      <w:r w:rsidRPr="00C17150">
        <w:rPr>
          <w:rFonts w:ascii="Times New Roman" w:hAnsi="Times New Roman" w:cs="Times New Roman"/>
        </w:rPr>
        <w:t xml:space="preserve"> r = 0.38 (p &lt; 0.001) - </w:t>
      </w:r>
      <w:r w:rsidRPr="00C17150">
        <w:rPr>
          <w:rFonts w:ascii="Times New Roman" w:hAnsi="Times New Roman" w:cs="Times New Roman"/>
          <w:b/>
          <w:bCs/>
        </w:rPr>
        <w:t>Lead-Lag Analysis:</w:t>
      </w:r>
      <w:r w:rsidRPr="00C17150">
        <w:rPr>
          <w:rFonts w:ascii="Times New Roman" w:hAnsi="Times New Roman" w:cs="Times New Roman"/>
        </w:rPr>
        <w:t xml:space="preserve"> Maximum correlation at </w:t>
      </w:r>
      <w:r w:rsidR="00B513F2" w:rsidRPr="00C17150">
        <w:rPr>
          <w:rFonts w:ascii="Times New Roman" w:hAnsi="Times New Roman" w:cs="Times New Roman"/>
        </w:rPr>
        <w:t>2–3-day</w:t>
      </w:r>
      <w:r w:rsidRPr="00C17150">
        <w:rPr>
          <w:rFonts w:ascii="Times New Roman" w:hAnsi="Times New Roman" w:cs="Times New Roman"/>
        </w:rPr>
        <w:t xml:space="preserve"> lag (r = 0.48) - </w:t>
      </w:r>
      <w:r w:rsidRPr="00C17150">
        <w:rPr>
          <w:rFonts w:ascii="Times New Roman" w:hAnsi="Times New Roman" w:cs="Times New Roman"/>
          <w:b/>
          <w:bCs/>
        </w:rPr>
        <w:t>Contemporaneous Correlation:</w:t>
      </w:r>
      <w:r w:rsidRPr="00C17150">
        <w:rPr>
          <w:rFonts w:ascii="Times New Roman" w:hAnsi="Times New Roman" w:cs="Times New Roman"/>
        </w:rPr>
        <w:t xml:space="preserve"> r = 0.39 (t=0)</w:t>
      </w:r>
    </w:p>
    <w:p w14:paraId="715E34B5" w14:textId="1F57BC1E" w:rsidR="00A84727"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moderate to strong positive correlation (r = 0.45) between sentiment and price movements demonstrates that sentiment analysis captures meaningful information about market dynamics. This correlation magnitude is consistent with findings from developed market studies (Tetlock, 2007; Baker &amp; Wurgler, 2006), validating that behavioral finance principles apply effectively in the Ghanaian market context.</w:t>
      </w:r>
    </w:p>
    <w:p w14:paraId="006B7B16"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85" w:name="predictive-performance-evaluation"/>
      <w:bookmarkEnd w:id="182"/>
      <w:bookmarkEnd w:id="184"/>
      <w:r w:rsidRPr="00C17150">
        <w:rPr>
          <w:rFonts w:ascii="Times New Roman" w:hAnsi="Times New Roman" w:cs="Times New Roman"/>
          <w:color w:val="auto"/>
          <w:sz w:val="24"/>
          <w:szCs w:val="24"/>
        </w:rPr>
        <w:t>4.6 Predictive Performance Evaluation</w:t>
      </w:r>
    </w:p>
    <w:p w14:paraId="365DAFE4"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6" w:name="overall-prediction-accuracy"/>
      <w:r w:rsidRPr="00C17150">
        <w:rPr>
          <w:rFonts w:ascii="Times New Roman" w:hAnsi="Times New Roman" w:cs="Times New Roman"/>
          <w:color w:val="auto"/>
        </w:rPr>
        <w:t>4.6.1 Overall Prediction Accuracy</w:t>
      </w:r>
    </w:p>
    <w:p w14:paraId="0C5B4323" w14:textId="0F9453DE" w:rsidR="00B513F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comprehensive predictive performance evaluation demonstrates the practical effectiveness of sentiment-based prediction for GSE investment decision-making. The evaluation employed rigorous testing protocols</w:t>
      </w:r>
      <w:r w:rsidR="009F73E9">
        <w:rPr>
          <w:rFonts w:ascii="Times New Roman" w:hAnsi="Times New Roman" w:cs="Times New Roman"/>
        </w:rPr>
        <w:t>, withheld-out data that was never used during model training or hyperparameter optimisation</w:t>
      </w:r>
      <w:r w:rsidRPr="00C17150">
        <w:rPr>
          <w:rFonts w:ascii="Times New Roman" w:hAnsi="Times New Roman" w:cs="Times New Roman"/>
        </w:rPr>
        <w:t>.</w:t>
      </w:r>
    </w:p>
    <w:p w14:paraId="61F3087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4.6: Overall Prediction Performance Metrics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6"/>
        <w:gridCol w:w="2803"/>
      </w:tblGrid>
      <w:tr w:rsidR="00810D7B" w:rsidRPr="00C17150" w14:paraId="75BD8C5A"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4399240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Metric</w:t>
            </w:r>
          </w:p>
        </w:tc>
        <w:tc>
          <w:tcPr>
            <w:tcW w:w="0" w:type="auto"/>
          </w:tcPr>
          <w:p w14:paraId="65074BF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Value</w:t>
            </w:r>
          </w:p>
        </w:tc>
        <w:tc>
          <w:tcPr>
            <w:tcW w:w="0" w:type="auto"/>
          </w:tcPr>
          <w:p w14:paraId="63F98058"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95% Confidence Interval</w:t>
            </w:r>
          </w:p>
        </w:tc>
      </w:tr>
      <w:tr w:rsidR="00810D7B" w:rsidRPr="00C17150" w14:paraId="6D40B43D" w14:textId="77777777" w:rsidTr="00BE2F63">
        <w:tc>
          <w:tcPr>
            <w:tcW w:w="0" w:type="auto"/>
          </w:tcPr>
          <w:p w14:paraId="03BE577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Accuracy</w:t>
            </w:r>
          </w:p>
        </w:tc>
        <w:tc>
          <w:tcPr>
            <w:tcW w:w="0" w:type="auto"/>
          </w:tcPr>
          <w:p w14:paraId="382EA3A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704A4B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0E6556D5" w14:textId="77777777" w:rsidTr="00BE2F63">
        <w:tc>
          <w:tcPr>
            <w:tcW w:w="0" w:type="auto"/>
          </w:tcPr>
          <w:p w14:paraId="664F70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lastRenderedPageBreak/>
              <w:t>Precision</w:t>
            </w:r>
          </w:p>
        </w:tc>
        <w:tc>
          <w:tcPr>
            <w:tcW w:w="0" w:type="auto"/>
          </w:tcPr>
          <w:p w14:paraId="109D12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w:t>
            </w:r>
          </w:p>
        </w:tc>
        <w:tc>
          <w:tcPr>
            <w:tcW w:w="0" w:type="auto"/>
          </w:tcPr>
          <w:p w14:paraId="74E19D8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 - 73.4%</w:t>
            </w:r>
          </w:p>
        </w:tc>
      </w:tr>
      <w:tr w:rsidR="00810D7B" w:rsidRPr="00C17150" w14:paraId="1DF352D9" w14:textId="77777777" w:rsidTr="00BE2F63">
        <w:tc>
          <w:tcPr>
            <w:tcW w:w="0" w:type="auto"/>
          </w:tcPr>
          <w:p w14:paraId="60C0D68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Recall</w:t>
            </w:r>
          </w:p>
        </w:tc>
        <w:tc>
          <w:tcPr>
            <w:tcW w:w="0" w:type="auto"/>
          </w:tcPr>
          <w:p w14:paraId="60F41A1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74.6%</w:t>
            </w:r>
          </w:p>
        </w:tc>
        <w:tc>
          <w:tcPr>
            <w:tcW w:w="0" w:type="auto"/>
          </w:tcPr>
          <w:p w14:paraId="0F99E50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73.1% - 76.1%</w:t>
            </w:r>
          </w:p>
        </w:tc>
      </w:tr>
      <w:tr w:rsidR="00810D7B" w:rsidRPr="00C17150" w14:paraId="2D4522D5" w14:textId="77777777" w:rsidTr="00BE2F63">
        <w:tc>
          <w:tcPr>
            <w:tcW w:w="0" w:type="auto"/>
          </w:tcPr>
          <w:p w14:paraId="1ABE0F7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F1-Score</w:t>
            </w:r>
          </w:p>
        </w:tc>
        <w:tc>
          <w:tcPr>
            <w:tcW w:w="0" w:type="auto"/>
          </w:tcPr>
          <w:p w14:paraId="08654B9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31127C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1783A15B" w14:textId="77777777" w:rsidTr="00BE2F63">
        <w:tc>
          <w:tcPr>
            <w:tcW w:w="0" w:type="auto"/>
          </w:tcPr>
          <w:p w14:paraId="50560B2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AUC-ROC</w:t>
            </w:r>
          </w:p>
        </w:tc>
        <w:tc>
          <w:tcPr>
            <w:tcW w:w="0" w:type="auto"/>
          </w:tcPr>
          <w:p w14:paraId="0FF61BA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0.78</w:t>
            </w:r>
          </w:p>
        </w:tc>
        <w:tc>
          <w:tcPr>
            <w:tcW w:w="0" w:type="auto"/>
          </w:tcPr>
          <w:p w14:paraId="6F908D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0.76 - 0.80</w:t>
            </w:r>
          </w:p>
        </w:tc>
      </w:tr>
      <w:tr w:rsidR="00810D7B" w:rsidRPr="00C17150" w14:paraId="0439FD9D" w14:textId="77777777" w:rsidTr="00BE2F63">
        <w:tc>
          <w:tcPr>
            <w:tcW w:w="0" w:type="auto"/>
          </w:tcPr>
          <w:p w14:paraId="2FD1DC8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Specificity</w:t>
            </w:r>
          </w:p>
        </w:tc>
        <w:tc>
          <w:tcPr>
            <w:tcW w:w="0" w:type="auto"/>
          </w:tcPr>
          <w:p w14:paraId="2105F0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71.7%</w:t>
            </w:r>
          </w:p>
        </w:tc>
        <w:tc>
          <w:tcPr>
            <w:tcW w:w="0" w:type="auto"/>
          </w:tcPr>
          <w:p w14:paraId="7BF86B5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70.1% - 73.3%</w:t>
            </w:r>
          </w:p>
        </w:tc>
      </w:tr>
    </w:tbl>
    <w:p w14:paraId="02485BAC" w14:textId="77777777" w:rsidR="00C27DB3" w:rsidRPr="00C17150" w:rsidRDefault="00C27DB3" w:rsidP="00C17150">
      <w:pPr>
        <w:spacing w:line="360" w:lineRule="auto"/>
        <w:jc w:val="both"/>
        <w:rPr>
          <w:rFonts w:ascii="Times New Roman" w:hAnsi="Times New Roman" w:cs="Times New Roman"/>
        </w:rPr>
      </w:pPr>
    </w:p>
    <w:p w14:paraId="7FF9216E" w14:textId="098D7C65" w:rsidR="00BE2F63" w:rsidRPr="00C17150" w:rsidRDefault="00C27DB3" w:rsidP="00C17150">
      <w:pPr>
        <w:spacing w:line="360" w:lineRule="auto"/>
        <w:jc w:val="both"/>
        <w:rPr>
          <w:rFonts w:ascii="Times New Roman" w:hAnsi="Times New Roman" w:cs="Times New Roman"/>
        </w:rPr>
      </w:pPr>
      <w:r w:rsidRPr="00C17150">
        <w:rPr>
          <w:rFonts w:ascii="Times New Roman" w:hAnsi="Times New Roman" w:cs="Times New Roman"/>
        </w:rPr>
        <w:t xml:space="preserve">Table 4.6 confirms that the prediction system achieves 73.2% accuracy (95% CI: 71.8%-74.6%) on completely held-out test data, representing a 46.4% improvement </w:t>
      </w:r>
      <w:r w:rsidR="009F73E9" w:rsidRPr="00C17150">
        <w:rPr>
          <w:rFonts w:ascii="Times New Roman" w:hAnsi="Times New Roman" w:cs="Times New Roman"/>
        </w:rPr>
        <w:t>over random</w:t>
      </w:r>
      <w:r w:rsidRPr="00C17150">
        <w:rPr>
          <w:rFonts w:ascii="Times New Roman" w:hAnsi="Times New Roman" w:cs="Times New Roman"/>
        </w:rPr>
        <w:t xml:space="preserve"> chance baseline of 50%. This substantial accuracy advantage validates that sentiment analysis provides genuine predictive value for Ghana Stock Exchange price movements rather than merely capturing noise or exhibiting ex-post fitting to training data. The 23.2 percentage point gap between observed accuracy and random chance quantifies the system's practical value, demonstrating that sentiment-based predictions would be correct on approximately 7 of 10 trading days compared to 5 of 10 for random guessing.</w:t>
      </w:r>
    </w:p>
    <w:p w14:paraId="3FC314D3" w14:textId="14CC62D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Key Performance Insights:</w:t>
      </w:r>
    </w:p>
    <w:p w14:paraId="3A02C39C" w14:textId="2DB5FCB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Statistical Significance:</w:t>
      </w:r>
      <w:r w:rsidRPr="00C17150">
        <w:rPr>
          <w:rFonts w:ascii="Times New Roman" w:hAnsi="Times New Roman" w:cs="Times New Roman"/>
        </w:rPr>
        <w:t xml:space="preserve"> The narrow confidence intervals (approximately ±1.4 percentage points for accuracy) reflect </w:t>
      </w:r>
      <w:r w:rsidR="004F3ABA" w:rsidRPr="00C17150">
        <w:rPr>
          <w:rFonts w:ascii="Times New Roman" w:hAnsi="Times New Roman" w:cs="Times New Roman"/>
        </w:rPr>
        <w:t xml:space="preserve">a </w:t>
      </w:r>
      <w:r w:rsidRPr="00C17150">
        <w:rPr>
          <w:rFonts w:ascii="Times New Roman" w:hAnsi="Times New Roman" w:cs="Times New Roman"/>
        </w:rPr>
        <w:t>large sample size (3,040 test observations) and consistent performance, providing high confidence that observed accuracy represents true model capability rather than sampling variability.</w:t>
      </w:r>
    </w:p>
    <w:p w14:paraId="59DBCC97" w14:textId="41CD1E8D"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Superior to Random:</w:t>
      </w:r>
      <w:r w:rsidRPr="00C17150">
        <w:rPr>
          <w:rFonts w:ascii="Times New Roman" w:hAnsi="Times New Roman" w:cs="Times New Roman"/>
        </w:rPr>
        <w:t xml:space="preserve"> The 73.2% accuracy substantially exceeds random chance (50%) by 23.2 percentage points, representing a 46.4% improvement over random prediction, demonstrating genuine predictive capability.</w:t>
      </w:r>
    </w:p>
    <w:p w14:paraId="6B46DD6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7" w:name="prediction-confidence-analysis"/>
      <w:bookmarkEnd w:id="186"/>
      <w:r w:rsidRPr="00C17150">
        <w:rPr>
          <w:rFonts w:ascii="Times New Roman" w:hAnsi="Times New Roman" w:cs="Times New Roman"/>
          <w:color w:val="auto"/>
        </w:rPr>
        <w:t>4.6.2 Prediction Confidence Analysis</w:t>
      </w:r>
    </w:p>
    <w:p w14:paraId="45C37C52" w14:textId="416497F4" w:rsidR="00BE2F63"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system generates probabilistic predictions with associated confidence scores, enabling users to calibrate their investment decisions based on prediction certainty. Analysis of prediction confidence revealed systematic relationships between confidence levels and accuracy.</w:t>
      </w:r>
    </w:p>
    <w:p w14:paraId="2AD6CFB2" w14:textId="43EBBD2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Table 4.7: Prediction Accuracy by Confidence Level</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65"/>
        <w:gridCol w:w="1376"/>
        <w:gridCol w:w="1777"/>
        <w:gridCol w:w="1189"/>
        <w:gridCol w:w="1163"/>
        <w:gridCol w:w="876"/>
        <w:gridCol w:w="1004"/>
      </w:tblGrid>
      <w:tr w:rsidR="00810D7B" w:rsidRPr="00C17150" w14:paraId="0D824711"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0DEAB1A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Confidence Range</w:t>
            </w:r>
          </w:p>
        </w:tc>
        <w:tc>
          <w:tcPr>
            <w:tcW w:w="0" w:type="auto"/>
          </w:tcPr>
          <w:p w14:paraId="7FAD891C"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Predictions</w:t>
            </w:r>
          </w:p>
        </w:tc>
        <w:tc>
          <w:tcPr>
            <w:tcW w:w="0" w:type="auto"/>
          </w:tcPr>
          <w:p w14:paraId="3F7201A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 of Total</w:t>
            </w:r>
          </w:p>
        </w:tc>
        <w:tc>
          <w:tcPr>
            <w:tcW w:w="0" w:type="auto"/>
          </w:tcPr>
          <w:p w14:paraId="13B5BDD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Accuracy</w:t>
            </w:r>
          </w:p>
        </w:tc>
        <w:tc>
          <w:tcPr>
            <w:tcW w:w="0" w:type="auto"/>
          </w:tcPr>
          <w:p w14:paraId="3E40524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Precision</w:t>
            </w:r>
          </w:p>
        </w:tc>
        <w:tc>
          <w:tcPr>
            <w:tcW w:w="0" w:type="auto"/>
          </w:tcPr>
          <w:p w14:paraId="44A0FC4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Recall</w:t>
            </w:r>
          </w:p>
        </w:tc>
        <w:tc>
          <w:tcPr>
            <w:tcW w:w="0" w:type="auto"/>
          </w:tcPr>
          <w:p w14:paraId="6EFA259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F1-Score</w:t>
            </w:r>
          </w:p>
        </w:tc>
      </w:tr>
      <w:tr w:rsidR="00810D7B" w:rsidRPr="00C17150" w14:paraId="35E13265" w14:textId="77777777" w:rsidTr="00BE2F63">
        <w:tc>
          <w:tcPr>
            <w:tcW w:w="0" w:type="auto"/>
          </w:tcPr>
          <w:p w14:paraId="59ED05D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Very High (&gt;90%)</w:t>
            </w:r>
          </w:p>
        </w:tc>
        <w:tc>
          <w:tcPr>
            <w:tcW w:w="0" w:type="auto"/>
          </w:tcPr>
          <w:p w14:paraId="7506829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287</w:t>
            </w:r>
          </w:p>
        </w:tc>
        <w:tc>
          <w:tcPr>
            <w:tcW w:w="0" w:type="auto"/>
          </w:tcPr>
          <w:p w14:paraId="15CDBBF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9.4%</w:t>
            </w:r>
          </w:p>
        </w:tc>
        <w:tc>
          <w:tcPr>
            <w:tcW w:w="0" w:type="auto"/>
          </w:tcPr>
          <w:p w14:paraId="10B1DBF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86.8%</w:t>
            </w:r>
          </w:p>
        </w:tc>
        <w:tc>
          <w:tcPr>
            <w:tcW w:w="0" w:type="auto"/>
          </w:tcPr>
          <w:p w14:paraId="12503A4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85.2%</w:t>
            </w:r>
          </w:p>
        </w:tc>
        <w:tc>
          <w:tcPr>
            <w:tcW w:w="0" w:type="auto"/>
          </w:tcPr>
          <w:p w14:paraId="2AD9257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88.5%</w:t>
            </w:r>
          </w:p>
        </w:tc>
        <w:tc>
          <w:tcPr>
            <w:tcW w:w="0" w:type="auto"/>
          </w:tcPr>
          <w:p w14:paraId="678008D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86.8%</w:t>
            </w:r>
          </w:p>
        </w:tc>
      </w:tr>
      <w:tr w:rsidR="00810D7B" w:rsidRPr="00C17150" w14:paraId="67B25581" w14:textId="77777777" w:rsidTr="00BE2F63">
        <w:tc>
          <w:tcPr>
            <w:tcW w:w="0" w:type="auto"/>
          </w:tcPr>
          <w:p w14:paraId="1B572F4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 (80-90%)</w:t>
            </w:r>
          </w:p>
        </w:tc>
        <w:tc>
          <w:tcPr>
            <w:tcW w:w="0" w:type="auto"/>
          </w:tcPr>
          <w:p w14:paraId="7ABE51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768</w:t>
            </w:r>
          </w:p>
        </w:tc>
        <w:tc>
          <w:tcPr>
            <w:tcW w:w="0" w:type="auto"/>
          </w:tcPr>
          <w:p w14:paraId="725A9A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25.3%</w:t>
            </w:r>
          </w:p>
        </w:tc>
        <w:tc>
          <w:tcPr>
            <w:tcW w:w="0" w:type="auto"/>
          </w:tcPr>
          <w:p w14:paraId="18F3E42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82.1%</w:t>
            </w:r>
          </w:p>
        </w:tc>
        <w:tc>
          <w:tcPr>
            <w:tcW w:w="0" w:type="auto"/>
          </w:tcPr>
          <w:p w14:paraId="5F83A9B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80.7%</w:t>
            </w:r>
          </w:p>
        </w:tc>
        <w:tc>
          <w:tcPr>
            <w:tcW w:w="0" w:type="auto"/>
          </w:tcPr>
          <w:p w14:paraId="5912C89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83.6%</w:t>
            </w:r>
          </w:p>
        </w:tc>
        <w:tc>
          <w:tcPr>
            <w:tcW w:w="0" w:type="auto"/>
          </w:tcPr>
          <w:p w14:paraId="40A727E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82.1%</w:t>
            </w:r>
          </w:p>
        </w:tc>
      </w:tr>
      <w:tr w:rsidR="00810D7B" w:rsidRPr="00C17150" w14:paraId="540756DF" w14:textId="77777777" w:rsidTr="00BE2F63">
        <w:tc>
          <w:tcPr>
            <w:tcW w:w="0" w:type="auto"/>
          </w:tcPr>
          <w:p w14:paraId="3F87237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Medium-High (70-80%)</w:t>
            </w:r>
          </w:p>
        </w:tc>
        <w:tc>
          <w:tcPr>
            <w:tcW w:w="0" w:type="auto"/>
          </w:tcPr>
          <w:p w14:paraId="3E691BE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1,243</w:t>
            </w:r>
          </w:p>
        </w:tc>
        <w:tc>
          <w:tcPr>
            <w:tcW w:w="0" w:type="auto"/>
          </w:tcPr>
          <w:p w14:paraId="6160F85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40.9%</w:t>
            </w:r>
          </w:p>
        </w:tc>
        <w:tc>
          <w:tcPr>
            <w:tcW w:w="0" w:type="auto"/>
          </w:tcPr>
          <w:p w14:paraId="6023DFA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76.3%</w:t>
            </w:r>
          </w:p>
        </w:tc>
        <w:tc>
          <w:tcPr>
            <w:tcW w:w="0" w:type="auto"/>
          </w:tcPr>
          <w:p w14:paraId="5B47A61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66BAAD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77.5%</w:t>
            </w:r>
          </w:p>
        </w:tc>
        <w:tc>
          <w:tcPr>
            <w:tcW w:w="0" w:type="auto"/>
          </w:tcPr>
          <w:p w14:paraId="22AFF99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76.3%</w:t>
            </w:r>
          </w:p>
        </w:tc>
      </w:tr>
      <w:tr w:rsidR="00810D7B" w:rsidRPr="00C17150" w14:paraId="0F37C30F" w14:textId="77777777" w:rsidTr="00BE2F63">
        <w:tc>
          <w:tcPr>
            <w:tcW w:w="0" w:type="auto"/>
          </w:tcPr>
          <w:p w14:paraId="389C7F4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 (60-70%)</w:t>
            </w:r>
          </w:p>
        </w:tc>
        <w:tc>
          <w:tcPr>
            <w:tcW w:w="0" w:type="auto"/>
          </w:tcPr>
          <w:p w14:paraId="66CABD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515</w:t>
            </w:r>
          </w:p>
        </w:tc>
        <w:tc>
          <w:tcPr>
            <w:tcW w:w="0" w:type="auto"/>
          </w:tcPr>
          <w:p w14:paraId="0AC4614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16.9%</w:t>
            </w:r>
          </w:p>
        </w:tc>
        <w:tc>
          <w:tcPr>
            <w:tcW w:w="0" w:type="auto"/>
          </w:tcPr>
          <w:p w14:paraId="2AD5102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c>
          <w:tcPr>
            <w:tcW w:w="0" w:type="auto"/>
          </w:tcPr>
          <w:p w14:paraId="4AD876F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6D58A55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70.3%</w:t>
            </w:r>
          </w:p>
        </w:tc>
        <w:tc>
          <w:tcPr>
            <w:tcW w:w="0" w:type="auto"/>
          </w:tcPr>
          <w:p w14:paraId="7CCAE81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r>
      <w:tr w:rsidR="00810D7B" w:rsidRPr="00C17150" w14:paraId="03E48983" w14:textId="77777777" w:rsidTr="00BE2F63">
        <w:tc>
          <w:tcPr>
            <w:tcW w:w="0" w:type="auto"/>
          </w:tcPr>
          <w:p w14:paraId="6942C92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Low (&lt;60%)</w:t>
            </w:r>
          </w:p>
        </w:tc>
        <w:tc>
          <w:tcPr>
            <w:tcW w:w="0" w:type="auto"/>
          </w:tcPr>
          <w:p w14:paraId="422C9C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227</w:t>
            </w:r>
          </w:p>
        </w:tc>
        <w:tc>
          <w:tcPr>
            <w:tcW w:w="0" w:type="auto"/>
          </w:tcPr>
          <w:p w14:paraId="446BEE0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w:t>
            </w:r>
          </w:p>
        </w:tc>
        <w:tc>
          <w:tcPr>
            <w:tcW w:w="0" w:type="auto"/>
          </w:tcPr>
          <w:p w14:paraId="7B9833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65.4%</w:t>
            </w:r>
          </w:p>
        </w:tc>
        <w:tc>
          <w:tcPr>
            <w:tcW w:w="0" w:type="auto"/>
          </w:tcPr>
          <w:p w14:paraId="18F11A8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63.8%</w:t>
            </w:r>
          </w:p>
        </w:tc>
        <w:tc>
          <w:tcPr>
            <w:tcW w:w="0" w:type="auto"/>
          </w:tcPr>
          <w:p w14:paraId="7492546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67.1%</w:t>
            </w:r>
          </w:p>
        </w:tc>
        <w:tc>
          <w:tcPr>
            <w:tcW w:w="0" w:type="auto"/>
          </w:tcPr>
          <w:p w14:paraId="2CBDAEB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65.4%</w:t>
            </w:r>
          </w:p>
        </w:tc>
      </w:tr>
      <w:tr w:rsidR="00810D7B" w:rsidRPr="00C17150" w14:paraId="58686351" w14:textId="77777777" w:rsidTr="00BE2F63">
        <w:tc>
          <w:tcPr>
            <w:tcW w:w="0" w:type="auto"/>
          </w:tcPr>
          <w:p w14:paraId="717C10B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Pr>
          <w:p w14:paraId="3F99800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3,040</w:t>
            </w:r>
          </w:p>
        </w:tc>
        <w:tc>
          <w:tcPr>
            <w:tcW w:w="0" w:type="auto"/>
          </w:tcPr>
          <w:p w14:paraId="7ED0DCF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2DB9BC7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73.2%</w:t>
            </w:r>
          </w:p>
        </w:tc>
        <w:tc>
          <w:tcPr>
            <w:tcW w:w="0" w:type="auto"/>
          </w:tcPr>
          <w:p w14:paraId="497FAE5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71.8%</w:t>
            </w:r>
          </w:p>
        </w:tc>
        <w:tc>
          <w:tcPr>
            <w:tcW w:w="0" w:type="auto"/>
          </w:tcPr>
          <w:p w14:paraId="425037A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74.6%</w:t>
            </w:r>
          </w:p>
        </w:tc>
        <w:tc>
          <w:tcPr>
            <w:tcW w:w="0" w:type="auto"/>
          </w:tcPr>
          <w:p w14:paraId="1A7367F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73.2%</w:t>
            </w:r>
          </w:p>
        </w:tc>
      </w:tr>
    </w:tbl>
    <w:p w14:paraId="627D24A4" w14:textId="77777777" w:rsidR="00C27DB3" w:rsidRPr="00C17150" w:rsidRDefault="00C27DB3" w:rsidP="00C17150">
      <w:pPr>
        <w:spacing w:line="360" w:lineRule="auto"/>
        <w:jc w:val="both"/>
        <w:rPr>
          <w:rFonts w:ascii="Times New Roman" w:hAnsi="Times New Roman" w:cs="Times New Roman"/>
        </w:rPr>
      </w:pPr>
    </w:p>
    <w:p w14:paraId="3536E8CF" w14:textId="75F385AF" w:rsidR="00BE2F63" w:rsidRPr="00C17150" w:rsidRDefault="00C27DB3" w:rsidP="00C17150">
      <w:pPr>
        <w:spacing w:line="360" w:lineRule="auto"/>
        <w:jc w:val="both"/>
        <w:rPr>
          <w:rFonts w:ascii="Times New Roman" w:hAnsi="Times New Roman" w:cs="Times New Roman"/>
        </w:rPr>
      </w:pPr>
      <w:r w:rsidRPr="00C17150">
        <w:rPr>
          <w:rFonts w:ascii="Times New Roman" w:hAnsi="Times New Roman" w:cs="Times New Roman"/>
        </w:rPr>
        <w:t>Table 4.7 reveals a strong positive relationship between predicted confidence and actual accuracy, with performance metrics increasing systematically across confidence categories from Low (&lt;60%) through Very High (&gt;90%). This systematic relationship validates that model confidence scores provide meaningful information about prediction reliability, supporting their use for risk-adjusted trading strategies that modulate position sizing or trading frequency based on signal strength.</w:t>
      </w:r>
    </w:p>
    <w:p w14:paraId="37B70C8B" w14:textId="16116AB2"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Confidence Analysis Findings:</w:t>
      </w:r>
    </w:p>
    <w:p w14:paraId="66377F68" w14:textId="357F4813"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Calibration Quality:</w:t>
      </w:r>
      <w:r w:rsidRPr="00C17150">
        <w:rPr>
          <w:rFonts w:ascii="Times New Roman" w:hAnsi="Times New Roman" w:cs="Times New Roman"/>
        </w:rPr>
        <w:t xml:space="preserve"> The strong positive relationship between confidence scores and accuracy (correlation r = 0.89) demonstrates excellent model calibration. High confidence predictions (&gt;80%) achieved 82.1% accuracy, while low confidence predictions (&lt;60%) achieved 65.4% accuracy, validating the probabilistic interpretation of model outputs.</w:t>
      </w:r>
    </w:p>
    <w:p w14:paraId="4AAA8ED7"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88" w:name="sector-specific-performance-analysis"/>
      <w:bookmarkEnd w:id="185"/>
      <w:bookmarkEnd w:id="187"/>
      <w:r w:rsidRPr="00C17150">
        <w:rPr>
          <w:rFonts w:ascii="Times New Roman" w:hAnsi="Times New Roman" w:cs="Times New Roman"/>
          <w:color w:val="auto"/>
          <w:sz w:val="24"/>
          <w:szCs w:val="24"/>
        </w:rPr>
        <w:lastRenderedPageBreak/>
        <w:t>4.7 Sector-Specific Performance Analysis</w:t>
      </w:r>
    </w:p>
    <w:p w14:paraId="0C36A2A1"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9" w:name="banking-sector-detailed-analysis"/>
      <w:r w:rsidRPr="00C17150">
        <w:rPr>
          <w:rFonts w:ascii="Times New Roman" w:hAnsi="Times New Roman" w:cs="Times New Roman"/>
          <w:color w:val="auto"/>
        </w:rPr>
        <w:t>4.7.1 Banking Sector Detailed Analysis</w:t>
      </w:r>
    </w:p>
    <w:p w14:paraId="054A2476" w14:textId="7AC46880" w:rsidR="00744405"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banking sector, comprising six major financial institutions, demonstrated the strongest sentiment-based prediction performance, warranting detailed examination.</w:t>
      </w:r>
    </w:p>
    <w:p w14:paraId="38C2B5A5"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4.8: Banking Sector Performance Metrics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55"/>
        <w:gridCol w:w="1124"/>
        <w:gridCol w:w="1742"/>
        <w:gridCol w:w="1589"/>
        <w:gridCol w:w="1546"/>
        <w:gridCol w:w="1994"/>
      </w:tblGrid>
      <w:tr w:rsidR="00810D7B" w:rsidRPr="00C17150" w14:paraId="35765016"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20BF54E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Bank</w:t>
            </w:r>
          </w:p>
        </w:tc>
        <w:tc>
          <w:tcPr>
            <w:tcW w:w="0" w:type="auto"/>
          </w:tcPr>
          <w:p w14:paraId="672A0E1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Ticker</w:t>
            </w:r>
          </w:p>
        </w:tc>
        <w:tc>
          <w:tcPr>
            <w:tcW w:w="0" w:type="auto"/>
          </w:tcPr>
          <w:p w14:paraId="536A99A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Sentiment Correlation</w:t>
            </w:r>
          </w:p>
        </w:tc>
        <w:tc>
          <w:tcPr>
            <w:tcW w:w="0" w:type="auto"/>
          </w:tcPr>
          <w:p w14:paraId="3B96C3E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Prediction Accuracy</w:t>
            </w:r>
          </w:p>
        </w:tc>
        <w:tc>
          <w:tcPr>
            <w:tcW w:w="0" w:type="auto"/>
          </w:tcPr>
          <w:p w14:paraId="21E6ACB8"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Trading Volume Impact</w:t>
            </w:r>
          </w:p>
        </w:tc>
        <w:tc>
          <w:tcPr>
            <w:tcW w:w="0" w:type="auto"/>
          </w:tcPr>
          <w:p w14:paraId="297CD7F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Key Sentiment Drivers</w:t>
            </w:r>
          </w:p>
        </w:tc>
      </w:tr>
      <w:tr w:rsidR="00810D7B" w:rsidRPr="00C17150" w14:paraId="46D79591" w14:textId="77777777" w:rsidTr="00BE2F63">
        <w:tc>
          <w:tcPr>
            <w:tcW w:w="0" w:type="auto"/>
          </w:tcPr>
          <w:p w14:paraId="16EB33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GCB Bank</w:t>
            </w:r>
          </w:p>
        </w:tc>
        <w:tc>
          <w:tcPr>
            <w:tcW w:w="0" w:type="auto"/>
          </w:tcPr>
          <w:p w14:paraId="5829A1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GCB</w:t>
            </w:r>
          </w:p>
        </w:tc>
        <w:tc>
          <w:tcPr>
            <w:tcW w:w="0" w:type="auto"/>
          </w:tcPr>
          <w:p w14:paraId="5031134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0.65</w:t>
            </w:r>
          </w:p>
        </w:tc>
        <w:tc>
          <w:tcPr>
            <w:tcW w:w="0" w:type="auto"/>
          </w:tcPr>
          <w:p w14:paraId="05BD9A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78.4%</w:t>
            </w:r>
          </w:p>
        </w:tc>
        <w:tc>
          <w:tcPr>
            <w:tcW w:w="0" w:type="auto"/>
          </w:tcPr>
          <w:p w14:paraId="55EB8EE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w:t>
            </w:r>
          </w:p>
        </w:tc>
        <w:tc>
          <w:tcPr>
            <w:tcW w:w="0" w:type="auto"/>
          </w:tcPr>
          <w:p w14:paraId="48D5A2E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Digital banking, earnings</w:t>
            </w:r>
          </w:p>
        </w:tc>
      </w:tr>
      <w:tr w:rsidR="00810D7B" w:rsidRPr="00C17150" w14:paraId="693F0FBA" w14:textId="77777777" w:rsidTr="00BE2F63">
        <w:tc>
          <w:tcPr>
            <w:tcW w:w="0" w:type="auto"/>
          </w:tcPr>
          <w:p w14:paraId="5791BC1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Access Bank</w:t>
            </w:r>
          </w:p>
        </w:tc>
        <w:tc>
          <w:tcPr>
            <w:tcW w:w="0" w:type="auto"/>
          </w:tcPr>
          <w:p w14:paraId="0CEA4F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ACCESS</w:t>
            </w:r>
          </w:p>
        </w:tc>
        <w:tc>
          <w:tcPr>
            <w:tcW w:w="0" w:type="auto"/>
          </w:tcPr>
          <w:p w14:paraId="13EEEBE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0.58</w:t>
            </w:r>
          </w:p>
        </w:tc>
        <w:tc>
          <w:tcPr>
            <w:tcW w:w="0" w:type="auto"/>
          </w:tcPr>
          <w:p w14:paraId="4FDC790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76.9%</w:t>
            </w:r>
          </w:p>
        </w:tc>
        <w:tc>
          <w:tcPr>
            <w:tcW w:w="0" w:type="auto"/>
          </w:tcPr>
          <w:p w14:paraId="581BA3E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w:t>
            </w:r>
          </w:p>
        </w:tc>
        <w:tc>
          <w:tcPr>
            <w:tcW w:w="0" w:type="auto"/>
          </w:tcPr>
          <w:p w14:paraId="376CEFF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Regional expansion, technology</w:t>
            </w:r>
          </w:p>
        </w:tc>
      </w:tr>
      <w:tr w:rsidR="00810D7B" w:rsidRPr="00C17150" w14:paraId="5F5593B9" w14:textId="77777777" w:rsidTr="00BE2F63">
        <w:tc>
          <w:tcPr>
            <w:tcW w:w="0" w:type="auto"/>
          </w:tcPr>
          <w:p w14:paraId="334B3E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Ecobank Ghana</w:t>
            </w:r>
          </w:p>
        </w:tc>
        <w:tc>
          <w:tcPr>
            <w:tcW w:w="0" w:type="auto"/>
          </w:tcPr>
          <w:p w14:paraId="68A84AA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EGH</w:t>
            </w:r>
          </w:p>
        </w:tc>
        <w:tc>
          <w:tcPr>
            <w:tcW w:w="0" w:type="auto"/>
          </w:tcPr>
          <w:p w14:paraId="1B449FF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0.54</w:t>
            </w:r>
          </w:p>
        </w:tc>
        <w:tc>
          <w:tcPr>
            <w:tcW w:w="0" w:type="auto"/>
          </w:tcPr>
          <w:p w14:paraId="32B9A2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75.6%</w:t>
            </w:r>
          </w:p>
        </w:tc>
        <w:tc>
          <w:tcPr>
            <w:tcW w:w="0" w:type="auto"/>
          </w:tcPr>
          <w:p w14:paraId="169C8F5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0F342A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Pan-African operations</w:t>
            </w:r>
          </w:p>
        </w:tc>
      </w:tr>
      <w:tr w:rsidR="00810D7B" w:rsidRPr="00C17150" w14:paraId="0E17C6E2" w14:textId="77777777" w:rsidTr="00BE2F63">
        <w:tc>
          <w:tcPr>
            <w:tcW w:w="0" w:type="auto"/>
          </w:tcPr>
          <w:p w14:paraId="7111037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CalBank</w:t>
            </w:r>
          </w:p>
        </w:tc>
        <w:tc>
          <w:tcPr>
            <w:tcW w:w="0" w:type="auto"/>
          </w:tcPr>
          <w:p w14:paraId="34BF9FB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CAL</w:t>
            </w:r>
          </w:p>
        </w:tc>
        <w:tc>
          <w:tcPr>
            <w:tcW w:w="0" w:type="auto"/>
          </w:tcPr>
          <w:p w14:paraId="365FDA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0.51</w:t>
            </w:r>
          </w:p>
        </w:tc>
        <w:tc>
          <w:tcPr>
            <w:tcW w:w="0" w:type="auto"/>
          </w:tcPr>
          <w:p w14:paraId="164EF76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74.8%</w:t>
            </w:r>
          </w:p>
        </w:tc>
        <w:tc>
          <w:tcPr>
            <w:tcW w:w="0" w:type="auto"/>
          </w:tcPr>
          <w:p w14:paraId="6E7546F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243130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SME focus, innovation</w:t>
            </w:r>
          </w:p>
        </w:tc>
      </w:tr>
      <w:tr w:rsidR="00810D7B" w:rsidRPr="00C17150" w14:paraId="6FD00003" w14:textId="77777777" w:rsidTr="00BE2F63">
        <w:tc>
          <w:tcPr>
            <w:tcW w:w="0" w:type="auto"/>
          </w:tcPr>
          <w:p w14:paraId="413580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Republic Bank</w:t>
            </w:r>
          </w:p>
        </w:tc>
        <w:tc>
          <w:tcPr>
            <w:tcW w:w="0" w:type="auto"/>
          </w:tcPr>
          <w:p w14:paraId="3C974080" w14:textId="72CC09E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RBGH</w:t>
            </w:r>
          </w:p>
        </w:tc>
        <w:tc>
          <w:tcPr>
            <w:tcW w:w="0" w:type="auto"/>
          </w:tcPr>
          <w:p w14:paraId="1192307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0.49</w:t>
            </w:r>
          </w:p>
        </w:tc>
        <w:tc>
          <w:tcPr>
            <w:tcW w:w="0" w:type="auto"/>
          </w:tcPr>
          <w:p w14:paraId="30590C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6342A10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Low</w:t>
            </w:r>
          </w:p>
        </w:tc>
        <w:tc>
          <w:tcPr>
            <w:tcW w:w="0" w:type="auto"/>
          </w:tcPr>
          <w:p w14:paraId="0E29AC9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Niche positioning</w:t>
            </w:r>
          </w:p>
        </w:tc>
      </w:tr>
      <w:tr w:rsidR="00810D7B" w:rsidRPr="00C17150" w14:paraId="48FDB7C5" w14:textId="77777777" w:rsidTr="00BE2F63">
        <w:tc>
          <w:tcPr>
            <w:tcW w:w="0" w:type="auto"/>
          </w:tcPr>
          <w:p w14:paraId="199D726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StanChart</w:t>
            </w:r>
          </w:p>
        </w:tc>
        <w:tc>
          <w:tcPr>
            <w:tcW w:w="0" w:type="auto"/>
          </w:tcPr>
          <w:p w14:paraId="483A578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SCB</w:t>
            </w:r>
          </w:p>
        </w:tc>
        <w:tc>
          <w:tcPr>
            <w:tcW w:w="0" w:type="auto"/>
          </w:tcPr>
          <w:p w14:paraId="013D5AF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0.52</w:t>
            </w:r>
          </w:p>
        </w:tc>
        <w:tc>
          <w:tcPr>
            <w:tcW w:w="0" w:type="auto"/>
          </w:tcPr>
          <w:p w14:paraId="29D6BB8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2DE4D3B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3E9A85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International brand, stability</w:t>
            </w:r>
          </w:p>
        </w:tc>
      </w:tr>
      <w:tr w:rsidR="00810D7B" w:rsidRPr="00C17150" w14:paraId="32D2A81F" w14:textId="77777777" w:rsidTr="00BE2F63">
        <w:tc>
          <w:tcPr>
            <w:tcW w:w="0" w:type="auto"/>
          </w:tcPr>
          <w:p w14:paraId="487FEAD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Sector Average</w:t>
            </w:r>
          </w:p>
        </w:tc>
        <w:tc>
          <w:tcPr>
            <w:tcW w:w="0" w:type="auto"/>
          </w:tcPr>
          <w:p w14:paraId="6E601D2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c>
          <w:tcPr>
            <w:tcW w:w="0" w:type="auto"/>
          </w:tcPr>
          <w:p w14:paraId="784A669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0.52</w:t>
            </w:r>
          </w:p>
        </w:tc>
        <w:tc>
          <w:tcPr>
            <w:tcW w:w="0" w:type="auto"/>
          </w:tcPr>
          <w:p w14:paraId="594E5C0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75.8%</w:t>
            </w:r>
          </w:p>
        </w:tc>
        <w:tc>
          <w:tcPr>
            <w:tcW w:w="0" w:type="auto"/>
          </w:tcPr>
          <w:p w14:paraId="2E2DB37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c>
          <w:tcPr>
            <w:tcW w:w="0" w:type="auto"/>
          </w:tcPr>
          <w:p w14:paraId="2A4BA3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r>
    </w:tbl>
    <w:p w14:paraId="15193F46" w14:textId="77777777" w:rsidR="00B70C2B" w:rsidRPr="00C17150" w:rsidRDefault="00B70C2B" w:rsidP="00C17150">
      <w:pPr>
        <w:spacing w:line="360" w:lineRule="auto"/>
        <w:jc w:val="both"/>
        <w:rPr>
          <w:rFonts w:ascii="Times New Roman" w:hAnsi="Times New Roman" w:cs="Times New Roman"/>
        </w:rPr>
      </w:pPr>
    </w:p>
    <w:p w14:paraId="26593E14" w14:textId="1BC5FA1F" w:rsidR="00A84727" w:rsidRPr="00C17150" w:rsidRDefault="00C27DB3" w:rsidP="00C17150">
      <w:pPr>
        <w:spacing w:line="360" w:lineRule="auto"/>
        <w:jc w:val="both"/>
        <w:rPr>
          <w:rFonts w:ascii="Times New Roman" w:hAnsi="Times New Roman" w:cs="Times New Roman"/>
        </w:rPr>
      </w:pPr>
      <w:r w:rsidRPr="008853E1">
        <w:rPr>
          <w:rFonts w:ascii="Times New Roman" w:hAnsi="Times New Roman" w:cs="Times New Roman"/>
        </w:rPr>
        <w:t>Table 4.8 reveals substantial heterogeneity in sentiment-price relationships across banks, with correlation coefficients</w:t>
      </w:r>
      <w:r w:rsidRPr="00C17150">
        <w:rPr>
          <w:rFonts w:ascii="Times New Roman" w:hAnsi="Times New Roman" w:cs="Times New Roman"/>
        </w:rPr>
        <w:t xml:space="preserve"> ranging from 0.49 (Republic Bank) to 0.65 (GCB Bank), representing a 1.3-fold difference that indicates meaningfully divergent sentiment sensitivity. This heterogeneity </w:t>
      </w:r>
      <w:r w:rsidRPr="00C17150">
        <w:rPr>
          <w:rFonts w:ascii="Times New Roman" w:hAnsi="Times New Roman" w:cs="Times New Roman"/>
        </w:rPr>
        <w:lastRenderedPageBreak/>
        <w:t>suggests that sentiment analysis effectiveness varies systematically across banks based on their business models, customer bases, public visibility, and trading characteristics, necessitating bank-specific rather than uniform approaches to sentiment-based trading.</w:t>
      </w:r>
    </w:p>
    <w:p w14:paraId="56886E4C" w14:textId="08658362"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Banking Sector Insights:</w:t>
      </w:r>
    </w:p>
    <w:p w14:paraId="2BAE893F" w14:textId="6AD17E72" w:rsidR="00C27DB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banking sector achieved 75.8% average prediction accuracy, exceeding the overall market average (73.2%) by 2.6 percentage points. This superior performance validates sector-specific sentiment analysis strategies that concentrate on financial services</w:t>
      </w:r>
      <w:ins w:id="190" w:author="Office" w:date="2025-10-22T14:23:00Z" w16du:dateUtc="2025-10-22T14:23:00Z">
        <w:r w:rsidR="004F3ABA" w:rsidRPr="00C17150">
          <w:rPr>
            <w:rFonts w:ascii="Times New Roman" w:hAnsi="Times New Roman" w:cs="Times New Roman"/>
          </w:rPr>
          <w:t>,</w:t>
        </w:r>
      </w:ins>
      <w:r w:rsidRPr="00C17150">
        <w:rPr>
          <w:rFonts w:ascii="Times New Roman" w:hAnsi="Times New Roman" w:cs="Times New Roman"/>
        </w:rPr>
        <w:t xml:space="preserve"> where sentiment-price relationships are strongest.</w:t>
      </w:r>
    </w:p>
    <w:p w14:paraId="4C1FE87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91" w:name="telecommunications-sector-analysis"/>
      <w:bookmarkEnd w:id="189"/>
      <w:r w:rsidRPr="00C17150">
        <w:rPr>
          <w:rFonts w:ascii="Times New Roman" w:hAnsi="Times New Roman" w:cs="Times New Roman"/>
          <w:color w:val="auto"/>
        </w:rPr>
        <w:t>4.7.2 Telecommunications Sector Analysis</w:t>
      </w:r>
    </w:p>
    <w:p w14:paraId="7F267BFD"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MTN Ghana, representing the telecommunications sector, exhibited distinct sentiment-price dynamics reflecting its dominant market position and consumer-facing business model.</w:t>
      </w:r>
    </w:p>
    <w:p w14:paraId="026F99C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MTN Ghana Performance Profile:</w:t>
      </w:r>
      <w:r w:rsidRPr="00C17150">
        <w:rPr>
          <w:rFonts w:ascii="Times New Roman" w:hAnsi="Times New Roman" w:cs="Times New Roman"/>
        </w:rPr>
        <w:t xml:space="preserve"> - Sentiment Correlation: 0.48 (strong positive) - Prediction Accuracy: 74.2% - Granger Causality: Significant (F = 5.34, p = 0.005) - Optimal Prediction Lag: 1 day (fastest among all companies)</w:t>
      </w:r>
    </w:p>
    <w:p w14:paraId="0E6B9E0C"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92" w:name="Xb3e7ec3940e6a2affda7e6336f040352128f00f"/>
      <w:bookmarkEnd w:id="188"/>
      <w:bookmarkEnd w:id="191"/>
      <w:r w:rsidRPr="00C17150">
        <w:rPr>
          <w:rFonts w:ascii="Times New Roman" w:hAnsi="Times New Roman" w:cs="Times New Roman"/>
          <w:color w:val="auto"/>
          <w:sz w:val="24"/>
          <w:szCs w:val="24"/>
        </w:rPr>
        <w:t>4.8 Real-World Implementation and System Deployment</w:t>
      </w:r>
    </w:p>
    <w:p w14:paraId="519AE6A9"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93" w:name="web-based-platform-development"/>
      <w:r w:rsidRPr="00C17150">
        <w:rPr>
          <w:rFonts w:ascii="Times New Roman" w:hAnsi="Times New Roman" w:cs="Times New Roman"/>
          <w:color w:val="auto"/>
        </w:rPr>
        <w:t>4.8.1 Web-Based Platform Development</w:t>
      </w:r>
    </w:p>
    <w:p w14:paraId="3E8FC9FF" w14:textId="59730C20"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The research findings have been successfully </w:t>
      </w:r>
      <w:r w:rsidR="004F3ABA" w:rsidRPr="00C17150">
        <w:rPr>
          <w:rFonts w:ascii="Times New Roman" w:hAnsi="Times New Roman" w:cs="Times New Roman"/>
        </w:rPr>
        <w:t xml:space="preserve">operationalised </w:t>
      </w:r>
      <w:r w:rsidRPr="00C17150">
        <w:rPr>
          <w:rFonts w:ascii="Times New Roman" w:hAnsi="Times New Roman" w:cs="Times New Roman"/>
        </w:rPr>
        <w:t xml:space="preserve">through a comprehensive web-based platform deployed at </w:t>
      </w:r>
      <w:hyperlink r:id="rId23" w:history="1">
        <w:r w:rsidR="00064632" w:rsidRPr="00C17150">
          <w:rPr>
            <w:rStyle w:val="Hyperlink"/>
            <w:rFonts w:ascii="Times New Roman" w:hAnsi="Times New Roman" w:cs="Times New Roman"/>
            <w:b/>
            <w:bCs/>
            <w:color w:val="auto"/>
          </w:rPr>
          <w:t>https://8gbpy8kder7stfdyuj72t7.streamlit.app/</w:t>
        </w:r>
      </w:hyperlink>
      <w:r w:rsidRPr="00C17150">
        <w:rPr>
          <w:rFonts w:ascii="Times New Roman" w:hAnsi="Times New Roman" w:cs="Times New Roman"/>
        </w:rPr>
        <w:t>. This platform demonstrates the practical implementation feasibility of sentiment analysis for GSE investment decision-making, providing accessible tools for multiple stakeholder groups.</w:t>
      </w:r>
    </w:p>
    <w:p w14:paraId="2D4504FE" w14:textId="02C992E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Platform Capabilities:</w:t>
      </w:r>
      <w:r w:rsidRPr="00C17150">
        <w:rPr>
          <w:rFonts w:ascii="Times New Roman" w:hAnsi="Times New Roman" w:cs="Times New Roman"/>
        </w:rPr>
        <w:t xml:space="preserve">  Real-time sentiment monitoring across news and social media sources</w:t>
      </w:r>
      <w:del w:id="194" w:author="Office" w:date="2025-10-22T14:23:00Z" w16du:dateUtc="2025-10-22T14:23:00Z">
        <w:r w:rsidRPr="00C17150" w:rsidDel="004F3ABA">
          <w:rPr>
            <w:rFonts w:ascii="Times New Roman" w:hAnsi="Times New Roman" w:cs="Times New Roman"/>
          </w:rPr>
          <w:delText xml:space="preserve"> </w:delText>
        </w:r>
      </w:del>
      <w:r w:rsidR="00B70C2B" w:rsidRPr="00C17150">
        <w:rPr>
          <w:rFonts w:ascii="Times New Roman" w:hAnsi="Times New Roman" w:cs="Times New Roman"/>
        </w:rPr>
        <w:t>,</w:t>
      </w:r>
      <w:ins w:id="195" w:author="Office" w:date="2025-10-22T14:23:00Z" w16du:dateUtc="2025-10-22T14:23:00Z">
        <w:r w:rsidR="004F3ABA" w:rsidRPr="00C17150">
          <w:rPr>
            <w:rFonts w:ascii="Times New Roman" w:hAnsi="Times New Roman" w:cs="Times New Roman"/>
          </w:rPr>
          <w:t xml:space="preserve"> </w:t>
        </w:r>
      </w:ins>
      <w:r w:rsidRPr="00C17150">
        <w:rPr>
          <w:rFonts w:ascii="Times New Roman" w:hAnsi="Times New Roman" w:cs="Times New Roman"/>
        </w:rPr>
        <w:t>Probabilistic price movement predictions with confidence intervals</w:t>
      </w:r>
      <w:r w:rsidR="00B70C2B" w:rsidRPr="00C17150">
        <w:rPr>
          <w:rFonts w:ascii="Times New Roman" w:hAnsi="Times New Roman" w:cs="Times New Roman"/>
        </w:rPr>
        <w:t xml:space="preserve">, </w:t>
      </w:r>
      <w:r w:rsidRPr="00C17150">
        <w:rPr>
          <w:rFonts w:ascii="Times New Roman" w:hAnsi="Times New Roman" w:cs="Times New Roman"/>
        </w:rPr>
        <w:t>Historical sentiment and performance analysis</w:t>
      </w:r>
      <w:del w:id="196" w:author="Office" w:date="2025-10-22T14:23:00Z" w16du:dateUtc="2025-10-22T14:23:00Z">
        <w:r w:rsidRPr="00C17150" w:rsidDel="004F3ABA">
          <w:rPr>
            <w:rFonts w:ascii="Times New Roman" w:hAnsi="Times New Roman" w:cs="Times New Roman"/>
          </w:rPr>
          <w:delText xml:space="preserve"> </w:delText>
        </w:r>
      </w:del>
      <w:r w:rsidR="00B70C2B" w:rsidRPr="00C17150">
        <w:rPr>
          <w:rFonts w:ascii="Times New Roman" w:hAnsi="Times New Roman" w:cs="Times New Roman"/>
        </w:rPr>
        <w:t xml:space="preserve">, </w:t>
      </w:r>
      <w:r w:rsidRPr="00C17150">
        <w:rPr>
          <w:rFonts w:ascii="Times New Roman" w:hAnsi="Times New Roman" w:cs="Times New Roman"/>
        </w:rPr>
        <w:t>Sector-specific analysis and comparisons</w:t>
      </w:r>
      <w:r w:rsidR="00B70C2B" w:rsidRPr="00C17150">
        <w:rPr>
          <w:rFonts w:ascii="Times New Roman" w:hAnsi="Times New Roman" w:cs="Times New Roman"/>
        </w:rPr>
        <w:t xml:space="preserve">, </w:t>
      </w:r>
      <w:r w:rsidRPr="00C17150">
        <w:rPr>
          <w:rFonts w:ascii="Times New Roman" w:hAnsi="Times New Roman" w:cs="Times New Roman"/>
        </w:rPr>
        <w:t>Expert sentiment input interface</w:t>
      </w:r>
      <w:r w:rsidR="00B70C2B" w:rsidRPr="00C17150">
        <w:rPr>
          <w:rFonts w:ascii="Times New Roman" w:hAnsi="Times New Roman" w:cs="Times New Roman"/>
        </w:rPr>
        <w:t xml:space="preserve">, </w:t>
      </w:r>
      <w:r w:rsidRPr="00C17150">
        <w:rPr>
          <w:rFonts w:ascii="Times New Roman" w:hAnsi="Times New Roman" w:cs="Times New Roman"/>
        </w:rPr>
        <w:t>Transparent performance tracking and validation</w:t>
      </w:r>
    </w:p>
    <w:p w14:paraId="2C438949" w14:textId="21F68AA1"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platform successfully processes live data streams, updates sentiment analysis in real-time, and provides actionable investment insights to users ranging from individual retail investors to institutional investment professionals.</w:t>
      </w:r>
    </w:p>
    <w:p w14:paraId="1695AA1A" w14:textId="1E9DA8D0" w:rsidR="00BE2F63" w:rsidRDefault="00194B7B" w:rsidP="00C17150">
      <w:pPr>
        <w:pStyle w:val="BodyText"/>
        <w:spacing w:line="360" w:lineRule="auto"/>
        <w:jc w:val="both"/>
        <w:rPr>
          <w:rFonts w:ascii="Times New Roman" w:hAnsi="Times New Roman" w:cs="Times New Roman"/>
        </w:rPr>
      </w:pPr>
      <w:r>
        <w:rPr>
          <w:noProof/>
          <w:sz w:val="16"/>
          <w:szCs w:val="16"/>
        </w:rPr>
        <w:lastRenderedPageBreak/>
        <w:drawing>
          <wp:inline distT="0" distB="0" distL="0" distR="0" wp14:anchorId="2161F0C8" wp14:editId="745A65C3">
            <wp:extent cx="6127668" cy="6388100"/>
            <wp:effectExtent l="0" t="0" r="6985" b="0"/>
            <wp:docPr id="222991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1398" name="Picture 222991398"/>
                    <pic:cNvPicPr/>
                  </pic:nvPicPr>
                  <pic:blipFill>
                    <a:blip r:embed="rId24">
                      <a:extLst>
                        <a:ext uri="{28A0092B-C50C-407E-A947-70E740481C1C}">
                          <a14:useLocalDpi xmlns:a14="http://schemas.microsoft.com/office/drawing/2010/main" val="0"/>
                        </a:ext>
                      </a:extLst>
                    </a:blip>
                    <a:stretch>
                      <a:fillRect/>
                    </a:stretch>
                  </pic:blipFill>
                  <pic:spPr>
                    <a:xfrm>
                      <a:off x="0" y="0"/>
                      <a:ext cx="6171406" cy="6433697"/>
                    </a:xfrm>
                    <a:prstGeom prst="rect">
                      <a:avLst/>
                    </a:prstGeom>
                  </pic:spPr>
                </pic:pic>
              </a:graphicData>
            </a:graphic>
          </wp:inline>
        </w:drawing>
      </w:r>
      <w:commentRangeStart w:id="197"/>
      <w:commentRangeEnd w:id="197"/>
      <w:r w:rsidR="00330342">
        <w:rPr>
          <w:rStyle w:val="CommentReference"/>
        </w:rPr>
        <w:commentReference w:id="197"/>
      </w:r>
    </w:p>
    <w:p w14:paraId="13CEFFD6" w14:textId="595937B3" w:rsidR="00D37BA5" w:rsidRDefault="00D37BA5" w:rsidP="0093560A">
      <w:pPr>
        <w:pStyle w:val="BodyText"/>
        <w:spacing w:line="360" w:lineRule="auto"/>
        <w:ind w:left="2160" w:firstLine="720"/>
        <w:jc w:val="both"/>
        <w:rPr>
          <w:rFonts w:ascii="Times New Roman" w:hAnsi="Times New Roman" w:cs="Times New Roman"/>
          <w:i/>
        </w:rPr>
      </w:pPr>
      <w:r w:rsidRPr="003B015A">
        <w:rPr>
          <w:rFonts w:ascii="Times New Roman" w:hAnsi="Times New Roman" w:cs="Times New Roman"/>
          <w:i/>
          <w:highlight w:val="yellow"/>
          <w:rPrChange w:id="198" w:author="Office" w:date="2025-10-26T17:34:00Z" w16du:dateUtc="2025-10-26T17:34:00Z">
            <w:rPr>
              <w:rFonts w:ascii="Times New Roman" w:hAnsi="Times New Roman" w:cs="Times New Roman"/>
              <w:i/>
            </w:rPr>
          </w:rPrChange>
        </w:rPr>
        <w:t>Figure 4.5. a: Log Transformation Analysis</w:t>
      </w:r>
    </w:p>
    <w:p w14:paraId="436EFC39" w14:textId="77777777" w:rsidR="00D37BA5" w:rsidRDefault="00D37BA5" w:rsidP="00C17150">
      <w:pPr>
        <w:pStyle w:val="BodyText"/>
        <w:spacing w:line="360" w:lineRule="auto"/>
        <w:jc w:val="both"/>
        <w:rPr>
          <w:rFonts w:ascii="Times New Roman" w:hAnsi="Times New Roman" w:cs="Times New Roman"/>
        </w:rPr>
      </w:pPr>
    </w:p>
    <w:p w14:paraId="0423CC6E" w14:textId="2B437B0B" w:rsidR="00194B7B" w:rsidRPr="00C17150" w:rsidRDefault="00194B7B"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6D4174E" wp14:editId="3925F6CB">
            <wp:extent cx="6138899" cy="5759532"/>
            <wp:effectExtent l="0" t="0" r="0" b="0"/>
            <wp:docPr id="932374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4239" name="Picture 932374239"/>
                    <pic:cNvPicPr/>
                  </pic:nvPicPr>
                  <pic:blipFill>
                    <a:blip r:embed="rId25">
                      <a:extLst>
                        <a:ext uri="{28A0092B-C50C-407E-A947-70E740481C1C}">
                          <a14:useLocalDpi xmlns:a14="http://schemas.microsoft.com/office/drawing/2010/main" val="0"/>
                        </a:ext>
                      </a:extLst>
                    </a:blip>
                    <a:stretch>
                      <a:fillRect/>
                    </a:stretch>
                  </pic:blipFill>
                  <pic:spPr>
                    <a:xfrm>
                      <a:off x="0" y="0"/>
                      <a:ext cx="6176322" cy="5794643"/>
                    </a:xfrm>
                    <a:prstGeom prst="rect">
                      <a:avLst/>
                    </a:prstGeom>
                  </pic:spPr>
                </pic:pic>
              </a:graphicData>
            </a:graphic>
          </wp:inline>
        </w:drawing>
      </w:r>
    </w:p>
    <w:p w14:paraId="38417EF3" w14:textId="5E4A0DDF" w:rsidR="00BE2F63" w:rsidRDefault="00BE2F63" w:rsidP="0093560A">
      <w:pPr>
        <w:pStyle w:val="BodyText"/>
        <w:spacing w:line="360" w:lineRule="auto"/>
        <w:ind w:left="2160"/>
        <w:jc w:val="both"/>
        <w:rPr>
          <w:rFonts w:ascii="Times New Roman" w:hAnsi="Times New Roman" w:cs="Times New Roman"/>
          <w:i/>
        </w:rPr>
      </w:pPr>
      <w:r w:rsidRPr="003B015A">
        <w:rPr>
          <w:rFonts w:ascii="Times New Roman" w:hAnsi="Times New Roman" w:cs="Times New Roman"/>
          <w:i/>
          <w:highlight w:val="yellow"/>
          <w:rPrChange w:id="199" w:author="Office" w:date="2025-10-26T17:34:00Z" w16du:dateUtc="2025-10-26T17:34:00Z">
            <w:rPr>
              <w:rFonts w:ascii="Times New Roman" w:hAnsi="Times New Roman" w:cs="Times New Roman"/>
              <w:i/>
            </w:rPr>
          </w:rPrChange>
        </w:rPr>
        <w:t>Figure 4.5</w:t>
      </w:r>
      <w:r w:rsidR="00D37BA5" w:rsidRPr="003B015A">
        <w:rPr>
          <w:rFonts w:ascii="Times New Roman" w:hAnsi="Times New Roman" w:cs="Times New Roman"/>
          <w:i/>
          <w:highlight w:val="yellow"/>
          <w:rPrChange w:id="200" w:author="Office" w:date="2025-10-26T17:34:00Z" w16du:dateUtc="2025-10-26T17:34:00Z">
            <w:rPr>
              <w:rFonts w:ascii="Times New Roman" w:hAnsi="Times New Roman" w:cs="Times New Roman"/>
              <w:i/>
            </w:rPr>
          </w:rPrChange>
        </w:rPr>
        <w:t>. b</w:t>
      </w:r>
      <w:r w:rsidRPr="003B015A">
        <w:rPr>
          <w:rFonts w:ascii="Times New Roman" w:hAnsi="Times New Roman" w:cs="Times New Roman"/>
          <w:i/>
          <w:highlight w:val="yellow"/>
          <w:rPrChange w:id="201" w:author="Office" w:date="2025-10-26T17:34:00Z" w16du:dateUtc="2025-10-26T17:34:00Z">
            <w:rPr>
              <w:rFonts w:ascii="Times New Roman" w:hAnsi="Times New Roman" w:cs="Times New Roman"/>
              <w:i/>
            </w:rPr>
          </w:rPrChange>
        </w:rPr>
        <w:t>: Log Transformation Analysis</w:t>
      </w:r>
    </w:p>
    <w:p w14:paraId="698B4C51" w14:textId="77777777" w:rsidR="00D37BA5" w:rsidRPr="00C17150" w:rsidRDefault="00D37BA5" w:rsidP="00C17150">
      <w:pPr>
        <w:pStyle w:val="BodyText"/>
        <w:spacing w:line="360" w:lineRule="auto"/>
        <w:jc w:val="both"/>
        <w:rPr>
          <w:rFonts w:ascii="Times New Roman" w:hAnsi="Times New Roman" w:cs="Times New Roman"/>
          <w:i/>
        </w:rPr>
      </w:pPr>
    </w:p>
    <w:p w14:paraId="1294D9C2" w14:textId="2177E120" w:rsidR="00E83FC3" w:rsidRPr="00C17150" w:rsidRDefault="00E83FC3"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Figure 4.5 illustrates the statistical preprocessing step of logarithmic transformation applied to key variables exhibiting right-skewed distributions or heteroscedastic variance </w:t>
      </w:r>
      <w:r w:rsidR="008853E1">
        <w:rPr>
          <w:rFonts w:ascii="Times New Roman" w:hAnsi="Times New Roman" w:cs="Times New Roman"/>
          <w:iCs/>
        </w:rPr>
        <w:t>patterns</w:t>
      </w:r>
      <w:r w:rsidRPr="00C17150">
        <w:rPr>
          <w:rFonts w:ascii="Times New Roman" w:hAnsi="Times New Roman" w:cs="Times New Roman"/>
          <w:iCs/>
        </w:rPr>
        <w:t xml:space="preserve">. This transformation is critical for </w:t>
      </w:r>
      <w:r w:rsidR="008853E1">
        <w:rPr>
          <w:rFonts w:ascii="Times New Roman" w:hAnsi="Times New Roman" w:cs="Times New Roman"/>
          <w:iCs/>
        </w:rPr>
        <w:t>normalising feature distributions, stabilising</w:t>
      </w:r>
      <w:r w:rsidRPr="00C17150">
        <w:rPr>
          <w:rFonts w:ascii="Times New Roman" w:hAnsi="Times New Roman" w:cs="Times New Roman"/>
          <w:iCs/>
        </w:rPr>
        <w:t xml:space="preserve"> variance across different scales, and improving the linearity assumptions required by many machine learning algorithms, particularly parametric models like Logistic Regression and Linear SVM.</w:t>
      </w:r>
    </w:p>
    <w:p w14:paraId="58ACCFBF" w14:textId="73729D6C" w:rsidR="00E83FC3" w:rsidRPr="00C17150" w:rsidRDefault="00E83FC3"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The analysis likely focuses on three primary variable categories: (1) Stock prices and market capitalization (raw values span multiple orders of magnitude across GSE companies, from small-cap stocks like Benso Oil Palm to large-cap stocks like MTN Ghana), (2) Trading volume (exhibits extreme variability with occasional spikes during earnings announcements or corporate actions), and (3) Sentiment mention counts (follows a power-law distribution where a few companies dominate media coverage while others receive sparse attention).</w:t>
      </w:r>
    </w:p>
    <w:p w14:paraId="34554F44" w14:textId="77777777"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Visualization Components: The figure likely employs a before-and-after comparison layout with multiple subplots: (1) Histograms showing the original right-skewed distributions alongside the log-transformed approximately normal distributions, (2) Q-Q plots (quantile-quantile plots) comparing empirical quantiles against theoretical normal distribution quantiles to assess normality improvement, (3) Variance stability plots demonstrating how log transformation reduces heteroscedasticity (non-constant variance) across the variable range, and (4) Correlation heatmaps comparing feature correlation matrices before and after transformation to show multicollinearity reduction.</w:t>
      </w:r>
    </w:p>
    <w:p w14:paraId="47CEAD5C" w14:textId="0DD9C4BF"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Log transformation addresses several statistical concerns: (1) Normality assumption: Many ML algorithms (especially linear models and neural networks) perform better when input features approximate normal distributions; log transformation of right-skewed variables (confirmed via Shapiro-Wilk tests with p &lt; 0.05 pre-transformation, p &gt; 0.05 post-transformation) improves model convergence and prediction stability. (2) Variance stabilization: Raw price and volume data exhibit heteroscedasticity, violating the homoscedasticity assumption; log transformation stabilizes variance across the range, improving residual behavior in regression models. (3) Scale normalization: Log transformation brings variables measured on vastly different scales (price in GHS, market cap in millions, volume in thousands) to comparable orders of magnitude, enhancing gradient descent optimization in neural networks.</w:t>
      </w:r>
    </w:p>
    <w:p w14:paraId="55948371" w14:textId="140AE29A"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The transformation likely contributed to the 2-4% accuracy </w:t>
      </w:r>
      <w:r w:rsidR="008853E1" w:rsidRPr="00C17150">
        <w:rPr>
          <w:rFonts w:ascii="Times New Roman" w:hAnsi="Times New Roman" w:cs="Times New Roman"/>
          <w:iCs/>
        </w:rPr>
        <w:t xml:space="preserve">improvement </w:t>
      </w:r>
      <w:r w:rsidRPr="00C17150">
        <w:rPr>
          <w:rFonts w:ascii="Times New Roman" w:hAnsi="Times New Roman" w:cs="Times New Roman"/>
          <w:iCs/>
        </w:rPr>
        <w:t>observed in parametric models (Logistic Regression, Linear SVM, Neural Networks) compared to non-transformed inputs. Tree-based models (Random Forest, XGBoost, CatBoost) showed minimal performance change since they are scale-invariant and handle non-linear relationships inherently. The analysis validates the feature engineering approach detailed in Section 4.4.1, demonstrating</w:t>
      </w:r>
      <w:ins w:id="202" w:author="Office" w:date="2025-10-22T14:23:00Z" w16du:dateUtc="2025-10-22T14:23:00Z">
        <w:r w:rsidR="004F3ABA" w:rsidRPr="00C17150">
          <w:rPr>
            <w:rFonts w:ascii="Times New Roman" w:hAnsi="Times New Roman" w:cs="Times New Roman"/>
            <w:iCs/>
          </w:rPr>
          <w:t xml:space="preserve"> </w:t>
        </w:r>
      </w:ins>
      <w:del w:id="203" w:author="Office" w:date="2025-10-22T14:26:00Z" w16du:dateUtc="2025-10-22T14:26:00Z">
        <w:r w:rsidRPr="00C17150" w:rsidDel="004F3ABA">
          <w:rPr>
            <w:rFonts w:ascii="Times New Roman" w:hAnsi="Times New Roman" w:cs="Times New Roman"/>
            <w:iCs/>
          </w:rPr>
          <w:delText xml:space="preserve"> </w:delText>
        </w:r>
      </w:del>
      <w:r w:rsidRPr="00C17150">
        <w:rPr>
          <w:rFonts w:ascii="Times New Roman" w:hAnsi="Times New Roman" w:cs="Times New Roman"/>
          <w:iCs/>
        </w:rPr>
        <w:t>adherence to machine learning best practices for financial time-series data.</w:t>
      </w:r>
    </w:p>
    <w:p w14:paraId="7D5FE2DB" w14:textId="6C405085"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 xml:space="preserve">The transformation is applied selectively based on Anderson-Darling normality tests and variance homogeneity tests (Levene's test) rather than blanket application to all features. Sentiment scores (-1 to +1 scale) and already normalized technical indicators (RSI: 0-100) are excluded from transformation. </w:t>
      </w:r>
    </w:p>
    <w:p w14:paraId="47470A60" w14:textId="08616549"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04" w:name="X6a144bfe4bb5e992dbfa7ebab9442882170b5a3"/>
      <w:bookmarkEnd w:id="192"/>
      <w:bookmarkEnd w:id="193"/>
      <w:r w:rsidRPr="00C17150">
        <w:rPr>
          <w:rFonts w:ascii="Times New Roman" w:hAnsi="Times New Roman" w:cs="Times New Roman"/>
          <w:color w:val="auto"/>
          <w:sz w:val="24"/>
          <w:szCs w:val="24"/>
        </w:rPr>
        <w:t>4.9 Implications for Investment Decision-Making</w:t>
      </w:r>
    </w:p>
    <w:p w14:paraId="0B65D820"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05" w:name="practical-investment-applications"/>
      <w:r w:rsidRPr="00C17150">
        <w:rPr>
          <w:rFonts w:ascii="Times New Roman" w:hAnsi="Times New Roman" w:cs="Times New Roman"/>
          <w:color w:val="auto"/>
        </w:rPr>
        <w:t>4.9.1 Practical Investment Applications</w:t>
      </w:r>
    </w:p>
    <w:p w14:paraId="5D20EF88"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research findings provide several practical applications for different investor categories:</w:t>
      </w:r>
    </w:p>
    <w:p w14:paraId="53921F2E" w14:textId="0F48442C"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Individual Investors:</w:t>
      </w:r>
      <w:r w:rsidRPr="00C17150">
        <w:rPr>
          <w:rFonts w:ascii="Times New Roman" w:hAnsi="Times New Roman" w:cs="Times New Roman"/>
        </w:rPr>
        <w:t xml:space="preserve"> Can leverage sector-specific strategies, particularly focusing on banking and telecommunications</w:t>
      </w:r>
      <w:r w:rsidR="008853E1">
        <w:rPr>
          <w:rFonts w:ascii="Times New Roman" w:hAnsi="Times New Roman" w:cs="Times New Roman"/>
        </w:rPr>
        <w:t xml:space="preserve">, where sentiment analysis achieves the </w:t>
      </w:r>
      <w:r w:rsidRPr="00C17150">
        <w:rPr>
          <w:rFonts w:ascii="Times New Roman" w:hAnsi="Times New Roman" w:cs="Times New Roman"/>
        </w:rPr>
        <w:t>highest accuracy (75.8% and 74.2% respectively).</w:t>
      </w:r>
    </w:p>
    <w:p w14:paraId="27C2FB55"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Institutional Investors:</w:t>
      </w:r>
      <w:r w:rsidRPr="00C17150">
        <w:rPr>
          <w:rFonts w:ascii="Times New Roman" w:hAnsi="Times New Roman" w:cs="Times New Roman"/>
        </w:rPr>
        <w:t xml:space="preserve"> Can integrate sentiment analysis into existing quantitative models, using confidence-stratified predictions for position sizing and risk management.</w:t>
      </w:r>
    </w:p>
    <w:p w14:paraId="7E30BAA0"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Regulatory Authorities:</w:t>
      </w:r>
      <w:r w:rsidRPr="00C17150">
        <w:rPr>
          <w:rFonts w:ascii="Times New Roman" w:hAnsi="Times New Roman" w:cs="Times New Roman"/>
        </w:rPr>
        <w:t xml:space="preserve"> Can monitor market sentiment for stability assessment and early warning systems for market disruptions.</w:t>
      </w:r>
    </w:p>
    <w:p w14:paraId="21E835B5" w14:textId="5A2D4D29"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Listed Companies:</w:t>
      </w:r>
      <w:r w:rsidRPr="00C17150">
        <w:rPr>
          <w:rFonts w:ascii="Times New Roman" w:hAnsi="Times New Roman" w:cs="Times New Roman"/>
        </w:rPr>
        <w:t xml:space="preserve"> Can track reputation and sentiment trends to inform corporate communication and investor relations strategies.</w:t>
      </w:r>
    </w:p>
    <w:p w14:paraId="47AB6AAD"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06" w:name="X10a4514618b78382f509386ffea271956ec860d"/>
      <w:bookmarkEnd w:id="205"/>
      <w:r w:rsidRPr="00C17150">
        <w:rPr>
          <w:rFonts w:ascii="Times New Roman" w:hAnsi="Times New Roman" w:cs="Times New Roman"/>
          <w:color w:val="auto"/>
        </w:rPr>
        <w:t>4.9.2 Economic and Market Development Implications</w:t>
      </w:r>
    </w:p>
    <w:p w14:paraId="162839EE"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successful application of sentiment analysis to the GSE contributes to market development through:</w:t>
      </w:r>
    </w:p>
    <w:p w14:paraId="20431317" w14:textId="508F8218"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Enhanced Market Efficiency:</w:t>
      </w:r>
      <w:r w:rsidRPr="00C17150">
        <w:rPr>
          <w:rFonts w:ascii="Times New Roman" w:hAnsi="Times New Roman" w:cs="Times New Roman"/>
        </w:rPr>
        <w:t xml:space="preserve"> By incorporating </w:t>
      </w:r>
      <w:r w:rsidR="00192990" w:rsidRPr="00C17150">
        <w:rPr>
          <w:rFonts w:ascii="Times New Roman" w:hAnsi="Times New Roman" w:cs="Times New Roman"/>
        </w:rPr>
        <w:t>sentimental</w:t>
      </w:r>
      <w:r w:rsidRPr="00C17150">
        <w:rPr>
          <w:rFonts w:ascii="Times New Roman" w:hAnsi="Times New Roman" w:cs="Times New Roman"/>
        </w:rPr>
        <w:t xml:space="preserve"> information, markets can more rapidly reflect available information, improving price discovery mechanisms.</w:t>
      </w:r>
    </w:p>
    <w:p w14:paraId="4840129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Increased Retail Participation:</w:t>
      </w:r>
      <w:r w:rsidRPr="00C17150">
        <w:rPr>
          <w:rFonts w:ascii="Times New Roman" w:hAnsi="Times New Roman" w:cs="Times New Roman"/>
        </w:rPr>
        <w:t xml:space="preserve"> Accessible sentiment analysis tools can encourage greater retail investor participation by providing sophisticated analytical capabilities previously available only to institutional investors.</w:t>
      </w:r>
    </w:p>
    <w:p w14:paraId="5D166F17" w14:textId="3D822283"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Academic Contribution:</w:t>
      </w:r>
      <w:r w:rsidRPr="00C17150">
        <w:rPr>
          <w:rFonts w:ascii="Times New Roman" w:hAnsi="Times New Roman" w:cs="Times New Roman"/>
        </w:rPr>
        <w:t xml:space="preserve"> The research extends behavioral finance literature into African emerging market contexts, providing empirical evidence for sentiment analysis effectiveness beyond developed markets.</w:t>
      </w:r>
    </w:p>
    <w:p w14:paraId="2FF94F99" w14:textId="77777777" w:rsidR="00AC1E25" w:rsidRDefault="00AC1E25" w:rsidP="00C17150">
      <w:pPr>
        <w:pStyle w:val="BodyText"/>
        <w:spacing w:line="360" w:lineRule="auto"/>
        <w:jc w:val="both"/>
        <w:rPr>
          <w:rFonts w:ascii="Times New Roman" w:eastAsiaTheme="majorEastAsia" w:hAnsi="Times New Roman" w:cs="Times New Roman"/>
          <w:b/>
          <w:bCs/>
          <w:highlight w:val="yellow"/>
        </w:rPr>
      </w:pPr>
    </w:p>
    <w:p w14:paraId="6772F450" w14:textId="2DA50D3B" w:rsidR="00B115C0" w:rsidRPr="00C17150" w:rsidRDefault="00B115C0" w:rsidP="00C17150">
      <w:pPr>
        <w:pStyle w:val="BodyText"/>
        <w:spacing w:line="360" w:lineRule="auto"/>
        <w:jc w:val="both"/>
        <w:rPr>
          <w:rFonts w:ascii="Times New Roman" w:eastAsiaTheme="majorEastAsia" w:hAnsi="Times New Roman" w:cs="Times New Roman"/>
          <w:b/>
          <w:bCs/>
        </w:rPr>
      </w:pPr>
      <w:r w:rsidRPr="008853E1">
        <w:rPr>
          <w:rFonts w:ascii="Times New Roman" w:eastAsiaTheme="majorEastAsia" w:hAnsi="Times New Roman" w:cs="Times New Roman"/>
          <w:b/>
          <w:bCs/>
        </w:rPr>
        <w:t>4.9.3 Model Deployment</w:t>
      </w:r>
    </w:p>
    <w:p w14:paraId="2119DC2F" w14:textId="60CBB075"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rPr>
        <w:t>Real-World Prediction Examples</w:t>
      </w:r>
    </w:p>
    <w:p w14:paraId="1D1447BA" w14:textId="77777777" w:rsidR="00B115C0" w:rsidRPr="00C17150" w:rsidRDefault="00B115C0" w:rsidP="00C17150">
      <w:pPr>
        <w:pStyle w:val="BodyText"/>
        <w:spacing w:line="360" w:lineRule="auto"/>
        <w:jc w:val="both"/>
        <w:rPr>
          <w:rFonts w:ascii="Times New Roman" w:hAnsi="Times New Roman" w:cs="Times New Roman"/>
          <w:b/>
          <w:bCs/>
        </w:rPr>
      </w:pPr>
      <w:commentRangeStart w:id="207"/>
      <w:r w:rsidRPr="00C17150">
        <w:rPr>
          <w:rFonts w:ascii="Times New Roman" w:hAnsi="Times New Roman" w:cs="Times New Roman"/>
          <w:b/>
          <w:bCs/>
        </w:rPr>
        <w:t xml:space="preserve">Example 1: High Positive Sentiment Scenario (Banking Stock) </w:t>
      </w:r>
    </w:p>
    <w:p w14:paraId="50C37044" w14:textId="2407E789"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Input Features:</w:t>
      </w:r>
      <w:r w:rsidRPr="00C17150">
        <w:rPr>
          <w:rFonts w:ascii="Times New Roman" w:hAnsi="Times New Roman" w:cs="Times New Roman"/>
        </w:rPr>
        <w:t xml:space="preserve"> Overall Sentiment: +0.42 (Strong Positive), News Volume: 15 articles (High attention), Social Volume: 89 posts (Above average engagement), RSI: 52.3 (Neutral technical zone), Recent Return: +1.5% (Positive momentum) </w:t>
      </w:r>
    </w:p>
    <w:p w14:paraId="2407B6AD" w14:textId="7AEAD9C9"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Model Prediction:</w:t>
      </w:r>
      <w:r w:rsidRPr="00C17150">
        <w:rPr>
          <w:rFonts w:ascii="Times New Roman" w:hAnsi="Times New Roman" w:cs="Times New Roman"/>
        </w:rPr>
        <w:t xml:space="preserve"> Probability of Price Increase: 87.2%, Predicted Direction: UP</w:t>
      </w:r>
      <w:r w:rsidRPr="00AC1E25">
        <w:rPr>
          <w:rFonts w:ascii="Times New Roman" w:hAnsi="Times New Roman" w:cs="Times New Roman"/>
        </w:rPr>
        <w:t>,</w:t>
      </w:r>
      <w:r w:rsidRPr="00C17150">
        <w:rPr>
          <w:rFonts w:ascii="Times New Roman" w:hAnsi="Times New Roman" w:cs="Times New Roman"/>
        </w:rPr>
        <w:t xml:space="preserve"> Confidence Level: High, Investment Recommendation: Strong Buy Signal </w:t>
      </w:r>
    </w:p>
    <w:p w14:paraId="79E0347C" w14:textId="50A86B12" w:rsidR="008853E1" w:rsidRDefault="008853E1" w:rsidP="008853E1">
      <w:pPr>
        <w:pStyle w:val="BodyText"/>
        <w:spacing w:line="360" w:lineRule="auto"/>
        <w:jc w:val="both"/>
        <w:rPr>
          <w:rFonts w:ascii="Times New Roman" w:hAnsi="Times New Roman" w:cs="Times New Roman"/>
        </w:rPr>
      </w:pPr>
      <w:r w:rsidRPr="00B115C0">
        <w:rPr>
          <w:rFonts w:ascii="Times New Roman" w:hAnsi="Times New Roman" w:cs="Times New Roman"/>
          <w:b/>
          <w:bCs/>
        </w:rPr>
        <w:t>Interpretation:</w:t>
      </w:r>
      <w:r w:rsidRPr="00B115C0">
        <w:rPr>
          <w:rFonts w:ascii="Times New Roman" w:hAnsi="Times New Roman" w:cs="Times New Roman"/>
        </w:rPr>
        <w:t xml:space="preserve"> Strong positive sentiment combined with high media attention creates high-confidence upward prediction. Technical indicators support continued upward movement</w:t>
      </w:r>
      <w:r>
        <w:rPr>
          <w:rFonts w:ascii="Times New Roman" w:hAnsi="Times New Roman" w:cs="Times New Roman"/>
        </w:rPr>
        <w:t>.</w:t>
      </w:r>
    </w:p>
    <w:p w14:paraId="33218A83" w14:textId="77777777" w:rsidR="00B115C0" w:rsidRPr="00C17150" w:rsidRDefault="00B115C0" w:rsidP="00C17150">
      <w:pPr>
        <w:pStyle w:val="BodyText"/>
        <w:spacing w:line="360" w:lineRule="auto"/>
        <w:jc w:val="both"/>
        <w:rPr>
          <w:rFonts w:ascii="Times New Roman" w:hAnsi="Times New Roman" w:cs="Times New Roman"/>
          <w:b/>
          <w:bCs/>
        </w:rPr>
      </w:pPr>
      <w:r w:rsidRPr="00C17150">
        <w:rPr>
          <w:rFonts w:ascii="Times New Roman" w:hAnsi="Times New Roman" w:cs="Times New Roman"/>
          <w:b/>
          <w:bCs/>
        </w:rPr>
        <w:t xml:space="preserve">Example 2: Mixed Sentiment Scenario (Telecom Stock) </w:t>
      </w:r>
    </w:p>
    <w:p w14:paraId="57561859" w14:textId="77777777"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Input Features:</w:t>
      </w:r>
      <w:r w:rsidRPr="00C17150">
        <w:rPr>
          <w:rFonts w:ascii="Times New Roman" w:hAnsi="Times New Roman" w:cs="Times New Roman"/>
        </w:rPr>
        <w:t xml:space="preserve"> Overall Sentiment: -0.08 (Slightly Negative), News Volume: 6 articles (Low attention), Social Volume: 134 posts (High social engagement), RSI: 71.2 (Overbought technical zone) Recent Return: -2.2% (Negative momentum)</w:t>
      </w:r>
    </w:p>
    <w:p w14:paraId="13F1EA49" w14:textId="77777777"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Model Prediction</w:t>
      </w:r>
      <w:r w:rsidRPr="00C17150">
        <w:rPr>
          <w:rFonts w:ascii="Times New Roman" w:hAnsi="Times New Roman" w:cs="Times New Roman"/>
        </w:rPr>
        <w:t>: Probability of Price Increase: 28.2%, Predicted Direction: DOWN</w:t>
      </w:r>
      <w:r w:rsidRPr="00AC1E25">
        <w:rPr>
          <w:rFonts w:ascii="Times New Roman" w:hAnsi="Times New Roman" w:cs="Times New Roman"/>
        </w:rPr>
        <w:t xml:space="preserve">, </w:t>
      </w:r>
      <w:r w:rsidRPr="00C17150">
        <w:rPr>
          <w:rFonts w:ascii="Times New Roman" w:hAnsi="Times New Roman" w:cs="Times New Roman"/>
        </w:rPr>
        <w:t>Confidence Level: Medium, Investment Recommendation: Hold/Sell Signal</w:t>
      </w:r>
    </w:p>
    <w:p w14:paraId="706F3FAB" w14:textId="0D7D1880"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Interpretation:</w:t>
      </w:r>
      <w:r w:rsidRPr="00C17150">
        <w:rPr>
          <w:rFonts w:ascii="Times New Roman" w:hAnsi="Times New Roman" w:cs="Times New Roman"/>
        </w:rPr>
        <w:t xml:space="preserve"> </w:t>
      </w:r>
      <w:r w:rsidR="008853E1">
        <w:rPr>
          <w:rFonts w:ascii="Times New Roman" w:hAnsi="Times New Roman" w:cs="Times New Roman"/>
        </w:rPr>
        <w:t xml:space="preserve">The combination of negative sentiment, overbought technical conditions, and a </w:t>
      </w:r>
      <w:r w:rsidRPr="00C17150">
        <w:rPr>
          <w:rFonts w:ascii="Times New Roman" w:hAnsi="Times New Roman" w:cs="Times New Roman"/>
        </w:rPr>
        <w:t>recent decline suggests continued downward pressure. High social volume indicates retail investor concern.</w:t>
      </w:r>
      <w:commentRangeEnd w:id="207"/>
      <w:r w:rsidR="00330342">
        <w:rPr>
          <w:rStyle w:val="CommentReference"/>
        </w:rPr>
        <w:commentReference w:id="207"/>
      </w:r>
    </w:p>
    <w:p w14:paraId="40B0BAB2"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08" w:name="X2a59e245f9a5d15caa05f229186029132982dca"/>
      <w:bookmarkEnd w:id="204"/>
      <w:bookmarkEnd w:id="206"/>
      <w:r w:rsidRPr="00C17150">
        <w:rPr>
          <w:rFonts w:ascii="Times New Roman" w:hAnsi="Times New Roman" w:cs="Times New Roman"/>
          <w:color w:val="auto"/>
          <w:sz w:val="24"/>
          <w:szCs w:val="24"/>
        </w:rPr>
        <w:lastRenderedPageBreak/>
        <w:t>4.10 Research Limitations and Future Directions</w:t>
      </w:r>
    </w:p>
    <w:p w14:paraId="56F7035F" w14:textId="77777777" w:rsidR="00064632" w:rsidRPr="003B015A" w:rsidRDefault="00000000" w:rsidP="00C17150">
      <w:pPr>
        <w:pStyle w:val="Heading3"/>
        <w:spacing w:line="360" w:lineRule="auto"/>
        <w:jc w:val="both"/>
        <w:rPr>
          <w:ins w:id="209" w:author="Office" w:date="2025-10-26T17:36:00Z" w16du:dateUtc="2025-10-26T17:36:00Z"/>
          <w:rFonts w:ascii="Times New Roman" w:hAnsi="Times New Roman" w:cs="Times New Roman"/>
          <w:color w:val="auto"/>
        </w:rPr>
      </w:pPr>
      <w:bookmarkStart w:id="210" w:name="acknowledged-limitations"/>
      <w:commentRangeStart w:id="211"/>
      <w:r w:rsidRPr="003B015A">
        <w:rPr>
          <w:rFonts w:ascii="Times New Roman" w:hAnsi="Times New Roman" w:cs="Times New Roman"/>
          <w:color w:val="auto"/>
        </w:rPr>
        <w:t>4.10.1 Acknowledged Limitations</w:t>
      </w:r>
    </w:p>
    <w:p w14:paraId="53D0CE77" w14:textId="5C366752" w:rsidR="003B015A" w:rsidRPr="003B015A" w:rsidRDefault="003B015A" w:rsidP="003B015A">
      <w:pPr>
        <w:pStyle w:val="BodyText"/>
        <w:spacing w:line="360" w:lineRule="auto"/>
        <w:rPr>
          <w:rFonts w:ascii="Times New Roman" w:hAnsi="Times New Roman" w:cs="Times New Roman"/>
        </w:rPr>
        <w:pPrChange w:id="212" w:author="Office" w:date="2025-10-26T17:36:00Z" w16du:dateUtc="2025-10-26T17:36:00Z">
          <w:pPr>
            <w:pStyle w:val="Heading3"/>
            <w:spacing w:line="360" w:lineRule="auto"/>
            <w:jc w:val="both"/>
          </w:pPr>
        </w:pPrChange>
      </w:pPr>
      <w:ins w:id="213" w:author="Office" w:date="2025-10-26T17:36:00Z" w16du:dateUtc="2025-10-26T17:36:00Z">
        <w:r w:rsidRPr="00F86FC6">
          <w:rPr>
            <w:rFonts w:ascii="Times New Roman" w:hAnsi="Times New Roman" w:cs="Times New Roman"/>
            <w:highlight w:val="yellow"/>
            <w:rPrChange w:id="214" w:author="Office" w:date="2025-10-26T17:38:00Z" w16du:dateUtc="2025-10-26T17:38:00Z">
              <w:rPr/>
            </w:rPrChange>
          </w:rPr>
          <w:t>While the research provides robust evidence for the value of sentiment analysis, several limitations must be acknowledged. The analysis covered 18 companies listed on the GSE over a 24-month period, offering substantial but not exhaustive coverage of the exchange. Additionally, the focus on English-language content may have overlooked sentiment expressed in local languages, potentially limiting the scope of the analysis. The findings’ generalizability to other emerging markets remains uncertain without further validation in those contexts. Moreover, the 24-month timeframe may not fully capture the range of market conditions and cycles that could influence sentiment dynamics.</w:t>
        </w:r>
      </w:ins>
    </w:p>
    <w:p w14:paraId="5D494301" w14:textId="0FF34EB0" w:rsidR="00064632" w:rsidRPr="00C17150" w:rsidDel="003B015A" w:rsidRDefault="00000000" w:rsidP="00C17150">
      <w:pPr>
        <w:pStyle w:val="FirstParagraph"/>
        <w:spacing w:line="360" w:lineRule="auto"/>
        <w:jc w:val="both"/>
        <w:rPr>
          <w:del w:id="215" w:author="Office" w:date="2025-10-26T17:36:00Z" w16du:dateUtc="2025-10-26T17:36:00Z"/>
          <w:rFonts w:ascii="Times New Roman" w:hAnsi="Times New Roman" w:cs="Times New Roman"/>
        </w:rPr>
      </w:pPr>
      <w:del w:id="216" w:author="Office" w:date="2025-10-26T17:36:00Z" w16du:dateUtc="2025-10-26T17:36:00Z">
        <w:r w:rsidRPr="00C17150" w:rsidDel="003B015A">
          <w:rPr>
            <w:rFonts w:ascii="Times New Roman" w:hAnsi="Times New Roman" w:cs="Times New Roman"/>
          </w:rPr>
          <w:delText>While the research provides robust evidence for sentiment analysis value, several limitations should be acknowledged:</w:delText>
        </w:r>
      </w:del>
    </w:p>
    <w:p w14:paraId="5E9C61FE" w14:textId="785259B4" w:rsidR="00064632" w:rsidRPr="00C17150" w:rsidDel="003B015A" w:rsidRDefault="00000000" w:rsidP="00C17150">
      <w:pPr>
        <w:pStyle w:val="BodyText"/>
        <w:spacing w:line="360" w:lineRule="auto"/>
        <w:jc w:val="both"/>
        <w:rPr>
          <w:del w:id="217" w:author="Office" w:date="2025-10-26T17:36:00Z" w16du:dateUtc="2025-10-26T17:36:00Z"/>
          <w:rFonts w:ascii="Times New Roman" w:hAnsi="Times New Roman" w:cs="Times New Roman"/>
        </w:rPr>
      </w:pPr>
      <w:del w:id="218" w:author="Office" w:date="2025-10-26T17:36:00Z" w16du:dateUtc="2025-10-26T17:36:00Z">
        <w:r w:rsidRPr="00C17150" w:rsidDel="003B015A">
          <w:rPr>
            <w:rFonts w:ascii="Times New Roman" w:hAnsi="Times New Roman" w:cs="Times New Roman"/>
            <w:b/>
            <w:bCs/>
          </w:rPr>
          <w:delText>Sample Size:</w:delText>
        </w:r>
        <w:r w:rsidRPr="00C17150" w:rsidDel="003B015A">
          <w:rPr>
            <w:rFonts w:ascii="Times New Roman" w:hAnsi="Times New Roman" w:cs="Times New Roman"/>
          </w:rPr>
          <w:delText xml:space="preserve"> Analysis covered 18 companies over 24 months, representing substantial but not exhaustive coverage of the GSE.</w:delText>
        </w:r>
      </w:del>
    </w:p>
    <w:p w14:paraId="306824F1" w14:textId="0FFEDFA2" w:rsidR="00064632" w:rsidRPr="00C17150" w:rsidDel="003B015A" w:rsidRDefault="00000000" w:rsidP="00C17150">
      <w:pPr>
        <w:pStyle w:val="BodyText"/>
        <w:spacing w:line="360" w:lineRule="auto"/>
        <w:jc w:val="both"/>
        <w:rPr>
          <w:del w:id="219" w:author="Office" w:date="2025-10-26T17:36:00Z" w16du:dateUtc="2025-10-26T17:36:00Z"/>
          <w:rFonts w:ascii="Times New Roman" w:hAnsi="Times New Roman" w:cs="Times New Roman"/>
        </w:rPr>
      </w:pPr>
      <w:del w:id="220" w:author="Office" w:date="2025-10-26T17:36:00Z" w16du:dateUtc="2025-10-26T17:36:00Z">
        <w:r w:rsidRPr="00C17150" w:rsidDel="003B015A">
          <w:rPr>
            <w:rFonts w:ascii="Times New Roman" w:hAnsi="Times New Roman" w:cs="Times New Roman"/>
            <w:b/>
            <w:bCs/>
          </w:rPr>
          <w:delText>Language Processing:</w:delText>
        </w:r>
        <w:r w:rsidRPr="00C17150" w:rsidDel="003B015A">
          <w:rPr>
            <w:rFonts w:ascii="Times New Roman" w:hAnsi="Times New Roman" w:cs="Times New Roman"/>
          </w:rPr>
          <w:delText xml:space="preserve"> Analysis focused predominantly on English-language content, potentially missing sentiment in local languages.</w:delText>
        </w:r>
      </w:del>
    </w:p>
    <w:p w14:paraId="265DF8F6" w14:textId="06D7E2E4" w:rsidR="00064632" w:rsidRPr="00C17150" w:rsidDel="003B015A" w:rsidRDefault="00000000" w:rsidP="00C17150">
      <w:pPr>
        <w:pStyle w:val="BodyText"/>
        <w:spacing w:line="360" w:lineRule="auto"/>
        <w:jc w:val="both"/>
        <w:rPr>
          <w:del w:id="221" w:author="Office" w:date="2025-10-26T17:36:00Z" w16du:dateUtc="2025-10-26T17:36:00Z"/>
          <w:rFonts w:ascii="Times New Roman" w:hAnsi="Times New Roman" w:cs="Times New Roman"/>
        </w:rPr>
      </w:pPr>
      <w:del w:id="222" w:author="Office" w:date="2025-10-26T17:36:00Z" w16du:dateUtc="2025-10-26T17:36:00Z">
        <w:r w:rsidRPr="00C17150" w:rsidDel="003B015A">
          <w:rPr>
            <w:rFonts w:ascii="Times New Roman" w:hAnsi="Times New Roman" w:cs="Times New Roman"/>
            <w:b/>
            <w:bCs/>
          </w:rPr>
          <w:delText>External Validity:</w:delText>
        </w:r>
        <w:r w:rsidRPr="00C17150" w:rsidDel="003B015A">
          <w:rPr>
            <w:rFonts w:ascii="Times New Roman" w:hAnsi="Times New Roman" w:cs="Times New Roman"/>
          </w:rPr>
          <w:delText xml:space="preserve"> Findings may not generalize to other emerging markets without validation in those specific contexts.</w:delText>
        </w:r>
      </w:del>
    </w:p>
    <w:p w14:paraId="7E24ACD0" w14:textId="2F8C879C" w:rsidR="00064632" w:rsidRPr="00C17150" w:rsidDel="003B015A" w:rsidRDefault="00000000" w:rsidP="00C17150">
      <w:pPr>
        <w:pStyle w:val="BodyText"/>
        <w:spacing w:line="360" w:lineRule="auto"/>
        <w:jc w:val="both"/>
        <w:rPr>
          <w:del w:id="223" w:author="Office" w:date="2025-10-26T17:36:00Z" w16du:dateUtc="2025-10-26T17:36:00Z"/>
          <w:rFonts w:ascii="Times New Roman" w:hAnsi="Times New Roman" w:cs="Times New Roman"/>
        </w:rPr>
      </w:pPr>
      <w:del w:id="224" w:author="Office" w:date="2025-10-26T17:36:00Z" w16du:dateUtc="2025-10-26T17:36:00Z">
        <w:r w:rsidRPr="00C17150" w:rsidDel="003B015A">
          <w:rPr>
            <w:rFonts w:ascii="Times New Roman" w:hAnsi="Times New Roman" w:cs="Times New Roman"/>
            <w:b/>
            <w:bCs/>
          </w:rPr>
          <w:delText>Temporal Coverage:</w:delText>
        </w:r>
        <w:r w:rsidRPr="00C17150" w:rsidDel="003B015A">
          <w:rPr>
            <w:rFonts w:ascii="Times New Roman" w:hAnsi="Times New Roman" w:cs="Times New Roman"/>
          </w:rPr>
          <w:delText xml:space="preserve"> The 24-month period may not capture all possible market conditions and cycles.</w:delText>
        </w:r>
      </w:del>
    </w:p>
    <w:p w14:paraId="60069149" w14:textId="77777777" w:rsidR="00064632" w:rsidRDefault="00000000" w:rsidP="00C17150">
      <w:pPr>
        <w:pStyle w:val="Heading3"/>
        <w:spacing w:line="360" w:lineRule="auto"/>
        <w:jc w:val="both"/>
        <w:rPr>
          <w:ins w:id="225" w:author="Office" w:date="2025-10-26T17:36:00Z" w16du:dateUtc="2025-10-26T17:36:00Z"/>
          <w:rFonts w:ascii="Times New Roman" w:hAnsi="Times New Roman" w:cs="Times New Roman"/>
          <w:color w:val="auto"/>
        </w:rPr>
      </w:pPr>
      <w:bookmarkStart w:id="226" w:name="future-research-directions"/>
      <w:bookmarkEnd w:id="210"/>
      <w:r w:rsidRPr="00C17150">
        <w:rPr>
          <w:rFonts w:ascii="Times New Roman" w:hAnsi="Times New Roman" w:cs="Times New Roman"/>
          <w:color w:val="auto"/>
        </w:rPr>
        <w:t>4.10.2 Future Research Directions</w:t>
      </w:r>
    </w:p>
    <w:p w14:paraId="45A6E410" w14:textId="11D95349" w:rsidR="003B015A" w:rsidRPr="00F86FC6" w:rsidRDefault="00F86FC6" w:rsidP="00F86FC6">
      <w:pPr>
        <w:pStyle w:val="BodyText"/>
        <w:spacing w:line="360" w:lineRule="auto"/>
        <w:rPr>
          <w:rFonts w:ascii="Times New Roman" w:hAnsi="Times New Roman" w:cs="Times New Roman"/>
          <w:color w:val="FFFFFF" w:themeColor="background1"/>
          <w:rPrChange w:id="227" w:author="Office" w:date="2025-10-26T17:38:00Z" w16du:dateUtc="2025-10-26T17:38:00Z">
            <w:rPr>
              <w:rFonts w:ascii="Times New Roman" w:hAnsi="Times New Roman" w:cs="Times New Roman"/>
            </w:rPr>
          </w:rPrChange>
        </w:rPr>
        <w:pPrChange w:id="228" w:author="Office" w:date="2025-10-26T17:37:00Z" w16du:dateUtc="2025-10-26T17:37:00Z">
          <w:pPr>
            <w:pStyle w:val="Heading3"/>
            <w:spacing w:line="360" w:lineRule="auto"/>
            <w:jc w:val="both"/>
          </w:pPr>
        </w:pPrChange>
      </w:pPr>
      <w:ins w:id="229" w:author="Office" w:date="2025-10-26T17:37:00Z" w16du:dateUtc="2025-10-26T17:37:00Z">
        <w:r w:rsidRPr="00F86FC6">
          <w:rPr>
            <w:rFonts w:ascii="Times New Roman" w:hAnsi="Times New Roman" w:cs="Times New Roman"/>
            <w:highlight w:val="yellow"/>
            <w:rPrChange w:id="230" w:author="Office" w:date="2025-10-26T17:37:00Z" w16du:dateUtc="2025-10-26T17:37:00Z">
              <w:rPr/>
            </w:rPrChange>
          </w:rPr>
          <w:t>Future research can build on this study by addressing its limitations and exploring new avenues. Expanding the analysis to include a broader set of GSE-listed companies and a longer temporal period would enhance the generalizability of the findings. Incorporating sentiment analysis of local languages could provide a more comprehensive understanding of market sentiment. Additionally, integrating alternative data sources, such as satellite data or mobile money transactions, could improve the predictive power of the models. Finally, employing advanced causal inference methods would strengthen the ability to discern sentiment-price relationships beyond mere correlations.</w:t>
        </w:r>
      </w:ins>
    </w:p>
    <w:p w14:paraId="00D1E545" w14:textId="6984BE19" w:rsidR="008853E1" w:rsidRPr="004A5B81" w:rsidDel="003B015A" w:rsidRDefault="008853E1" w:rsidP="008853E1">
      <w:pPr>
        <w:pStyle w:val="FirstParagraph"/>
        <w:spacing w:line="360" w:lineRule="auto"/>
        <w:jc w:val="both"/>
        <w:rPr>
          <w:del w:id="231" w:author="Office" w:date="2025-10-26T17:36:00Z" w16du:dateUtc="2025-10-26T17:36:00Z"/>
          <w:rFonts w:ascii="Times New Roman" w:hAnsi="Times New Roman" w:cs="Times New Roman"/>
        </w:rPr>
      </w:pPr>
      <w:del w:id="232" w:author="Office" w:date="2025-10-26T17:36:00Z" w16du:dateUtc="2025-10-26T17:36:00Z">
        <w:r w:rsidRPr="003B015A" w:rsidDel="003B015A">
          <w:rPr>
            <w:rFonts w:ascii="Times New Roman" w:hAnsi="Times New Roman" w:cs="Times New Roman"/>
            <w:b/>
            <w:bCs/>
            <w:highlight w:val="yellow"/>
            <w:rPrChange w:id="233" w:author="Office" w:date="2025-10-26T17:36:00Z" w16du:dateUtc="2025-10-26T17:36:00Z">
              <w:rPr>
                <w:rFonts w:ascii="Times New Roman" w:hAnsi="Times New Roman" w:cs="Times New Roman"/>
                <w:b/>
                <w:bCs/>
              </w:rPr>
            </w:rPrChange>
          </w:rPr>
          <w:delText>Expanded</w:delText>
        </w:r>
        <w:r w:rsidRPr="004A5B81" w:rsidDel="003B015A">
          <w:rPr>
            <w:rFonts w:ascii="Times New Roman" w:hAnsi="Times New Roman" w:cs="Times New Roman"/>
            <w:b/>
            <w:bCs/>
          </w:rPr>
          <w:delText xml:space="preserve"> Coverage:</w:delText>
        </w:r>
        <w:r w:rsidRPr="004A5B81" w:rsidDel="003B015A">
          <w:rPr>
            <w:rFonts w:ascii="Times New Roman" w:hAnsi="Times New Roman" w:cs="Times New Roman"/>
          </w:rPr>
          <w:delText xml:space="preserve"> Future research should include additional GSE-listed companies and longer temporal periods to enhance generalizability.</w:delText>
        </w:r>
      </w:del>
    </w:p>
    <w:p w14:paraId="69A4C26F" w14:textId="75F09267" w:rsidR="00064632" w:rsidRPr="00C17150" w:rsidDel="003B015A" w:rsidRDefault="00000000" w:rsidP="00C17150">
      <w:pPr>
        <w:pStyle w:val="BodyText"/>
        <w:spacing w:line="360" w:lineRule="auto"/>
        <w:jc w:val="both"/>
        <w:rPr>
          <w:del w:id="234" w:author="Office" w:date="2025-10-26T17:36:00Z" w16du:dateUtc="2025-10-26T17:36:00Z"/>
          <w:rFonts w:ascii="Times New Roman" w:hAnsi="Times New Roman" w:cs="Times New Roman"/>
        </w:rPr>
      </w:pPr>
      <w:del w:id="235" w:author="Office" w:date="2025-10-26T17:36:00Z" w16du:dateUtc="2025-10-26T17:36:00Z">
        <w:r w:rsidRPr="00C17150" w:rsidDel="003B015A">
          <w:rPr>
            <w:rFonts w:ascii="Times New Roman" w:hAnsi="Times New Roman" w:cs="Times New Roman"/>
            <w:b/>
            <w:bCs/>
          </w:rPr>
          <w:delText>Multilingual Analysis:</w:delText>
        </w:r>
        <w:r w:rsidRPr="00C17150" w:rsidDel="003B015A">
          <w:rPr>
            <w:rFonts w:ascii="Times New Roman" w:hAnsi="Times New Roman" w:cs="Times New Roman"/>
          </w:rPr>
          <w:delText xml:space="preserve"> Incorporating local language sentiment analysis could capture additional market sentiment dimensions.</w:delText>
        </w:r>
      </w:del>
    </w:p>
    <w:p w14:paraId="70C40FA3" w14:textId="5F62FB7D" w:rsidR="00064632" w:rsidRPr="00C17150" w:rsidDel="003B015A" w:rsidRDefault="00000000" w:rsidP="00C17150">
      <w:pPr>
        <w:pStyle w:val="BodyText"/>
        <w:spacing w:line="360" w:lineRule="auto"/>
        <w:jc w:val="both"/>
        <w:rPr>
          <w:del w:id="236" w:author="Office" w:date="2025-10-26T17:36:00Z" w16du:dateUtc="2025-10-26T17:36:00Z"/>
          <w:rFonts w:ascii="Times New Roman" w:hAnsi="Times New Roman" w:cs="Times New Roman"/>
        </w:rPr>
      </w:pPr>
      <w:del w:id="237" w:author="Office" w:date="2025-10-26T17:36:00Z" w16du:dateUtc="2025-10-26T17:36:00Z">
        <w:r w:rsidRPr="00C17150" w:rsidDel="003B015A">
          <w:rPr>
            <w:rFonts w:ascii="Times New Roman" w:hAnsi="Times New Roman" w:cs="Times New Roman"/>
            <w:b/>
            <w:bCs/>
          </w:rPr>
          <w:delText>Alternative Data Integration:</w:delText>
        </w:r>
        <w:r w:rsidRPr="00C17150" w:rsidDel="003B015A">
          <w:rPr>
            <w:rFonts w:ascii="Times New Roman" w:hAnsi="Times New Roman" w:cs="Times New Roman"/>
          </w:rPr>
          <w:delText xml:space="preserve"> Exploring satellite data, mobile money transactions, and other alternative data sources could enhance prediction capabilities.</w:delText>
        </w:r>
      </w:del>
    </w:p>
    <w:p w14:paraId="2C98CEF6" w14:textId="52642DC3" w:rsidR="00064632" w:rsidRPr="00C17150" w:rsidDel="003B015A" w:rsidRDefault="00000000" w:rsidP="00C17150">
      <w:pPr>
        <w:pStyle w:val="BodyText"/>
        <w:spacing w:line="360" w:lineRule="auto"/>
        <w:jc w:val="both"/>
        <w:rPr>
          <w:del w:id="238" w:author="Office" w:date="2025-10-26T17:36:00Z" w16du:dateUtc="2025-10-26T17:36:00Z"/>
          <w:rFonts w:ascii="Times New Roman" w:hAnsi="Times New Roman" w:cs="Times New Roman"/>
        </w:rPr>
      </w:pPr>
      <w:del w:id="239" w:author="Office" w:date="2025-10-26T17:36:00Z" w16du:dateUtc="2025-10-26T17:36:00Z">
        <w:r w:rsidRPr="00C17150" w:rsidDel="003B015A">
          <w:rPr>
            <w:rFonts w:ascii="Times New Roman" w:hAnsi="Times New Roman" w:cs="Times New Roman"/>
            <w:b/>
            <w:bCs/>
          </w:rPr>
          <w:delText>Causal Inference:</w:delText>
        </w:r>
        <w:r w:rsidRPr="00C17150" w:rsidDel="003B015A">
          <w:rPr>
            <w:rFonts w:ascii="Times New Roman" w:hAnsi="Times New Roman" w:cs="Times New Roman"/>
          </w:rPr>
          <w:delText xml:space="preserve"> Advanced causal inference methods could strengthen </w:delText>
        </w:r>
        <w:r w:rsidR="004F3ABA" w:rsidRPr="00C17150" w:rsidDel="003B015A">
          <w:rPr>
            <w:rFonts w:ascii="Times New Roman" w:hAnsi="Times New Roman" w:cs="Times New Roman"/>
          </w:rPr>
          <w:delText xml:space="preserve">the </w:delText>
        </w:r>
        <w:r w:rsidRPr="00C17150" w:rsidDel="003B015A">
          <w:rPr>
            <w:rFonts w:ascii="Times New Roman" w:hAnsi="Times New Roman" w:cs="Times New Roman"/>
          </w:rPr>
          <w:delText>understanding of sentiment-price relationships beyond correlation analysis.</w:delText>
        </w:r>
        <w:commentRangeEnd w:id="211"/>
        <w:r w:rsidR="00330342" w:rsidDel="003B015A">
          <w:rPr>
            <w:rStyle w:val="CommentReference"/>
          </w:rPr>
          <w:commentReference w:id="211"/>
        </w:r>
      </w:del>
    </w:p>
    <w:p w14:paraId="7D4878D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40" w:name="expert-validation-and-system-reliability"/>
      <w:bookmarkEnd w:id="208"/>
      <w:bookmarkEnd w:id="226"/>
      <w:r w:rsidRPr="00C17150">
        <w:rPr>
          <w:rFonts w:ascii="Times New Roman" w:hAnsi="Times New Roman" w:cs="Times New Roman"/>
          <w:color w:val="auto"/>
          <w:sz w:val="24"/>
          <w:szCs w:val="24"/>
        </w:rPr>
        <w:t>4.11 Expert Validation and System Reliability</w:t>
      </w:r>
    </w:p>
    <w:p w14:paraId="60501F1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41" w:name="expert-input-analysis"/>
      <w:r w:rsidRPr="00C17150">
        <w:rPr>
          <w:rFonts w:ascii="Times New Roman" w:hAnsi="Times New Roman" w:cs="Times New Roman"/>
          <w:color w:val="auto"/>
        </w:rPr>
        <w:t>4.11.1 Expert Input Analysis</w:t>
      </w:r>
    </w:p>
    <w:p w14:paraId="7CC60A60"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manual expert input component provided valuable validation and contextual insights throughout the analysis period. Expert contributions demonstrated several key characteristics:</w:t>
      </w:r>
    </w:p>
    <w:p w14:paraId="5488EE39"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Consistency with Automated Analysis:</w:t>
      </w:r>
      <w:r w:rsidRPr="00C17150">
        <w:rPr>
          <w:rFonts w:ascii="Times New Roman" w:hAnsi="Times New Roman" w:cs="Times New Roman"/>
        </w:rPr>
        <w:t xml:space="preserve"> Expert sentiment assessments showed strong correlation (r = 0.71, p &lt; 0.001) with automated sentiment scores, validating the automated methodology while providing additional interpretive depth.</w:t>
      </w:r>
    </w:p>
    <w:p w14:paraId="2427E989"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Context-Sensitive Analysis:</w:t>
      </w:r>
      <w:r w:rsidRPr="00C17150">
        <w:rPr>
          <w:rFonts w:ascii="Times New Roman" w:hAnsi="Times New Roman" w:cs="Times New Roman"/>
        </w:rPr>
        <w:t xml:space="preserve"> Experts provided particularly valuable insights during complex market events, regulatory announcements, and sector-specific developments requiring nuanced interpretation.</w:t>
      </w:r>
    </w:p>
    <w:p w14:paraId="2A36E4AB" w14:textId="32090F06"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Quality Assurance:</w:t>
      </w:r>
      <w:r w:rsidRPr="00C17150">
        <w:rPr>
          <w:rFonts w:ascii="Times New Roman" w:hAnsi="Times New Roman" w:cs="Times New Roman"/>
        </w:rPr>
        <w:t xml:space="preserve"> Expert </w:t>
      </w:r>
      <w:r w:rsidR="00BE2F63" w:rsidRPr="00C17150">
        <w:rPr>
          <w:rFonts w:ascii="Times New Roman" w:hAnsi="Times New Roman" w:cs="Times New Roman"/>
        </w:rPr>
        <w:t>input</w:t>
      </w:r>
      <w:r w:rsidRPr="00C17150">
        <w:rPr>
          <w:rFonts w:ascii="Times New Roman" w:hAnsi="Times New Roman" w:cs="Times New Roman"/>
        </w:rPr>
        <w:t xml:space="preserve"> served as continuous quality control, identifying potential automated analysis errors and providing feedback for system improvement.</w:t>
      </w:r>
    </w:p>
    <w:p w14:paraId="16EF3AEE" w14:textId="7EC813F5"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expert validation component strengthens confidence in automated results while providing a framework for continuous system refinement and improvement.</w:t>
      </w:r>
    </w:p>
    <w:p w14:paraId="72B488E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42" w:name="conclusion"/>
      <w:bookmarkEnd w:id="240"/>
      <w:bookmarkEnd w:id="241"/>
      <w:r w:rsidRPr="00C17150">
        <w:rPr>
          <w:rFonts w:ascii="Times New Roman" w:hAnsi="Times New Roman" w:cs="Times New Roman"/>
          <w:color w:val="auto"/>
          <w:sz w:val="24"/>
          <w:szCs w:val="24"/>
        </w:rPr>
        <w:t>4.12 Conclusion</w:t>
      </w:r>
    </w:p>
    <w:p w14:paraId="12F450CC"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This chapter presented comprehensive results demonstrating the effectiveness of machine learning sentiment analysis for predicting stock market movements on the Ghana Stock Exchange. The findings definitively confirm that sentiment analysis achieves 73.2% prediction accuracy (95% CI: 71.8%-74.6%), with ensemble models reaching 76.3% accuracy and sector-specific performance exceeding 75% in banking and telecommunications.</w:t>
      </w:r>
    </w:p>
    <w:p w14:paraId="41CC5DFA" w14:textId="19BE7664"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research validates integration of multiple data sources (3,147 news articles, 17,124 social media posts, 47 expert inputs)</w:t>
      </w:r>
      <w:ins w:id="243" w:author="Office" w:date="2025-10-22T14:26:00Z" w16du:dateUtc="2025-10-22T14:26:00Z">
        <w:r w:rsidR="004F3ABA" w:rsidRPr="00C17150">
          <w:rPr>
            <w:rFonts w:ascii="Times New Roman" w:hAnsi="Times New Roman" w:cs="Times New Roman"/>
          </w:rPr>
          <w:t>,</w:t>
        </w:r>
      </w:ins>
      <w:r w:rsidRPr="00C17150">
        <w:rPr>
          <w:rFonts w:ascii="Times New Roman" w:hAnsi="Times New Roman" w:cs="Times New Roman"/>
        </w:rPr>
        <w:t xml:space="preserve"> showing that multi-source approaches improve reliability by 12.4% compared to single-source methods. Significant sentiment-price correlations (r = 0.29-0.65 across companies, aggregate r = 0.45, p &lt; 0.001) establish that sentiment captures meaningful information about market dynamics. Granger causality testing confirmed temporal precedence of sentiment in 44.4% of companies, with optimal </w:t>
      </w:r>
      <w:r w:rsidR="00BE2F63" w:rsidRPr="00C17150">
        <w:rPr>
          <w:rFonts w:ascii="Times New Roman" w:hAnsi="Times New Roman" w:cs="Times New Roman"/>
        </w:rPr>
        <w:t>2–3-day</w:t>
      </w:r>
      <w:r w:rsidRPr="00C17150">
        <w:rPr>
          <w:rFonts w:ascii="Times New Roman" w:hAnsi="Times New Roman" w:cs="Times New Roman"/>
        </w:rPr>
        <w:t xml:space="preserve"> prediction lags providing actionable trading windows.</w:t>
      </w:r>
    </w:p>
    <w:p w14:paraId="583E1EAE" w14:textId="3B01F65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Machine learning analysis of 12 algorithms identified XGBoost (75.1% accuracy), LSTM (74.2%), and CatBoost (73.9%) as top individual performers, with their ensemble achieving superior performance (76.3% accuracy, AUC 0.82). Confidence-stratified results demonstrated excellent calibration, with high-confidence predictions (&gt;90%) achieving 86.8% accuracy while low-confidence predictions correctly identified uncertainty with 65.4% accuracy.</w:t>
      </w:r>
    </w:p>
    <w:p w14:paraId="0BDB368E" w14:textId="7D581547" w:rsidR="00330342"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Sector heterogeneity analysis revealed banking (75.8% accuracy, r = 0.52) and telecommunications (74.2% accuracy, r = 0.48) as sectors where sentiment analysis is most effective, while agriculture (67.2% accuracy, r = 0.29 n.s.) showed limited sentiment sensitivity. </w:t>
      </w:r>
      <w:r w:rsidRPr="00C17150">
        <w:rPr>
          <w:rFonts w:ascii="Times New Roman" w:hAnsi="Times New Roman" w:cs="Times New Roman"/>
        </w:rPr>
        <w:lastRenderedPageBreak/>
        <w:t>These findings provide practical guidance for targeted implementation</w:t>
      </w:r>
      <w:r w:rsidR="008853E1">
        <w:rPr>
          <w:rFonts w:ascii="Times New Roman" w:hAnsi="Times New Roman" w:cs="Times New Roman"/>
        </w:rPr>
        <w:t>, prioritising</w:t>
      </w:r>
      <w:r w:rsidRPr="00C17150">
        <w:rPr>
          <w:rFonts w:ascii="Times New Roman" w:hAnsi="Times New Roman" w:cs="Times New Roman"/>
        </w:rPr>
        <w:t xml:space="preserve"> financial services.</w:t>
      </w:r>
      <w:r w:rsidR="00330342">
        <w:rPr>
          <w:rFonts w:ascii="Times New Roman" w:hAnsi="Times New Roman" w:cs="Times New Roman"/>
        </w:rPr>
        <w:t xml:space="preserve"> </w:t>
      </w:r>
      <w:r w:rsidRPr="00C17150">
        <w:rPr>
          <w:rFonts w:ascii="Times New Roman" w:hAnsi="Times New Roman" w:cs="Times New Roman"/>
        </w:rPr>
        <w:t>The successful deployment of a functional web-based platform</w:t>
      </w:r>
    </w:p>
    <w:p w14:paraId="460D2E3D" w14:textId="0F8C13A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w:t>
      </w:r>
      <w:hyperlink r:id="rId26" w:history="1">
        <w:r w:rsidR="00064632" w:rsidRPr="00C17150">
          <w:rPr>
            <w:rStyle w:val="Hyperlink"/>
            <w:rFonts w:ascii="Times New Roman" w:hAnsi="Times New Roman" w:cs="Times New Roman"/>
            <w:b/>
            <w:bCs/>
            <w:color w:val="auto"/>
          </w:rPr>
          <w:t>https://8gbpy8kder7stfdyuj72t7.streamlit.app</w:t>
        </w:r>
        <w:r w:rsidR="00064632" w:rsidRPr="00C17150">
          <w:rPr>
            <w:rStyle w:val="Hyperlink"/>
            <w:rFonts w:ascii="Times New Roman" w:hAnsi="Times New Roman" w:cs="Times New Roman"/>
            <w:color w:val="auto"/>
          </w:rPr>
          <w:t>/</w:t>
        </w:r>
      </w:hyperlink>
      <w:r w:rsidRPr="00C17150">
        <w:rPr>
          <w:rFonts w:ascii="Times New Roman" w:hAnsi="Times New Roman" w:cs="Times New Roman"/>
        </w:rPr>
        <w:t>) demonstrates real-world implementation feasibility, providing accessible sentiment analysis tools for retail investors, institutional users, regulators, and researchers. The system provides real-time sentiment monitoring, probabilistic predictions with confidence levels, historical analysis, and transparent performance tracking.</w:t>
      </w:r>
    </w:p>
    <w:p w14:paraId="17C9175E" w14:textId="77777777" w:rsidR="00192990"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research makes significant theoretical contributions by:</w:t>
      </w:r>
    </w:p>
    <w:p w14:paraId="3DA750DA" w14:textId="5B2A5191"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1. Challenging semi-strong EMH through documented predictable patterns exceeding random chance by 46.4%</w:t>
      </w:r>
    </w:p>
    <w:p w14:paraId="5ABAAC54" w14:textId="53022059"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2. Validating behavioral finance principles in </w:t>
      </w:r>
      <w:r w:rsidR="004F3ABA" w:rsidRPr="00C17150">
        <w:rPr>
          <w:rFonts w:ascii="Times New Roman" w:hAnsi="Times New Roman" w:cs="Times New Roman"/>
        </w:rPr>
        <w:t xml:space="preserve">the </w:t>
      </w:r>
      <w:r w:rsidRPr="00C17150">
        <w:rPr>
          <w:rFonts w:ascii="Times New Roman" w:hAnsi="Times New Roman" w:cs="Times New Roman"/>
        </w:rPr>
        <w:t xml:space="preserve">emerging African market context </w:t>
      </w:r>
    </w:p>
    <w:p w14:paraId="1D4E3C2C" w14:textId="727731F1"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3. Extending information processing theory with characterized lag structures</w:t>
      </w:r>
    </w:p>
    <w:p w14:paraId="02B3C17E" w14:textId="01880591" w:rsidR="00064632"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4. Establishing sentiment analysis applicability beyond developed markets</w:t>
      </w:r>
    </w:p>
    <w:p w14:paraId="45129E65" w14:textId="68896F4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Practical implications span multiple stakeholder groups</w:t>
      </w:r>
      <w:ins w:id="244" w:author="Office" w:date="2025-10-22T14:24:00Z" w16du:dateUtc="2025-10-22T14:24:00Z">
        <w:r w:rsidR="004F3ABA" w:rsidRPr="00C17150">
          <w:rPr>
            <w:rFonts w:ascii="Times New Roman" w:hAnsi="Times New Roman" w:cs="Times New Roman"/>
          </w:rPr>
          <w:t>,</w:t>
        </w:r>
      </w:ins>
      <w:r w:rsidRPr="00C17150">
        <w:rPr>
          <w:rFonts w:ascii="Times New Roman" w:hAnsi="Times New Roman" w:cs="Times New Roman"/>
        </w:rPr>
        <w:t xml:space="preserve"> including individual investors leveraging sector-specific strategies, institutional investors integrating sentiment into quantitative models, regulators monitoring market stability, companies managing reputation, and researchers accessing validated methodological frameworks.</w:t>
      </w:r>
    </w:p>
    <w:p w14:paraId="76535531" w14:textId="008A7D2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While limitations exist including sample size constraints (18 companies), temporal coverage (24 months), language processing focus (predominantly English), and external validity concerns, the research provides robust evidence supporting sentiment analysis value for GSE investment decision-making. Future research should address these limitations through expanded coverage, advanced NLP methods, alternative data integration, and </w:t>
      </w:r>
      <w:r w:rsidR="00AB21F1" w:rsidRPr="00C17150">
        <w:rPr>
          <w:rFonts w:ascii="Times New Roman" w:hAnsi="Times New Roman" w:cs="Times New Roman"/>
        </w:rPr>
        <w:t>the adoption of</w:t>
      </w:r>
      <w:r w:rsidR="004F3ABA" w:rsidRPr="00C17150">
        <w:rPr>
          <w:rFonts w:ascii="Times New Roman" w:hAnsi="Times New Roman" w:cs="Times New Roman"/>
        </w:rPr>
        <w:t xml:space="preserve"> </w:t>
      </w:r>
      <w:r w:rsidRPr="00C17150">
        <w:rPr>
          <w:rFonts w:ascii="Times New Roman" w:hAnsi="Times New Roman" w:cs="Times New Roman"/>
        </w:rPr>
        <w:t>causal inference designs.</w:t>
      </w:r>
    </w:p>
    <w:p w14:paraId="4F00297D" w14:textId="6F6D9B3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findings establish that machine learning models and sentiment analysis </w:t>
      </w:r>
      <w:ins w:id="245" w:author="Office" w:date="2025-10-22T14:26:00Z" w16du:dateUtc="2025-10-22T14:26:00Z">
        <w:r w:rsidR="004F3ABA" w:rsidRPr="00C17150">
          <w:rPr>
            <w:rFonts w:ascii="Times New Roman" w:hAnsi="Times New Roman" w:cs="Times New Roman"/>
          </w:rPr>
          <w:t>are viable and valuable tools for understanding and predicting market behaviour in emerging African contexts, contributing to both academic knowledge in behavioural finance and practical investment applications that benefit</w:t>
        </w:r>
      </w:ins>
      <w:r w:rsidRPr="00C17150">
        <w:rPr>
          <w:rFonts w:ascii="Times New Roman" w:hAnsi="Times New Roman" w:cs="Times New Roman"/>
        </w:rPr>
        <w:t xml:space="preserve"> diverse market participants.</w:t>
      </w:r>
    </w:p>
    <w:p w14:paraId="5444808B" w14:textId="77777777" w:rsidR="00064632" w:rsidRPr="008853E1" w:rsidRDefault="00000000" w:rsidP="00C17150">
      <w:pPr>
        <w:pStyle w:val="Heading1"/>
        <w:spacing w:line="360" w:lineRule="auto"/>
        <w:rPr>
          <w:rFonts w:ascii="Times New Roman" w:hAnsi="Times New Roman" w:cs="Times New Roman"/>
          <w:color w:val="auto"/>
          <w:sz w:val="24"/>
          <w:szCs w:val="24"/>
        </w:rPr>
      </w:pPr>
      <w:bookmarkStart w:id="246" w:name="appendix-a-code-and-data-repository"/>
      <w:bookmarkEnd w:id="0"/>
      <w:bookmarkEnd w:id="242"/>
      <w:r w:rsidRPr="008853E1">
        <w:rPr>
          <w:rFonts w:ascii="Times New Roman" w:hAnsi="Times New Roman" w:cs="Times New Roman"/>
          <w:color w:val="auto"/>
          <w:sz w:val="24"/>
          <w:szCs w:val="24"/>
        </w:rPr>
        <w:lastRenderedPageBreak/>
        <w:t>APPENDIX A: CODE AND DATA REPOSITORY</w:t>
      </w:r>
    </w:p>
    <w:p w14:paraId="6304300F" w14:textId="560E7EC8" w:rsidR="00064632" w:rsidRPr="00C17150" w:rsidDel="005D7027" w:rsidRDefault="00000000" w:rsidP="00C17150">
      <w:pPr>
        <w:pStyle w:val="Heading2"/>
        <w:spacing w:line="360" w:lineRule="auto"/>
        <w:rPr>
          <w:del w:id="247" w:author="Office" w:date="2025-10-26T17:51:00Z" w16du:dateUtc="2025-10-26T17:51:00Z"/>
          <w:rFonts w:ascii="Times New Roman" w:hAnsi="Times New Roman" w:cs="Times New Roman"/>
          <w:color w:val="auto"/>
          <w:sz w:val="24"/>
          <w:szCs w:val="24"/>
        </w:rPr>
      </w:pPr>
      <w:bookmarkStart w:id="248" w:name="a.1-overview"/>
      <w:del w:id="249" w:author="Office" w:date="2025-10-26T17:51:00Z" w16du:dateUtc="2025-10-26T17:51:00Z">
        <w:r w:rsidRPr="008853E1" w:rsidDel="005D7027">
          <w:rPr>
            <w:rFonts w:ascii="Times New Roman" w:hAnsi="Times New Roman" w:cs="Times New Roman"/>
            <w:color w:val="auto"/>
            <w:sz w:val="24"/>
            <w:szCs w:val="24"/>
          </w:rPr>
          <w:delText>A.1 Overview</w:delText>
        </w:r>
      </w:del>
    </w:p>
    <w:p w14:paraId="32B487F1" w14:textId="0E4E0D4E" w:rsidR="00064632" w:rsidRPr="00C17150" w:rsidDel="005D7027" w:rsidRDefault="00000000" w:rsidP="00C17150">
      <w:pPr>
        <w:pStyle w:val="FirstParagraph"/>
        <w:spacing w:line="360" w:lineRule="auto"/>
        <w:jc w:val="both"/>
        <w:rPr>
          <w:del w:id="250" w:author="Office" w:date="2025-10-26T17:51:00Z" w16du:dateUtc="2025-10-26T17:51:00Z"/>
          <w:rFonts w:ascii="Times New Roman" w:hAnsi="Times New Roman" w:cs="Times New Roman"/>
        </w:rPr>
      </w:pPr>
      <w:del w:id="251" w:author="Office" w:date="2025-10-26T17:51:00Z" w16du:dateUtc="2025-10-26T17:51:00Z">
        <w:r w:rsidRPr="00C17150" w:rsidDel="005D7027">
          <w:rPr>
            <w:rFonts w:ascii="Times New Roman" w:hAnsi="Times New Roman" w:cs="Times New Roman"/>
          </w:rPr>
          <w:delText xml:space="preserve">This appendix provides comprehensive documentation of all code, data, and analytical procedures used in this research to ensure full reproducibility. All materials are </w:delText>
        </w:r>
        <w:r w:rsidR="004F3ABA" w:rsidRPr="00C17150" w:rsidDel="005D7027">
          <w:rPr>
            <w:rFonts w:ascii="Times New Roman" w:hAnsi="Times New Roman" w:cs="Times New Roman"/>
          </w:rPr>
          <w:delText xml:space="preserve">organised </w:delText>
        </w:r>
        <w:r w:rsidRPr="00C17150" w:rsidDel="005D7027">
          <w:rPr>
            <w:rFonts w:ascii="Times New Roman" w:hAnsi="Times New Roman" w:cs="Times New Roman"/>
          </w:rPr>
          <w:delText>to enable independent replication of results and extension of the research methodology.</w:delText>
        </w:r>
      </w:del>
    </w:p>
    <w:p w14:paraId="52CFEFE2" w14:textId="21FF6DB1" w:rsidR="00064632" w:rsidRPr="00C17150" w:rsidDel="005D7027" w:rsidRDefault="00000000" w:rsidP="00C17150">
      <w:pPr>
        <w:pStyle w:val="Heading2"/>
        <w:spacing w:line="360" w:lineRule="auto"/>
        <w:rPr>
          <w:del w:id="252" w:author="Office" w:date="2025-10-26T17:51:00Z" w16du:dateUtc="2025-10-26T17:51:00Z"/>
          <w:rFonts w:ascii="Times New Roman" w:hAnsi="Times New Roman" w:cs="Times New Roman"/>
          <w:color w:val="auto"/>
          <w:sz w:val="24"/>
          <w:szCs w:val="24"/>
        </w:rPr>
      </w:pPr>
      <w:bookmarkStart w:id="253" w:name="X1934cffe58e1806eb88528d18d51d5b2d068463"/>
      <w:bookmarkEnd w:id="248"/>
      <w:del w:id="254" w:author="Office" w:date="2025-10-26T17:51:00Z" w16du:dateUtc="2025-10-26T17:51:00Z">
        <w:r w:rsidRPr="00C17150" w:rsidDel="005D7027">
          <w:rPr>
            <w:rFonts w:ascii="Times New Roman" w:hAnsi="Times New Roman" w:cs="Times New Roman"/>
            <w:color w:val="auto"/>
            <w:sz w:val="24"/>
            <w:szCs w:val="24"/>
          </w:rPr>
          <w:delText>A.2 System Architecture and Core Components</w:delText>
        </w:r>
      </w:del>
    </w:p>
    <w:p w14:paraId="0E3287F2" w14:textId="638406DA" w:rsidR="00064632" w:rsidRPr="00C17150" w:rsidDel="005D7027" w:rsidRDefault="00000000" w:rsidP="00C17150">
      <w:pPr>
        <w:pStyle w:val="Heading3"/>
        <w:spacing w:line="360" w:lineRule="auto"/>
        <w:rPr>
          <w:del w:id="255" w:author="Office" w:date="2025-10-26T17:51:00Z" w16du:dateUtc="2025-10-26T17:51:00Z"/>
          <w:rFonts w:ascii="Times New Roman" w:hAnsi="Times New Roman" w:cs="Times New Roman"/>
          <w:color w:val="auto"/>
        </w:rPr>
      </w:pPr>
      <w:bookmarkStart w:id="256" w:name="a.2.1-main-system-files"/>
      <w:del w:id="257" w:author="Office" w:date="2025-10-26T17:51:00Z" w16du:dateUtc="2025-10-26T17:51:00Z">
        <w:r w:rsidRPr="00C17150" w:rsidDel="005D7027">
          <w:rPr>
            <w:rFonts w:ascii="Times New Roman" w:hAnsi="Times New Roman" w:cs="Times New Roman"/>
            <w:color w:val="auto"/>
          </w:rPr>
          <w:delText>A.2.1 Main System Files</w:delText>
        </w:r>
      </w:del>
    </w:p>
    <w:p w14:paraId="43961665" w14:textId="680BB975" w:rsidR="00064632" w:rsidRPr="00C17150" w:rsidDel="005D7027" w:rsidRDefault="00000000" w:rsidP="00C17150">
      <w:pPr>
        <w:pStyle w:val="FirstParagraph"/>
        <w:spacing w:line="360" w:lineRule="auto"/>
        <w:rPr>
          <w:del w:id="258" w:author="Office" w:date="2025-10-26T17:51:00Z" w16du:dateUtc="2025-10-26T17:51:00Z"/>
          <w:rFonts w:ascii="Times New Roman" w:hAnsi="Times New Roman" w:cs="Times New Roman"/>
        </w:rPr>
      </w:pPr>
      <w:commentRangeStart w:id="259"/>
      <w:del w:id="260" w:author="Office" w:date="2025-10-26T17:51:00Z" w16du:dateUtc="2025-10-26T17:51:00Z">
        <w:r w:rsidRPr="00C17150" w:rsidDel="005D7027">
          <w:rPr>
            <w:rFonts w:ascii="Times New Roman" w:hAnsi="Times New Roman" w:cs="Times New Roman"/>
            <w:b/>
            <w:bCs/>
          </w:rPr>
          <w:delText>Primary Analysis System:</w:delText>
        </w:r>
        <w:commentRangeEnd w:id="259"/>
        <w:r w:rsidR="00DB6060" w:rsidDel="005D7027">
          <w:rPr>
            <w:rStyle w:val="CommentReference"/>
          </w:rPr>
          <w:commentReference w:id="259"/>
        </w:r>
      </w:del>
    </w:p>
    <w:p w14:paraId="6FE60578" w14:textId="68F3C2CB" w:rsidR="00064632" w:rsidRPr="00C17150" w:rsidDel="005D7027" w:rsidRDefault="00000000" w:rsidP="00C17150">
      <w:pPr>
        <w:pStyle w:val="SourceCode"/>
        <w:spacing w:line="360" w:lineRule="auto"/>
        <w:rPr>
          <w:del w:id="261" w:author="Office" w:date="2025-10-26T17:51:00Z" w16du:dateUtc="2025-10-26T17:51:00Z"/>
          <w:rFonts w:ascii="Times New Roman" w:hAnsi="Times New Roman" w:cs="Times New Roman"/>
        </w:rPr>
      </w:pPr>
      <w:del w:id="262" w:author="Office" w:date="2025-10-26T17:51:00Z" w16du:dateUtc="2025-10-26T17:51:00Z">
        <w:r w:rsidRPr="00C17150" w:rsidDel="005D7027">
          <w:rPr>
            <w:rStyle w:val="CommentTok"/>
            <w:rFonts w:ascii="Times New Roman" w:hAnsi="Times New Roman" w:cs="Times New Roman"/>
            <w:color w:val="auto"/>
            <w:sz w:val="24"/>
          </w:rPr>
          <w:delText># gse_sentiment_analysis_system.py - Main sentiment analysis engine</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Implements comprehensive sentiment analysis and prediction pipeline</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Including data collection, processing, ML modeling, and prediction generation</w:delText>
        </w:r>
      </w:del>
    </w:p>
    <w:p w14:paraId="666CB232" w14:textId="054E85C9" w:rsidR="00064632" w:rsidRPr="00C17150" w:rsidDel="005D7027" w:rsidRDefault="00000000" w:rsidP="00C17150">
      <w:pPr>
        <w:pStyle w:val="FirstParagraph"/>
        <w:spacing w:line="360" w:lineRule="auto"/>
        <w:rPr>
          <w:del w:id="263" w:author="Office" w:date="2025-10-26T17:51:00Z" w16du:dateUtc="2025-10-26T17:51:00Z"/>
          <w:rFonts w:ascii="Times New Roman" w:hAnsi="Times New Roman" w:cs="Times New Roman"/>
        </w:rPr>
      </w:pPr>
      <w:del w:id="264" w:author="Office" w:date="2025-10-26T17:51:00Z" w16du:dateUtc="2025-10-26T17:51:00Z">
        <w:r w:rsidRPr="00C17150" w:rsidDel="005D7027">
          <w:rPr>
            <w:rFonts w:ascii="Times New Roman" w:hAnsi="Times New Roman" w:cs="Times New Roman"/>
            <w:b/>
            <w:bCs/>
          </w:rPr>
          <w:delText>Data Collection Components:</w:delText>
        </w:r>
      </w:del>
    </w:p>
    <w:p w14:paraId="72FD0DB0" w14:textId="328B561B" w:rsidR="00064632" w:rsidRPr="00C17150" w:rsidDel="005D7027" w:rsidRDefault="00000000" w:rsidP="00C17150">
      <w:pPr>
        <w:pStyle w:val="SourceCode"/>
        <w:spacing w:line="360" w:lineRule="auto"/>
        <w:rPr>
          <w:del w:id="265" w:author="Office" w:date="2025-10-26T17:51:00Z" w16du:dateUtc="2025-10-26T17:51:00Z"/>
          <w:rFonts w:ascii="Times New Roman" w:hAnsi="Times New Roman" w:cs="Times New Roman"/>
        </w:rPr>
      </w:pPr>
      <w:del w:id="266" w:author="Office" w:date="2025-10-26T17:51:00Z" w16du:dateUtc="2025-10-26T17:51:00Z">
        <w:r w:rsidRPr="00C17150" w:rsidDel="005D7027">
          <w:rPr>
            <w:rStyle w:val="CommentTok"/>
            <w:rFonts w:ascii="Times New Roman" w:hAnsi="Times New Roman" w:cs="Times New Roman"/>
            <w:color w:val="auto"/>
            <w:sz w:val="24"/>
          </w:rPr>
          <w:delText># news_scraper.py - Automated news article collection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social_media_scraper.py - Social media data gathering</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manual_sentiment_interface.py - Expert input collection system</w:delText>
        </w:r>
      </w:del>
    </w:p>
    <w:p w14:paraId="71031DDC" w14:textId="2762890D" w:rsidR="00064632" w:rsidRPr="00C17150" w:rsidDel="005D7027" w:rsidRDefault="00000000" w:rsidP="00C17150">
      <w:pPr>
        <w:pStyle w:val="FirstParagraph"/>
        <w:spacing w:line="360" w:lineRule="auto"/>
        <w:rPr>
          <w:del w:id="267" w:author="Office" w:date="2025-10-26T17:51:00Z" w16du:dateUtc="2025-10-26T17:51:00Z"/>
          <w:rFonts w:ascii="Times New Roman" w:hAnsi="Times New Roman" w:cs="Times New Roman"/>
        </w:rPr>
      </w:pPr>
      <w:del w:id="268" w:author="Office" w:date="2025-10-26T17:51:00Z" w16du:dateUtc="2025-10-26T17:51:00Z">
        <w:r w:rsidRPr="00C17150" w:rsidDel="005D7027">
          <w:rPr>
            <w:rFonts w:ascii="Times New Roman" w:hAnsi="Times New Roman" w:cs="Times New Roman"/>
            <w:b/>
            <w:bCs/>
          </w:rPr>
          <w:delText>Data Processing and Loading:</w:delText>
        </w:r>
      </w:del>
    </w:p>
    <w:p w14:paraId="1F9D63C1" w14:textId="41E50CE4" w:rsidR="00064632" w:rsidRPr="00C17150" w:rsidDel="005D7027" w:rsidRDefault="00000000" w:rsidP="00C17150">
      <w:pPr>
        <w:pStyle w:val="SourceCode"/>
        <w:spacing w:line="360" w:lineRule="auto"/>
        <w:rPr>
          <w:del w:id="269" w:author="Office" w:date="2025-10-26T17:51:00Z" w16du:dateUtc="2025-10-26T17:51:00Z"/>
          <w:rFonts w:ascii="Times New Roman" w:hAnsi="Times New Roman" w:cs="Times New Roman"/>
        </w:rPr>
      </w:pPr>
      <w:del w:id="270" w:author="Office" w:date="2025-10-26T17:51:00Z" w16du:dateUtc="2025-10-26T17:51:00Z">
        <w:r w:rsidRPr="00C17150" w:rsidDel="005D7027">
          <w:rPr>
            <w:rStyle w:val="CommentTok"/>
            <w:rFonts w:ascii="Times New Roman" w:hAnsi="Times New Roman" w:cs="Times New Roman"/>
            <w:color w:val="auto"/>
            <w:sz w:val="24"/>
          </w:rPr>
          <w:delText># gse_data_loader.py - Centralized data loading and preprocessing</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add_sample_data.py - Sample data generation for testing</w:delText>
        </w:r>
      </w:del>
    </w:p>
    <w:p w14:paraId="7408AD11" w14:textId="3EA54764" w:rsidR="00064632" w:rsidRPr="00C17150" w:rsidDel="005D7027" w:rsidRDefault="00000000" w:rsidP="00C17150">
      <w:pPr>
        <w:pStyle w:val="FirstParagraph"/>
        <w:spacing w:line="360" w:lineRule="auto"/>
        <w:rPr>
          <w:del w:id="271" w:author="Office" w:date="2025-10-26T17:51:00Z" w16du:dateUtc="2025-10-26T17:51:00Z"/>
          <w:rFonts w:ascii="Times New Roman" w:hAnsi="Times New Roman" w:cs="Times New Roman"/>
        </w:rPr>
      </w:pPr>
      <w:del w:id="272" w:author="Office" w:date="2025-10-26T17:51:00Z" w16du:dateUtc="2025-10-26T17:51:00Z">
        <w:r w:rsidRPr="00C17150" w:rsidDel="005D7027">
          <w:rPr>
            <w:rFonts w:ascii="Times New Roman" w:hAnsi="Times New Roman" w:cs="Times New Roman"/>
            <w:b/>
            <w:bCs/>
          </w:rPr>
          <w:delText>System Setup and Deployment:</w:delText>
        </w:r>
      </w:del>
    </w:p>
    <w:p w14:paraId="0BE449BC" w14:textId="37AF1247" w:rsidR="00064632" w:rsidRPr="00C17150" w:rsidDel="005D7027" w:rsidRDefault="00000000" w:rsidP="00C17150">
      <w:pPr>
        <w:pStyle w:val="SourceCode"/>
        <w:spacing w:line="360" w:lineRule="auto"/>
        <w:rPr>
          <w:del w:id="273" w:author="Office" w:date="2025-10-26T17:51:00Z" w16du:dateUtc="2025-10-26T17:51:00Z"/>
          <w:rFonts w:ascii="Times New Roman" w:hAnsi="Times New Roman" w:cs="Times New Roman"/>
        </w:rPr>
      </w:pPr>
      <w:del w:id="274" w:author="Office" w:date="2025-10-26T17:51:00Z" w16du:dateUtc="2025-10-26T17:51:00Z">
        <w:r w:rsidRPr="00C17150" w:rsidDel="005D7027">
          <w:rPr>
            <w:rStyle w:val="CommentTok"/>
            <w:rFonts w:ascii="Times New Roman" w:hAnsi="Times New Roman" w:cs="Times New Roman"/>
            <w:color w:val="auto"/>
            <w:sz w:val="24"/>
          </w:rPr>
          <w:delText># setup_and_run.py - Complete system initialization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working_dashboard.py - Web-based dashboard implementation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test_system.py - Comprehensive system testing framework</w:delText>
        </w:r>
      </w:del>
    </w:p>
    <w:p w14:paraId="4FED5BC8" w14:textId="5265ACC7" w:rsidR="00064632" w:rsidRPr="00C17150" w:rsidDel="005D7027" w:rsidRDefault="00000000" w:rsidP="00C17150">
      <w:pPr>
        <w:pStyle w:val="Heading3"/>
        <w:spacing w:line="360" w:lineRule="auto"/>
        <w:rPr>
          <w:del w:id="275" w:author="Office" w:date="2025-10-26T17:51:00Z" w16du:dateUtc="2025-10-26T17:51:00Z"/>
          <w:rFonts w:ascii="Times New Roman" w:hAnsi="Times New Roman" w:cs="Times New Roman"/>
          <w:color w:val="auto"/>
        </w:rPr>
      </w:pPr>
      <w:bookmarkStart w:id="276" w:name="a.2.2-configuration-and-dependencies"/>
      <w:bookmarkEnd w:id="256"/>
      <w:del w:id="277" w:author="Office" w:date="2025-10-26T17:51:00Z" w16du:dateUtc="2025-10-26T17:51:00Z">
        <w:r w:rsidRPr="00C17150" w:rsidDel="005D7027">
          <w:rPr>
            <w:rFonts w:ascii="Times New Roman" w:hAnsi="Times New Roman" w:cs="Times New Roman"/>
            <w:color w:val="auto"/>
          </w:rPr>
          <w:delText>A.2.2 Configuration and Dependencies</w:delText>
        </w:r>
      </w:del>
    </w:p>
    <w:p w14:paraId="5FE6E11E" w14:textId="66630114" w:rsidR="00064632" w:rsidRPr="00C17150" w:rsidDel="005D7027" w:rsidRDefault="00000000" w:rsidP="00C17150">
      <w:pPr>
        <w:pStyle w:val="FirstParagraph"/>
        <w:spacing w:line="360" w:lineRule="auto"/>
        <w:rPr>
          <w:del w:id="278" w:author="Office" w:date="2025-10-26T17:51:00Z" w16du:dateUtc="2025-10-26T17:51:00Z"/>
          <w:rFonts w:ascii="Times New Roman" w:hAnsi="Times New Roman" w:cs="Times New Roman"/>
        </w:rPr>
      </w:pPr>
      <w:del w:id="279" w:author="Office" w:date="2025-10-26T17:51:00Z" w16du:dateUtc="2025-10-26T17:51:00Z">
        <w:r w:rsidRPr="00C17150" w:rsidDel="005D7027">
          <w:rPr>
            <w:rFonts w:ascii="Times New Roman" w:hAnsi="Times New Roman" w:cs="Times New Roman"/>
            <w:b/>
            <w:bCs/>
          </w:rPr>
          <w:delText>Configuration Management:</w:delText>
        </w:r>
      </w:del>
    </w:p>
    <w:p w14:paraId="37573775" w14:textId="47216986" w:rsidR="00064632" w:rsidRPr="00C17150" w:rsidDel="005D7027" w:rsidRDefault="00000000" w:rsidP="00C17150">
      <w:pPr>
        <w:pStyle w:val="SourceCode"/>
        <w:spacing w:line="360" w:lineRule="auto"/>
        <w:rPr>
          <w:del w:id="280" w:author="Office" w:date="2025-10-26T17:51:00Z" w16du:dateUtc="2025-10-26T17:51:00Z"/>
          <w:rFonts w:ascii="Times New Roman" w:hAnsi="Times New Roman" w:cs="Times New Roman"/>
        </w:rPr>
      </w:pPr>
      <w:del w:id="281" w:author="Office" w:date="2025-10-26T17:51:00Z" w16du:dateUtc="2025-10-26T17:51:00Z">
        <w:r w:rsidRPr="00C17150" w:rsidDel="005D7027">
          <w:rPr>
            <w:rStyle w:val="Err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config.json</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System</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configuration</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parameters</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"data_sources"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"news_sources"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"ghanaweb"</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"myjoyonline"</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"citifm"</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"joynews"</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"graphic"</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"social_platforms"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"twitter"</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"facebook"</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"linkedin"</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"reddit"</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"update_frequency"</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"daily"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"sentiment_analysis"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"models"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"vader"</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"textblob"</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"custom_ml"</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"confidence_threshold"</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0.7</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"ensemble_weights"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0.4</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Other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"prediction_models"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"algorithms"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"xgboost"</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"lstm"</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"catboost"</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"validation_method"</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"time_series_split"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"test_size"</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w:delText>
        </w:r>
      </w:del>
    </w:p>
    <w:p w14:paraId="27F74B23" w14:textId="32FDEB92" w:rsidR="00064632" w:rsidRPr="00C17150" w:rsidDel="005D7027" w:rsidRDefault="00000000" w:rsidP="00C17150">
      <w:pPr>
        <w:pStyle w:val="FirstParagraph"/>
        <w:spacing w:line="360" w:lineRule="auto"/>
        <w:rPr>
          <w:del w:id="282" w:author="Office" w:date="2025-10-26T17:51:00Z" w16du:dateUtc="2025-10-26T17:51:00Z"/>
          <w:rFonts w:ascii="Times New Roman" w:hAnsi="Times New Roman" w:cs="Times New Roman"/>
        </w:rPr>
      </w:pPr>
      <w:del w:id="283" w:author="Office" w:date="2025-10-26T17:51:00Z" w16du:dateUtc="2025-10-26T17:51:00Z">
        <w:r w:rsidRPr="00C17150" w:rsidDel="005D7027">
          <w:rPr>
            <w:rFonts w:ascii="Times New Roman" w:hAnsi="Times New Roman" w:cs="Times New Roman"/>
            <w:b/>
            <w:bCs/>
          </w:rPr>
          <w:delText>Dependencies and Requirements:</w:delText>
        </w:r>
      </w:del>
    </w:p>
    <w:p w14:paraId="550A4A11" w14:textId="666D79F3" w:rsidR="00064632" w:rsidRPr="00C17150" w:rsidDel="005D7027" w:rsidRDefault="00000000" w:rsidP="00C17150">
      <w:pPr>
        <w:pStyle w:val="SourceCode"/>
        <w:spacing w:line="360" w:lineRule="auto"/>
        <w:rPr>
          <w:del w:id="284" w:author="Office" w:date="2025-10-26T17:51:00Z" w16du:dateUtc="2025-10-26T17:51:00Z"/>
          <w:rFonts w:ascii="Times New Roman" w:hAnsi="Times New Roman" w:cs="Times New Roman"/>
        </w:rPr>
      </w:pPr>
      <w:del w:id="285" w:author="Office" w:date="2025-10-26T17:51:00Z" w16du:dateUtc="2025-10-26T17:51:00Z">
        <w:r w:rsidRPr="00C17150" w:rsidDel="005D7027">
          <w:rPr>
            <w:rStyle w:val="VerbatimChar"/>
            <w:rFonts w:ascii="Times New Roman" w:hAnsi="Times New Roman" w:cs="Times New Roman"/>
            <w:sz w:val="24"/>
          </w:rPr>
          <w:delText># requirements.txt - Python package dependencies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streamlit&gt;=1.28.0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pandas&gt;=1.5.0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numpy&gt;=1.24.0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scikit-learn&gt;=1.3.0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xgboost&gt;=1.7.0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tensorflow&gt;=2.13.0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catboost&gt;=1.2.0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beautifulsoup4&gt;=4.12.0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requests&gt;=2.31.0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nltk&gt;=3.8.0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textblob&gt;=0.17.0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vaderSentiment&gt;=3.3.2</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plotly&gt;=5.15.0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yfinance&gt;=0.2.0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sqlite3</w:delText>
        </w:r>
      </w:del>
    </w:p>
    <w:p w14:paraId="06C84B8A" w14:textId="539F8B51" w:rsidR="00064632" w:rsidRPr="00C17150" w:rsidDel="005D7027" w:rsidRDefault="00000000" w:rsidP="00C17150">
      <w:pPr>
        <w:pStyle w:val="Heading2"/>
        <w:spacing w:line="360" w:lineRule="auto"/>
        <w:rPr>
          <w:del w:id="286" w:author="Office" w:date="2025-10-26T17:51:00Z" w16du:dateUtc="2025-10-26T17:51:00Z"/>
          <w:rFonts w:ascii="Times New Roman" w:hAnsi="Times New Roman" w:cs="Times New Roman"/>
          <w:color w:val="auto"/>
          <w:sz w:val="24"/>
          <w:szCs w:val="24"/>
        </w:rPr>
      </w:pPr>
      <w:bookmarkStart w:id="287" w:name="X9c1c629986b91508193e79f936bc65f9dd90c21"/>
      <w:bookmarkEnd w:id="253"/>
      <w:bookmarkEnd w:id="276"/>
      <w:del w:id="288" w:author="Office" w:date="2025-10-26T17:51:00Z" w16du:dateUtc="2025-10-26T17:51:00Z">
        <w:r w:rsidRPr="00C17150" w:rsidDel="005D7027">
          <w:rPr>
            <w:rFonts w:ascii="Times New Roman" w:hAnsi="Times New Roman" w:cs="Times New Roman"/>
            <w:color w:val="auto"/>
            <w:sz w:val="24"/>
            <w:szCs w:val="24"/>
          </w:rPr>
          <w:delText>A.3 Data Sources and Collection Procedures</w:delText>
        </w:r>
      </w:del>
    </w:p>
    <w:p w14:paraId="4D06AD0C" w14:textId="50A76259" w:rsidR="00064632" w:rsidRPr="00C17150" w:rsidDel="005D7027" w:rsidRDefault="00000000" w:rsidP="00C17150">
      <w:pPr>
        <w:pStyle w:val="Heading3"/>
        <w:spacing w:line="360" w:lineRule="auto"/>
        <w:rPr>
          <w:del w:id="289" w:author="Office" w:date="2025-10-26T17:51:00Z" w16du:dateUtc="2025-10-26T17:51:00Z"/>
          <w:rFonts w:ascii="Times New Roman" w:hAnsi="Times New Roman" w:cs="Times New Roman"/>
          <w:color w:val="auto"/>
        </w:rPr>
      </w:pPr>
      <w:bookmarkStart w:id="290" w:name="a.3.1-news-data-collection"/>
      <w:del w:id="291" w:author="Office" w:date="2025-10-26T17:51:00Z" w16du:dateUtc="2025-10-26T17:51:00Z">
        <w:r w:rsidRPr="00C17150" w:rsidDel="005D7027">
          <w:rPr>
            <w:rFonts w:ascii="Times New Roman" w:hAnsi="Times New Roman" w:cs="Times New Roman"/>
            <w:color w:val="auto"/>
          </w:rPr>
          <w:delText>A.3.1 News Data Collection</w:delText>
        </w:r>
      </w:del>
    </w:p>
    <w:p w14:paraId="01A54D8D" w14:textId="6F575B87" w:rsidR="00192990" w:rsidRPr="00C17150" w:rsidDel="005D7027" w:rsidRDefault="00000000" w:rsidP="00C17150">
      <w:pPr>
        <w:pStyle w:val="FirstParagraph"/>
        <w:spacing w:line="360" w:lineRule="auto"/>
        <w:rPr>
          <w:del w:id="292" w:author="Office" w:date="2025-10-26T17:51:00Z" w16du:dateUtc="2025-10-26T17:51:00Z"/>
          <w:rFonts w:ascii="Times New Roman" w:hAnsi="Times New Roman" w:cs="Times New Roman"/>
        </w:rPr>
      </w:pPr>
      <w:del w:id="293" w:author="Office" w:date="2025-10-26T17:51:00Z" w16du:dateUtc="2025-10-26T17:51:00Z">
        <w:r w:rsidRPr="00C17150" w:rsidDel="005D7027">
          <w:rPr>
            <w:rFonts w:ascii="Times New Roman" w:hAnsi="Times New Roman" w:cs="Times New Roman"/>
            <w:b/>
            <w:bCs/>
          </w:rPr>
          <w:delText>News Sources Configuration:</w:delText>
        </w:r>
        <w:r w:rsidRPr="00C17150" w:rsidDel="005D7027">
          <w:rPr>
            <w:rFonts w:ascii="Times New Roman" w:hAnsi="Times New Roman" w:cs="Times New Roman"/>
          </w:rPr>
          <w:delText xml:space="preserve"> </w:delText>
        </w:r>
      </w:del>
    </w:p>
    <w:p w14:paraId="42ABE7CA" w14:textId="465EB72B" w:rsidR="00192990" w:rsidRPr="00C17150" w:rsidDel="005D7027" w:rsidRDefault="00000000" w:rsidP="00C17150">
      <w:pPr>
        <w:pStyle w:val="FirstParagraph"/>
        <w:spacing w:line="360" w:lineRule="auto"/>
        <w:rPr>
          <w:del w:id="294" w:author="Office" w:date="2025-10-26T17:51:00Z" w16du:dateUtc="2025-10-26T17:51:00Z"/>
          <w:rFonts w:ascii="Times New Roman" w:hAnsi="Times New Roman" w:cs="Times New Roman"/>
        </w:rPr>
      </w:pPr>
      <w:del w:id="295" w:author="Office" w:date="2025-10-26T17:51:00Z" w16du:dateUtc="2025-10-26T17:51:00Z">
        <w:r w:rsidRPr="00C17150" w:rsidDel="005D7027">
          <w:rPr>
            <w:rFonts w:ascii="Times New Roman" w:hAnsi="Times New Roman" w:cs="Times New Roman"/>
          </w:rPr>
          <w:delText xml:space="preserve">1. </w:delText>
        </w:r>
        <w:r w:rsidRPr="00C17150" w:rsidDel="005D7027">
          <w:rPr>
            <w:rFonts w:ascii="Times New Roman" w:hAnsi="Times New Roman" w:cs="Times New Roman"/>
            <w:b/>
            <w:bCs/>
          </w:rPr>
          <w:delText>GhanaWeb</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"file:///C:\\Users\\user\\Downloads\\www.ghanaweb.com"</w:delInstrText>
        </w:r>
        <w:r w:rsidR="00192990" w:rsidDel="005D7027">
          <w:fldChar w:fldCharType="separate"/>
        </w:r>
        <w:r w:rsidR="00192990" w:rsidRPr="00C17150" w:rsidDel="005D7027">
          <w:rPr>
            <w:rStyle w:val="Hyperlink"/>
            <w:rFonts w:ascii="Times New Roman" w:hAnsi="Times New Roman" w:cs="Times New Roman"/>
            <w:color w:val="auto"/>
          </w:rPr>
          <w:delText>www.ghanaweb.com</w:delText>
        </w:r>
        <w:r w:rsidR="00192990" w:rsidDel="005D7027">
          <w:fldChar w:fldCharType="end"/>
        </w:r>
        <w:r w:rsidRPr="00C17150" w:rsidDel="005D7027">
          <w:rPr>
            <w:rFonts w:ascii="Times New Roman" w:hAnsi="Times New Roman" w:cs="Times New Roman"/>
          </w:rPr>
          <w:delText xml:space="preserve">) - Business and finance sections </w:delText>
        </w:r>
      </w:del>
    </w:p>
    <w:p w14:paraId="79F1747E" w14:textId="3C908C52" w:rsidR="00192990" w:rsidRPr="00C17150" w:rsidDel="005D7027" w:rsidRDefault="00000000" w:rsidP="00C17150">
      <w:pPr>
        <w:pStyle w:val="FirstParagraph"/>
        <w:spacing w:line="360" w:lineRule="auto"/>
        <w:rPr>
          <w:del w:id="296" w:author="Office" w:date="2025-10-26T17:51:00Z" w16du:dateUtc="2025-10-26T17:51:00Z"/>
          <w:rFonts w:ascii="Times New Roman" w:hAnsi="Times New Roman" w:cs="Times New Roman"/>
        </w:rPr>
      </w:pPr>
      <w:del w:id="297" w:author="Office" w:date="2025-10-26T17:51:00Z" w16du:dateUtc="2025-10-26T17:51:00Z">
        <w:r w:rsidRPr="00C17150" w:rsidDel="005D7027">
          <w:rPr>
            <w:rFonts w:ascii="Times New Roman" w:hAnsi="Times New Roman" w:cs="Times New Roman"/>
          </w:rPr>
          <w:delText xml:space="preserve">2. </w:delText>
        </w:r>
        <w:r w:rsidRPr="00C17150" w:rsidDel="005D7027">
          <w:rPr>
            <w:rFonts w:ascii="Times New Roman" w:hAnsi="Times New Roman" w:cs="Times New Roman"/>
            <w:b/>
            <w:bCs/>
          </w:rPr>
          <w:delText>MyJoyOnline</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"file:///C:\\Users\\user\\Downloads\\www.myjoyonline.com"</w:delInstrText>
        </w:r>
        <w:r w:rsidR="00192990" w:rsidDel="005D7027">
          <w:fldChar w:fldCharType="separate"/>
        </w:r>
        <w:r w:rsidR="00192990" w:rsidRPr="00C17150" w:rsidDel="005D7027">
          <w:rPr>
            <w:rStyle w:val="Hyperlink"/>
            <w:rFonts w:ascii="Times New Roman" w:hAnsi="Times New Roman" w:cs="Times New Roman"/>
            <w:color w:val="auto"/>
          </w:rPr>
          <w:delText>www.myjoyonline.com</w:delText>
        </w:r>
        <w:r w:rsidR="00192990" w:rsidDel="005D7027">
          <w:fldChar w:fldCharType="end"/>
        </w:r>
        <w:r w:rsidRPr="00C17150" w:rsidDel="005D7027">
          <w:rPr>
            <w:rFonts w:ascii="Times New Roman" w:hAnsi="Times New Roman" w:cs="Times New Roman"/>
          </w:rPr>
          <w:delText xml:space="preserve">) - Market news and analysis </w:delText>
        </w:r>
      </w:del>
    </w:p>
    <w:p w14:paraId="3AB36431" w14:textId="0F45C3F1" w:rsidR="00192990" w:rsidRPr="00C17150" w:rsidDel="005D7027" w:rsidRDefault="00000000" w:rsidP="00C17150">
      <w:pPr>
        <w:pStyle w:val="FirstParagraph"/>
        <w:spacing w:line="360" w:lineRule="auto"/>
        <w:rPr>
          <w:del w:id="298" w:author="Office" w:date="2025-10-26T17:51:00Z" w16du:dateUtc="2025-10-26T17:51:00Z"/>
          <w:rFonts w:ascii="Times New Roman" w:hAnsi="Times New Roman" w:cs="Times New Roman"/>
        </w:rPr>
      </w:pPr>
      <w:del w:id="299" w:author="Office" w:date="2025-10-26T17:51:00Z" w16du:dateUtc="2025-10-26T17:51:00Z">
        <w:r w:rsidRPr="00C17150" w:rsidDel="005D7027">
          <w:rPr>
            <w:rFonts w:ascii="Times New Roman" w:hAnsi="Times New Roman" w:cs="Times New Roman"/>
          </w:rPr>
          <w:delText xml:space="preserve">3. </w:delText>
        </w:r>
        <w:r w:rsidRPr="00C17150" w:rsidDel="005D7027">
          <w:rPr>
            <w:rFonts w:ascii="Times New Roman" w:hAnsi="Times New Roman" w:cs="Times New Roman"/>
            <w:b/>
            <w:bCs/>
          </w:rPr>
          <w:delText>Citi FM</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"file:///C:\\Users\\user\\Downloads\\citifmonline.com"</w:delInstrText>
        </w:r>
        <w:r w:rsidR="00192990" w:rsidDel="005D7027">
          <w:fldChar w:fldCharType="separate"/>
        </w:r>
        <w:r w:rsidR="00192990" w:rsidRPr="00C17150" w:rsidDel="005D7027">
          <w:rPr>
            <w:rStyle w:val="Hyperlink"/>
            <w:rFonts w:ascii="Times New Roman" w:hAnsi="Times New Roman" w:cs="Times New Roman"/>
            <w:color w:val="auto"/>
          </w:rPr>
          <w:delText>citifmonline.com</w:delText>
        </w:r>
        <w:r w:rsidR="00192990" w:rsidDel="005D7027">
          <w:fldChar w:fldCharType="end"/>
        </w:r>
        <w:r w:rsidRPr="00C17150" w:rsidDel="005D7027">
          <w:rPr>
            <w:rFonts w:ascii="Times New Roman" w:hAnsi="Times New Roman" w:cs="Times New Roman"/>
          </w:rPr>
          <w:delText>) - Financial news coverage</w:delText>
        </w:r>
      </w:del>
    </w:p>
    <w:p w14:paraId="12AB6A8F" w14:textId="03580766" w:rsidR="00192990" w:rsidRPr="00C17150" w:rsidDel="005D7027" w:rsidRDefault="00000000" w:rsidP="00C17150">
      <w:pPr>
        <w:pStyle w:val="FirstParagraph"/>
        <w:spacing w:line="360" w:lineRule="auto"/>
        <w:rPr>
          <w:del w:id="300" w:author="Office" w:date="2025-10-26T17:51:00Z" w16du:dateUtc="2025-10-26T17:51:00Z"/>
          <w:rFonts w:ascii="Times New Roman" w:hAnsi="Times New Roman" w:cs="Times New Roman"/>
        </w:rPr>
      </w:pPr>
      <w:del w:id="301" w:author="Office" w:date="2025-10-26T17:51:00Z" w16du:dateUtc="2025-10-26T17:51:00Z">
        <w:r w:rsidRPr="00C17150" w:rsidDel="005D7027">
          <w:rPr>
            <w:rFonts w:ascii="Times New Roman" w:hAnsi="Times New Roman" w:cs="Times New Roman"/>
          </w:rPr>
          <w:delText xml:space="preserve"> 4. </w:delText>
        </w:r>
        <w:r w:rsidRPr="00C17150" w:rsidDel="005D7027">
          <w:rPr>
            <w:rFonts w:ascii="Times New Roman" w:hAnsi="Times New Roman" w:cs="Times New Roman"/>
            <w:b/>
            <w:bCs/>
          </w:rPr>
          <w:delText>Joy News</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"file:///C:\\Users\\user\\Downloads\\www.joynews.com"</w:delInstrText>
        </w:r>
        <w:r w:rsidR="00192990" w:rsidDel="005D7027">
          <w:fldChar w:fldCharType="separate"/>
        </w:r>
        <w:r w:rsidR="00192990" w:rsidRPr="00C17150" w:rsidDel="005D7027">
          <w:rPr>
            <w:rStyle w:val="Hyperlink"/>
            <w:rFonts w:ascii="Times New Roman" w:hAnsi="Times New Roman" w:cs="Times New Roman"/>
            <w:color w:val="auto"/>
          </w:rPr>
          <w:delText>www.joynews.com</w:delText>
        </w:r>
        <w:r w:rsidR="00192990" w:rsidDel="005D7027">
          <w:fldChar w:fldCharType="end"/>
        </w:r>
        <w:r w:rsidRPr="00C17150" w:rsidDel="005D7027">
          <w:rPr>
            <w:rFonts w:ascii="Times New Roman" w:hAnsi="Times New Roman" w:cs="Times New Roman"/>
          </w:rPr>
          <w:delText xml:space="preserve">) - Economic reporting </w:delText>
        </w:r>
      </w:del>
    </w:p>
    <w:p w14:paraId="5269C7F8" w14:textId="165AA6B2" w:rsidR="00192990" w:rsidRPr="00C17150" w:rsidDel="005D7027" w:rsidRDefault="00000000" w:rsidP="00C17150">
      <w:pPr>
        <w:pStyle w:val="FirstParagraph"/>
        <w:spacing w:line="360" w:lineRule="auto"/>
        <w:rPr>
          <w:del w:id="302" w:author="Office" w:date="2025-10-26T17:51:00Z" w16du:dateUtc="2025-10-26T17:51:00Z"/>
          <w:rFonts w:ascii="Times New Roman" w:hAnsi="Times New Roman" w:cs="Times New Roman"/>
        </w:rPr>
      </w:pPr>
      <w:del w:id="303" w:author="Office" w:date="2025-10-26T17:51:00Z" w16du:dateUtc="2025-10-26T17:51:00Z">
        <w:r w:rsidRPr="00C17150" w:rsidDel="005D7027">
          <w:rPr>
            <w:rFonts w:ascii="Times New Roman" w:hAnsi="Times New Roman" w:cs="Times New Roman"/>
          </w:rPr>
          <w:delText xml:space="preserve">5. </w:delText>
        </w:r>
        <w:r w:rsidRPr="00C17150" w:rsidDel="005D7027">
          <w:rPr>
            <w:rFonts w:ascii="Times New Roman" w:hAnsi="Times New Roman" w:cs="Times New Roman"/>
            <w:b/>
            <w:bCs/>
          </w:rPr>
          <w:delText>Graphic Online</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"file:///C:\\Users\\user\\Downloads\\www.graphic.com.gh"</w:delInstrText>
        </w:r>
        <w:r w:rsidR="00192990" w:rsidDel="005D7027">
          <w:fldChar w:fldCharType="separate"/>
        </w:r>
        <w:r w:rsidR="00192990" w:rsidRPr="00C17150" w:rsidDel="005D7027">
          <w:rPr>
            <w:rStyle w:val="Hyperlink"/>
            <w:rFonts w:ascii="Times New Roman" w:hAnsi="Times New Roman" w:cs="Times New Roman"/>
            <w:color w:val="auto"/>
          </w:rPr>
          <w:delText>www.graphic.com.gh</w:delText>
        </w:r>
        <w:r w:rsidR="00192990" w:rsidDel="005D7027">
          <w:fldChar w:fldCharType="end"/>
        </w:r>
        <w:r w:rsidRPr="00C17150" w:rsidDel="005D7027">
          <w:rPr>
            <w:rFonts w:ascii="Times New Roman" w:hAnsi="Times New Roman" w:cs="Times New Roman"/>
          </w:rPr>
          <w:delText xml:space="preserve">) - Business section </w:delText>
        </w:r>
      </w:del>
    </w:p>
    <w:p w14:paraId="14297CE1" w14:textId="1D051295" w:rsidR="00064632" w:rsidRPr="00C17150" w:rsidDel="005D7027" w:rsidRDefault="00000000" w:rsidP="00C17150">
      <w:pPr>
        <w:pStyle w:val="FirstParagraph"/>
        <w:spacing w:line="360" w:lineRule="auto"/>
        <w:rPr>
          <w:del w:id="304" w:author="Office" w:date="2025-10-26T17:51:00Z" w16du:dateUtc="2025-10-26T17:51:00Z"/>
          <w:rFonts w:ascii="Times New Roman" w:hAnsi="Times New Roman" w:cs="Times New Roman"/>
        </w:rPr>
      </w:pPr>
      <w:del w:id="305" w:author="Office" w:date="2025-10-26T17:51:00Z" w16du:dateUtc="2025-10-26T17:51:00Z">
        <w:r w:rsidRPr="00C17150" w:rsidDel="005D7027">
          <w:rPr>
            <w:rFonts w:ascii="Times New Roman" w:hAnsi="Times New Roman" w:cs="Times New Roman"/>
          </w:rPr>
          <w:delText xml:space="preserve">6. </w:delText>
        </w:r>
        <w:r w:rsidRPr="00C17150" w:rsidDel="005D7027">
          <w:rPr>
            <w:rFonts w:ascii="Times New Roman" w:hAnsi="Times New Roman" w:cs="Times New Roman"/>
            <w:b/>
            <w:bCs/>
          </w:rPr>
          <w:delText>Daily Graphic</w:delText>
        </w:r>
        <w:r w:rsidRPr="00C17150" w:rsidDel="005D7027">
          <w:rPr>
            <w:rFonts w:ascii="Times New Roman" w:hAnsi="Times New Roman" w:cs="Times New Roman"/>
          </w:rPr>
          <w:delText xml:space="preserve"> - Financial supplements</w:delText>
        </w:r>
      </w:del>
    </w:p>
    <w:p w14:paraId="16A87D36" w14:textId="223D75AD" w:rsidR="00064632" w:rsidRPr="00C17150" w:rsidDel="005D7027" w:rsidRDefault="00000000" w:rsidP="00C17150">
      <w:pPr>
        <w:pStyle w:val="BodyText"/>
        <w:spacing w:line="360" w:lineRule="auto"/>
        <w:rPr>
          <w:del w:id="306" w:author="Office" w:date="2025-10-26T17:51:00Z" w16du:dateUtc="2025-10-26T17:51:00Z"/>
          <w:rFonts w:ascii="Times New Roman" w:hAnsi="Times New Roman" w:cs="Times New Roman"/>
        </w:rPr>
      </w:pPr>
      <w:del w:id="307" w:author="Office" w:date="2025-10-26T17:51:00Z" w16du:dateUtc="2025-10-26T17:51:00Z">
        <w:r w:rsidRPr="00C17150" w:rsidDel="005D7027">
          <w:rPr>
            <w:rFonts w:ascii="Times New Roman" w:hAnsi="Times New Roman" w:cs="Times New Roman"/>
            <w:b/>
            <w:bCs/>
          </w:rPr>
          <w:delText>Collection Methodology:</w:delText>
        </w:r>
      </w:del>
    </w:p>
    <w:p w14:paraId="58D8404E" w14:textId="6C9E3F50" w:rsidR="00064632" w:rsidRPr="00C17150" w:rsidDel="005D7027" w:rsidRDefault="00000000" w:rsidP="00C17150">
      <w:pPr>
        <w:pStyle w:val="SourceCode"/>
        <w:spacing w:line="360" w:lineRule="auto"/>
        <w:rPr>
          <w:del w:id="308" w:author="Office" w:date="2025-10-26T17:51:00Z" w16du:dateUtc="2025-10-26T17:51:00Z"/>
          <w:rFonts w:ascii="Times New Roman" w:hAnsi="Times New Roman" w:cs="Times New Roman"/>
        </w:rPr>
      </w:pPr>
      <w:del w:id="309" w:author="Office" w:date="2025-10-26T17:51:00Z" w16du:dateUtc="2025-10-26T17:51:00Z">
        <w:r w:rsidRPr="00C17150" w:rsidDel="005D7027">
          <w:rPr>
            <w:rStyle w:val="CommentTok"/>
            <w:rFonts w:ascii="Times New Roman" w:hAnsi="Times New Roman" w:cs="Times New Roman"/>
            <w:color w:val="auto"/>
            <w:sz w:val="24"/>
          </w:rPr>
          <w:delText># News scraping parameters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SCRAPING_CONFIG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'request_delay'</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2.0</w:delText>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seconds between requests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'retry_attempts'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'timeout'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'user_agent'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 Research Bot 1.0'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'respect_robots_txt'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'content_filters'</w:delText>
        </w:r>
        <w:r w:rsidRPr="00C17150" w:rsidDel="005D7027">
          <w:rPr>
            <w:rStyle w:val="NormalTok"/>
            <w:rFonts w:ascii="Times New Roman" w:hAnsi="Times New Roman" w:cs="Times New Roman"/>
            <w:sz w:val="24"/>
          </w:rPr>
          <w:delText>: [</w:delText>
        </w:r>
        <w:r w:rsidRPr="00C17150" w:rsidDel="005D7027">
          <w:rPr>
            <w:rStyle w:val="StringTok"/>
            <w:rFonts w:ascii="Times New Roman" w:hAnsi="Times New Roman" w:cs="Times New Roman"/>
            <w:color w:val="auto"/>
            <w:sz w:val="24"/>
          </w:rPr>
          <w:delText>'finance'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'stock'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'investment'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'market'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7B27D94F" w14:textId="45D05A1B" w:rsidR="00064632" w:rsidRPr="00C17150" w:rsidDel="005D7027" w:rsidRDefault="00000000" w:rsidP="00C17150">
      <w:pPr>
        <w:pStyle w:val="Heading3"/>
        <w:spacing w:line="360" w:lineRule="auto"/>
        <w:rPr>
          <w:del w:id="310" w:author="Office" w:date="2025-10-26T17:51:00Z" w16du:dateUtc="2025-10-26T17:51:00Z"/>
          <w:rFonts w:ascii="Times New Roman" w:hAnsi="Times New Roman" w:cs="Times New Roman"/>
          <w:color w:val="auto"/>
        </w:rPr>
      </w:pPr>
      <w:bookmarkStart w:id="311" w:name="a.3.2-social-media-data-collection"/>
      <w:bookmarkEnd w:id="290"/>
      <w:del w:id="312" w:author="Office" w:date="2025-10-26T17:51:00Z" w16du:dateUtc="2025-10-26T17:51:00Z">
        <w:r w:rsidRPr="00C17150" w:rsidDel="005D7027">
          <w:rPr>
            <w:rFonts w:ascii="Times New Roman" w:hAnsi="Times New Roman" w:cs="Times New Roman"/>
            <w:color w:val="auto"/>
          </w:rPr>
          <w:delText>A.3.2 Social Media Data Collection</w:delText>
        </w:r>
      </w:del>
    </w:p>
    <w:p w14:paraId="3C4BDC0F" w14:textId="4629DBDC" w:rsidR="00AC1E25" w:rsidDel="005D7027" w:rsidRDefault="00000000" w:rsidP="00C17150">
      <w:pPr>
        <w:pStyle w:val="FirstParagraph"/>
        <w:spacing w:line="360" w:lineRule="auto"/>
        <w:rPr>
          <w:del w:id="313" w:author="Office" w:date="2025-10-26T17:51:00Z" w16du:dateUtc="2025-10-26T17:51:00Z"/>
          <w:rFonts w:ascii="Times New Roman" w:hAnsi="Times New Roman" w:cs="Times New Roman"/>
        </w:rPr>
      </w:pPr>
      <w:del w:id="314" w:author="Office" w:date="2025-10-26T17:51:00Z" w16du:dateUtc="2025-10-26T17:51:00Z">
        <w:r w:rsidRPr="00C17150" w:rsidDel="005D7027">
          <w:rPr>
            <w:rFonts w:ascii="Times New Roman" w:hAnsi="Times New Roman" w:cs="Times New Roman"/>
            <w:b/>
            <w:bCs/>
          </w:rPr>
          <w:delText>Platform-Specific Collection:</w:delText>
        </w:r>
        <w:r w:rsidRPr="00C17150" w:rsidDel="005D7027">
          <w:rPr>
            <w:rFonts w:ascii="Times New Roman" w:hAnsi="Times New Roman" w:cs="Times New Roman"/>
          </w:rPr>
          <w:delText xml:space="preserve"> </w:delText>
        </w:r>
      </w:del>
    </w:p>
    <w:p w14:paraId="297C829C" w14:textId="06B49CAF" w:rsidR="00AC1E25" w:rsidDel="005D7027" w:rsidRDefault="00000000" w:rsidP="00C17150">
      <w:pPr>
        <w:pStyle w:val="FirstParagraph"/>
        <w:spacing w:line="360" w:lineRule="auto"/>
        <w:rPr>
          <w:del w:id="315" w:author="Office" w:date="2025-10-26T17:51:00Z" w16du:dateUtc="2025-10-26T17:51:00Z"/>
          <w:rFonts w:ascii="Times New Roman" w:hAnsi="Times New Roman" w:cs="Times New Roman"/>
        </w:rPr>
      </w:pPr>
      <w:del w:id="316"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Twitter/X API:</w:delText>
        </w:r>
        <w:r w:rsidRPr="00C17150" w:rsidDel="005D7027">
          <w:rPr>
            <w:rFonts w:ascii="Times New Roman" w:hAnsi="Times New Roman" w:cs="Times New Roman"/>
          </w:rPr>
          <w:delText xml:space="preserve"> Real-time tweets with financial keywords </w:delText>
        </w:r>
      </w:del>
    </w:p>
    <w:p w14:paraId="1837B97A" w14:textId="089FDA68" w:rsidR="00AC1E25" w:rsidDel="005D7027" w:rsidRDefault="00000000" w:rsidP="00C17150">
      <w:pPr>
        <w:pStyle w:val="FirstParagraph"/>
        <w:spacing w:line="360" w:lineRule="auto"/>
        <w:rPr>
          <w:del w:id="317" w:author="Office" w:date="2025-10-26T17:51:00Z" w16du:dateUtc="2025-10-26T17:51:00Z"/>
          <w:rFonts w:ascii="Times New Roman" w:hAnsi="Times New Roman" w:cs="Times New Roman"/>
        </w:rPr>
      </w:pPr>
      <w:del w:id="318"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Facebook Graph API:</w:delText>
        </w:r>
        <w:r w:rsidRPr="00C17150" w:rsidDel="005D7027">
          <w:rPr>
            <w:rFonts w:ascii="Times New Roman" w:hAnsi="Times New Roman" w:cs="Times New Roman"/>
          </w:rPr>
          <w:delText xml:space="preserve"> Public posts from financial pages </w:delText>
        </w:r>
      </w:del>
    </w:p>
    <w:p w14:paraId="51CD37DA" w14:textId="7BB5DAC8" w:rsidR="00AC1E25" w:rsidDel="005D7027" w:rsidRDefault="00000000" w:rsidP="00C17150">
      <w:pPr>
        <w:pStyle w:val="FirstParagraph"/>
        <w:spacing w:line="360" w:lineRule="auto"/>
        <w:rPr>
          <w:del w:id="319" w:author="Office" w:date="2025-10-26T17:51:00Z" w16du:dateUtc="2025-10-26T17:51:00Z"/>
          <w:rFonts w:ascii="Times New Roman" w:hAnsi="Times New Roman" w:cs="Times New Roman"/>
        </w:rPr>
      </w:pPr>
      <w:del w:id="320"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LinkedIn API:</w:delText>
        </w:r>
        <w:r w:rsidRPr="00C17150" w:rsidDel="005D7027">
          <w:rPr>
            <w:rFonts w:ascii="Times New Roman" w:hAnsi="Times New Roman" w:cs="Times New Roman"/>
          </w:rPr>
          <w:delText xml:space="preserve"> Professional network discussions</w:delText>
        </w:r>
      </w:del>
    </w:p>
    <w:p w14:paraId="42C897E5" w14:textId="7DB10918" w:rsidR="00064632" w:rsidRPr="00C17150" w:rsidDel="005D7027" w:rsidRDefault="00000000" w:rsidP="00C17150">
      <w:pPr>
        <w:pStyle w:val="FirstParagraph"/>
        <w:spacing w:line="360" w:lineRule="auto"/>
        <w:rPr>
          <w:del w:id="321" w:author="Office" w:date="2025-10-26T17:51:00Z" w16du:dateUtc="2025-10-26T17:51:00Z"/>
          <w:rFonts w:ascii="Times New Roman" w:hAnsi="Times New Roman" w:cs="Times New Roman"/>
        </w:rPr>
      </w:pPr>
      <w:del w:id="322" w:author="Office" w:date="2025-10-26T17:51:00Z" w16du:dateUtc="2025-10-26T17:51:00Z">
        <w:r w:rsidRPr="00C17150" w:rsidDel="005D7027">
          <w:rPr>
            <w:rFonts w:ascii="Times New Roman" w:hAnsi="Times New Roman" w:cs="Times New Roman"/>
          </w:rPr>
          <w:delText xml:space="preserve"> - </w:delText>
        </w:r>
        <w:r w:rsidRPr="00C17150" w:rsidDel="005D7027">
          <w:rPr>
            <w:rFonts w:ascii="Times New Roman" w:hAnsi="Times New Roman" w:cs="Times New Roman"/>
            <w:b/>
            <w:bCs/>
          </w:rPr>
          <w:delText>Reddit API:</w:delText>
        </w:r>
        <w:r w:rsidRPr="00C17150" w:rsidDel="005D7027">
          <w:rPr>
            <w:rFonts w:ascii="Times New Roman" w:hAnsi="Times New Roman" w:cs="Times New Roman"/>
          </w:rPr>
          <w:delText xml:space="preserve"> Investment community discussions</w:delText>
        </w:r>
      </w:del>
    </w:p>
    <w:p w14:paraId="2478111F" w14:textId="7F13B395" w:rsidR="00064632" w:rsidRPr="00C17150" w:rsidDel="005D7027" w:rsidRDefault="00000000" w:rsidP="00C17150">
      <w:pPr>
        <w:pStyle w:val="BodyText"/>
        <w:spacing w:line="360" w:lineRule="auto"/>
        <w:rPr>
          <w:del w:id="323" w:author="Office" w:date="2025-10-26T17:51:00Z" w16du:dateUtc="2025-10-26T17:51:00Z"/>
          <w:rFonts w:ascii="Times New Roman" w:hAnsi="Times New Roman" w:cs="Times New Roman"/>
        </w:rPr>
      </w:pPr>
      <w:del w:id="324" w:author="Office" w:date="2025-10-26T17:51:00Z" w16du:dateUtc="2025-10-26T17:51:00Z">
        <w:r w:rsidRPr="00C17150" w:rsidDel="005D7027">
          <w:rPr>
            <w:rFonts w:ascii="Times New Roman" w:hAnsi="Times New Roman" w:cs="Times New Roman"/>
            <w:b/>
            <w:bCs/>
          </w:rPr>
          <w:delText>Keyword Filtering:</w:delText>
        </w:r>
      </w:del>
    </w:p>
    <w:p w14:paraId="2D359F70" w14:textId="4E764323" w:rsidR="00064632" w:rsidRPr="00C17150" w:rsidDel="005D7027" w:rsidRDefault="00000000" w:rsidP="00C17150">
      <w:pPr>
        <w:pStyle w:val="SourceCode"/>
        <w:spacing w:line="360" w:lineRule="auto"/>
        <w:rPr>
          <w:del w:id="325" w:author="Office" w:date="2025-10-26T17:51:00Z" w16du:dateUtc="2025-10-26T17:51:00Z"/>
          <w:rStyle w:val="NormalTok"/>
          <w:rFonts w:ascii="Times New Roman" w:hAnsi="Times New Roman" w:cs="Times New Roman"/>
          <w:sz w:val="24"/>
        </w:rPr>
      </w:pPr>
      <w:del w:id="326" w:author="Office" w:date="2025-10-26T17:51:00Z" w16du:dateUtc="2025-10-26T17:51:00Z">
        <w:r w:rsidRPr="00C17150" w:rsidDel="005D7027">
          <w:rPr>
            <w:rStyle w:val="NormalTok"/>
            <w:rFonts w:ascii="Times New Roman" w:hAnsi="Times New Roman" w:cs="Times New Roman"/>
            <w:sz w:val="24"/>
          </w:rPr>
          <w:delText xml:space="preserve">FINANCIAL_KEYWORDS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'Ghana Stock Exchange'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'Accra bourse'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'GCB Bank'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'MTN Ghana'</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'Ecobank'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'CalBank'</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'stock price'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'investment'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'dividend'</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'earnings'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'financial results'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'market analysis'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'trading volume'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7D3268F8" w14:textId="093459A3" w:rsidR="00064632" w:rsidRPr="00C17150" w:rsidDel="005D7027" w:rsidRDefault="00000000" w:rsidP="00C17150">
      <w:pPr>
        <w:pStyle w:val="Heading3"/>
        <w:spacing w:line="360" w:lineRule="auto"/>
        <w:rPr>
          <w:del w:id="327" w:author="Office" w:date="2025-10-26T17:51:00Z" w16du:dateUtc="2025-10-26T17:51:00Z"/>
          <w:rFonts w:ascii="Times New Roman" w:hAnsi="Times New Roman" w:cs="Times New Roman"/>
          <w:color w:val="auto"/>
        </w:rPr>
      </w:pPr>
      <w:bookmarkStart w:id="328" w:name="a.3.3-data-storage-structure"/>
      <w:bookmarkEnd w:id="311"/>
      <w:del w:id="329" w:author="Office" w:date="2025-10-26T17:51:00Z" w16du:dateUtc="2025-10-26T17:51:00Z">
        <w:r w:rsidRPr="00C17150" w:rsidDel="005D7027">
          <w:rPr>
            <w:rFonts w:ascii="Times New Roman" w:hAnsi="Times New Roman" w:cs="Times New Roman"/>
            <w:color w:val="auto"/>
          </w:rPr>
          <w:delText>A.3.3 Data Storage Structure</w:delText>
        </w:r>
      </w:del>
    </w:p>
    <w:p w14:paraId="11F1F7C5" w14:textId="442F7692" w:rsidR="00064632" w:rsidRPr="00C17150" w:rsidDel="005D7027" w:rsidRDefault="00000000" w:rsidP="00C17150">
      <w:pPr>
        <w:pStyle w:val="FirstParagraph"/>
        <w:spacing w:line="360" w:lineRule="auto"/>
        <w:rPr>
          <w:del w:id="330" w:author="Office" w:date="2025-10-26T17:51:00Z" w16du:dateUtc="2025-10-26T17:51:00Z"/>
          <w:rFonts w:ascii="Times New Roman" w:hAnsi="Times New Roman" w:cs="Times New Roman"/>
        </w:rPr>
      </w:pPr>
      <w:del w:id="331" w:author="Office" w:date="2025-10-26T17:51:00Z" w16du:dateUtc="2025-10-26T17:51:00Z">
        <w:r w:rsidRPr="00C17150" w:rsidDel="005D7027">
          <w:rPr>
            <w:rFonts w:ascii="Times New Roman" w:hAnsi="Times New Roman" w:cs="Times New Roman"/>
            <w:b/>
            <w:bCs/>
          </w:rPr>
          <w:delText>Database Schema:</w:delText>
        </w:r>
      </w:del>
    </w:p>
    <w:p w14:paraId="0ABAF5D8" w14:textId="0B7BF963" w:rsidR="00064632" w:rsidRPr="00C17150" w:rsidDel="005D7027" w:rsidRDefault="00000000" w:rsidP="00C17150">
      <w:pPr>
        <w:pStyle w:val="SourceCode"/>
        <w:spacing w:line="360" w:lineRule="auto"/>
        <w:rPr>
          <w:del w:id="332" w:author="Office" w:date="2025-10-26T17:51:00Z" w16du:dateUtc="2025-10-26T17:51:00Z"/>
          <w:rStyle w:val="NormalTok"/>
          <w:rFonts w:ascii="Times New Roman" w:hAnsi="Times New Roman" w:cs="Times New Roman"/>
          <w:sz w:val="24"/>
        </w:rPr>
      </w:pPr>
      <w:del w:id="333" w:author="Office" w:date="2025-10-26T17:51:00Z" w16du:dateUtc="2025-10-26T17:51:00Z">
        <w:r w:rsidRPr="00C17150" w:rsidDel="005D7027">
          <w:rPr>
            <w:rStyle w:val="CommentTok"/>
            <w:rFonts w:ascii="Times New Roman" w:hAnsi="Times New Roman" w:cs="Times New Roman"/>
            <w:color w:val="auto"/>
            <w:sz w:val="24"/>
          </w:rPr>
          <w:delText>-- News Articles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news_articles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article_id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source</w:delText>
        </w:r>
        <w:r w:rsidRPr="00C17150" w:rsidDel="005D7027">
          <w:rPr>
            <w:rStyle w:val="NormalTok"/>
            <w:rFonts w:ascii="Times New Roman" w:hAnsi="Times New Roman" w:cs="Times New Roman"/>
            <w:sz w:val="24"/>
          </w:rPr>
          <w:delText xml:space="preserv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title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content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publication_date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url TEXT </w:delText>
        </w:r>
        <w:r w:rsidRPr="00C17150" w:rsidDel="005D7027">
          <w:rPr>
            <w:rStyle w:val="KeywordTok"/>
            <w:rFonts w:ascii="Times New Roman" w:hAnsi="Times New Roman" w:cs="Times New Roman"/>
            <w:color w:val="auto"/>
            <w:sz w:val="24"/>
          </w:rPr>
          <w:delText>UNIQUE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relevance_score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company_mentions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Social Media Posts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social_posts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post_id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platform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content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author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post_date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engagement_metrics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relevance_score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company_mentions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Expert Inputs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expert_inputs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input_id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expert_type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company_symbol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confidence_level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commentary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input_date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Stock Price Data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stock_prices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company_symbol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date</w:delText>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open_price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close_price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high_price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low_price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volume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price_change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percent_change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41761890" w14:textId="5AD13B8B" w:rsidR="00064632" w:rsidRPr="00C17150" w:rsidDel="005D7027" w:rsidRDefault="00000000" w:rsidP="00C17150">
      <w:pPr>
        <w:pStyle w:val="Heading2"/>
        <w:spacing w:line="360" w:lineRule="auto"/>
        <w:rPr>
          <w:del w:id="334" w:author="Office" w:date="2025-10-26T17:51:00Z" w16du:dateUtc="2025-10-26T17:51:00Z"/>
          <w:rFonts w:ascii="Times New Roman" w:hAnsi="Times New Roman" w:cs="Times New Roman"/>
          <w:color w:val="auto"/>
          <w:sz w:val="24"/>
          <w:szCs w:val="24"/>
        </w:rPr>
      </w:pPr>
      <w:bookmarkStart w:id="335" w:name="a.4-sentiment-analysis-implementation"/>
      <w:bookmarkEnd w:id="287"/>
      <w:bookmarkEnd w:id="328"/>
      <w:del w:id="336" w:author="Office" w:date="2025-10-26T17:51:00Z" w16du:dateUtc="2025-10-26T17:51:00Z">
        <w:r w:rsidRPr="00C17150" w:rsidDel="005D7027">
          <w:rPr>
            <w:rFonts w:ascii="Times New Roman" w:hAnsi="Times New Roman" w:cs="Times New Roman"/>
            <w:color w:val="auto"/>
            <w:sz w:val="24"/>
            <w:szCs w:val="24"/>
          </w:rPr>
          <w:delText>A.4 Sentiment Analysis Implementation</w:delText>
        </w:r>
      </w:del>
    </w:p>
    <w:p w14:paraId="6A9935E2" w14:textId="43A10B29" w:rsidR="00064632" w:rsidRPr="00C17150" w:rsidDel="005D7027" w:rsidRDefault="00000000" w:rsidP="00C17150">
      <w:pPr>
        <w:pStyle w:val="Heading3"/>
        <w:spacing w:line="360" w:lineRule="auto"/>
        <w:rPr>
          <w:del w:id="337" w:author="Office" w:date="2025-10-26T17:51:00Z" w16du:dateUtc="2025-10-26T17:51:00Z"/>
          <w:rFonts w:ascii="Times New Roman" w:hAnsi="Times New Roman" w:cs="Times New Roman"/>
          <w:color w:val="auto"/>
        </w:rPr>
      </w:pPr>
      <w:bookmarkStart w:id="338" w:name="X2ec35441a6bf37c9ccdbfb0fe4487c6563eaf39"/>
      <w:del w:id="339" w:author="Office" w:date="2025-10-26T17:51:00Z" w16du:dateUtc="2025-10-26T17:51:00Z">
        <w:r w:rsidRPr="00C17150" w:rsidDel="005D7027">
          <w:rPr>
            <w:rFonts w:ascii="Times New Roman" w:hAnsi="Times New Roman" w:cs="Times New Roman"/>
            <w:color w:val="auto"/>
          </w:rPr>
          <w:delText>A.4.1 Hybrid Sentiment Analysis Framework</w:delText>
        </w:r>
      </w:del>
    </w:p>
    <w:p w14:paraId="12B51CAF" w14:textId="78B26BAE" w:rsidR="00064632" w:rsidRPr="00C17150" w:rsidDel="005D7027" w:rsidRDefault="00000000" w:rsidP="00C17150">
      <w:pPr>
        <w:pStyle w:val="FirstParagraph"/>
        <w:spacing w:line="360" w:lineRule="auto"/>
        <w:rPr>
          <w:del w:id="340" w:author="Office" w:date="2025-10-26T17:51:00Z" w16du:dateUtc="2025-10-26T17:51:00Z"/>
          <w:rFonts w:ascii="Times New Roman" w:hAnsi="Times New Roman" w:cs="Times New Roman"/>
        </w:rPr>
      </w:pPr>
      <w:del w:id="341" w:author="Office" w:date="2025-10-26T17:51:00Z" w16du:dateUtc="2025-10-26T17:51:00Z">
        <w:r w:rsidRPr="00C17150" w:rsidDel="005D7027">
          <w:rPr>
            <w:rFonts w:ascii="Times New Roman" w:hAnsi="Times New Roman" w:cs="Times New Roman"/>
            <w:b/>
            <w:bCs/>
          </w:rPr>
          <w:delText>Multi-Model Approach:</w:delText>
        </w:r>
      </w:del>
    </w:p>
    <w:p w14:paraId="491A2989" w14:textId="7744D344" w:rsidR="00064632" w:rsidRPr="00C17150" w:rsidDel="005D7027" w:rsidRDefault="00AC1E25" w:rsidP="00C17150">
      <w:pPr>
        <w:pStyle w:val="SourceCode"/>
        <w:spacing w:line="360" w:lineRule="auto"/>
        <w:rPr>
          <w:del w:id="342" w:author="Office" w:date="2025-10-26T17:51:00Z" w16du:dateUtc="2025-10-26T17:51:00Z"/>
          <w:rFonts w:ascii="Times New Roman" w:hAnsi="Times New Roman" w:cs="Times New Roman"/>
        </w:rPr>
      </w:pPr>
      <w:del w:id="343" w:author="Office" w:date="2025-10-26T17:51:00Z" w16du:dateUtc="2025-10-26T17:51:00Z">
        <w:r w:rsidRPr="00C17150" w:rsidDel="005D7027">
          <w:rPr>
            <w:rStyle w:val="KeywordTok"/>
            <w:rFonts w:ascii="Times New Roman" w:hAnsi="Times New Roman" w:cs="Times New Roman"/>
            <w:color w:val="auto"/>
            <w:sz w:val="24"/>
          </w:rPr>
          <w:delText>Class</w:delText>
        </w:r>
        <w:r w:rsidDel="005D7027">
          <w:rPr>
            <w:rStyle w:val="KeywordTok"/>
            <w:rFonts w:ascii="Times New Roman" w:hAnsi="Times New Roman" w:cs="Times New Roman"/>
            <w:color w:val="auto"/>
            <w:sz w:val="24"/>
          </w:rPr>
          <w:delText xml:space="preserve"> </w:delText>
        </w:r>
        <w:r w:rsidRPr="00C17150" w:rsidDel="005D7027">
          <w:rPr>
            <w:rStyle w:val="NormalTok"/>
            <w:rFonts w:ascii="Times New Roman" w:hAnsi="Times New Roman" w:cs="Times New Roman"/>
            <w:sz w:val="24"/>
          </w:rPr>
          <w:delText>HybridSentimentAnalyzer: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__init__</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.vader_analyzer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SentimentIntensityAnalyzer()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.textblob_analyzer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.custom_model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.load_custom_model()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analyze_sentiment(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VADER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vader_scores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.vader_analyzer.polarity_scores(text)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vader_compound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vader_scores[</w:delText>
        </w:r>
        <w:r w:rsidRPr="00C17150" w:rsidDel="005D7027">
          <w:rPr>
            <w:rStyle w:val="StringTok"/>
            <w:rFonts w:ascii="Times New Roman" w:hAnsi="Times New Roman" w:cs="Times New Roman"/>
            <w:color w:val="auto"/>
            <w:sz w:val="24"/>
          </w:rPr>
          <w:delText>'compound'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TextBlob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blob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textblob_polarity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blob.sentiment.polarity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Custom ML Model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custom_prediction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.custom_model.predict([text])[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Ensemble Combination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ensemble_score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0.4</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vader_compound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textblob_polarity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'vader'</w:delText>
        </w:r>
        <w:r w:rsidRPr="00C17150" w:rsidDel="005D7027">
          <w:rPr>
            <w:rStyle w:val="NormalTok"/>
            <w:rFonts w:ascii="Times New Roman" w:hAnsi="Times New Roman" w:cs="Times New Roman"/>
            <w:sz w:val="24"/>
          </w:rPr>
          <w:delText>: vader_compound,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'textblob'</w:delText>
        </w:r>
        <w:r w:rsidRPr="00C17150" w:rsidDel="005D7027">
          <w:rPr>
            <w:rStyle w:val="NormalTok"/>
            <w:rFonts w:ascii="Times New Roman" w:hAnsi="Times New Roman" w:cs="Times New Roman"/>
            <w:sz w:val="24"/>
          </w:rPr>
          <w:delText>: textblob_polarity,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'custom'</w:delText>
        </w:r>
        <w:r w:rsidRPr="00C17150" w:rsidDel="005D7027">
          <w:rPr>
            <w:rStyle w:val="NormalTok"/>
            <w:rFonts w:ascii="Times New Roman" w:hAnsi="Times New Roman" w:cs="Times New Roman"/>
            <w:sz w:val="24"/>
          </w:rPr>
          <w:delText>: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 ensemble_score,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'confidence'</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.calculate_confidence(vader_compound, textblob_polarity,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del>
    </w:p>
    <w:p w14:paraId="0BB83CF2" w14:textId="462DA9C9" w:rsidR="00064632" w:rsidRPr="00C17150" w:rsidDel="005D7027" w:rsidRDefault="00000000" w:rsidP="00C17150">
      <w:pPr>
        <w:pStyle w:val="Heading3"/>
        <w:spacing w:line="360" w:lineRule="auto"/>
        <w:rPr>
          <w:del w:id="344" w:author="Office" w:date="2025-10-26T17:51:00Z" w16du:dateUtc="2025-10-26T17:51:00Z"/>
          <w:rFonts w:ascii="Times New Roman" w:hAnsi="Times New Roman" w:cs="Times New Roman"/>
          <w:color w:val="auto"/>
        </w:rPr>
      </w:pPr>
      <w:bookmarkStart w:id="345" w:name="a.4.2-feature-engineering-for-ml-models"/>
      <w:bookmarkEnd w:id="338"/>
      <w:del w:id="346" w:author="Office" w:date="2025-10-26T17:51:00Z" w16du:dateUtc="2025-10-26T17:51:00Z">
        <w:r w:rsidRPr="00C17150" w:rsidDel="005D7027">
          <w:rPr>
            <w:rFonts w:ascii="Times New Roman" w:hAnsi="Times New Roman" w:cs="Times New Roman"/>
            <w:color w:val="auto"/>
          </w:rPr>
          <w:delText>A.4.2 Feature Engineering for ML Models</w:delText>
        </w:r>
      </w:del>
    </w:p>
    <w:p w14:paraId="3606D107" w14:textId="421BA861" w:rsidR="00064632" w:rsidRPr="00C17150" w:rsidDel="005D7027" w:rsidRDefault="00000000" w:rsidP="00C17150">
      <w:pPr>
        <w:pStyle w:val="FirstParagraph"/>
        <w:spacing w:line="360" w:lineRule="auto"/>
        <w:rPr>
          <w:del w:id="347" w:author="Office" w:date="2025-10-26T17:51:00Z" w16du:dateUtc="2025-10-26T17:51:00Z"/>
          <w:rFonts w:ascii="Times New Roman" w:hAnsi="Times New Roman" w:cs="Times New Roman"/>
        </w:rPr>
      </w:pPr>
      <w:del w:id="348" w:author="Office" w:date="2025-10-26T17:51:00Z" w16du:dateUtc="2025-10-26T17:51:00Z">
        <w:r w:rsidRPr="00C17150" w:rsidDel="005D7027">
          <w:rPr>
            <w:rFonts w:ascii="Times New Roman" w:hAnsi="Times New Roman" w:cs="Times New Roman"/>
            <w:b/>
            <w:bCs/>
          </w:rPr>
          <w:delText>Sentiment Features:</w:delText>
        </w:r>
      </w:del>
    </w:p>
    <w:p w14:paraId="3E8DCD77" w14:textId="12745363" w:rsidR="00064632" w:rsidRPr="00C17150" w:rsidDel="005D7027" w:rsidRDefault="00000000" w:rsidP="00C17150">
      <w:pPr>
        <w:pStyle w:val="SourceCode"/>
        <w:spacing w:line="360" w:lineRule="auto"/>
        <w:rPr>
          <w:del w:id="349" w:author="Office" w:date="2025-10-26T17:51:00Z" w16du:dateUtc="2025-10-26T17:51:00Z"/>
          <w:rFonts w:ascii="Times New Roman" w:hAnsi="Times New Roman" w:cs="Times New Roman"/>
        </w:rPr>
      </w:pPr>
      <w:del w:id="350"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create_sentiment_features(sentiment_data):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Basic sentiment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'current_sentiment'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sentiment_data[</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'sentiment_magnitude'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abs</w:delText>
        </w:r>
        <w:r w:rsidRPr="00C17150" w:rsidDel="005D7027">
          <w:rPr>
            <w:rStyle w:val="NormalTok"/>
            <w:rFonts w:ascii="Times New Roman" w:hAnsi="Times New Roman" w:cs="Times New Roman"/>
            <w:sz w:val="24"/>
          </w:rPr>
          <w:delText>(sentiment_data[</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Temporal 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'sentiment_momentum'</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calculate_momentum(sentiment_data,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'sentiment_volatility'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calculate_volatility(sentiment_data,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7</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'sentiment_trend'</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calculate_trend(sentiment_data,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Source-weighted 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'news_sentiment'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'news'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'social_sentiment'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'social'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'expert_sentiment'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'expert'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Technical indicators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'sentiment_rsi'</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calculate_sentiment_rsi(sentiment_data,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14</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'sentiment_sma'</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calculate_sma(sentiment_data,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'sentiment_ema'</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calculate_ema(sentiment_data,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features</w:delText>
        </w:r>
      </w:del>
    </w:p>
    <w:p w14:paraId="6110127D" w14:textId="59358C83" w:rsidR="00064632" w:rsidRPr="00C17150" w:rsidDel="005D7027" w:rsidRDefault="00000000" w:rsidP="00C17150">
      <w:pPr>
        <w:pStyle w:val="Heading2"/>
        <w:spacing w:line="360" w:lineRule="auto"/>
        <w:rPr>
          <w:del w:id="351" w:author="Office" w:date="2025-10-26T17:51:00Z" w16du:dateUtc="2025-10-26T17:51:00Z"/>
          <w:rFonts w:ascii="Times New Roman" w:hAnsi="Times New Roman" w:cs="Times New Roman"/>
          <w:color w:val="auto"/>
          <w:sz w:val="24"/>
          <w:szCs w:val="24"/>
        </w:rPr>
      </w:pPr>
      <w:bookmarkStart w:id="352" w:name="X613fb2799f2f4642ad5abd96dfcfb82361d51d8"/>
      <w:bookmarkEnd w:id="335"/>
      <w:bookmarkEnd w:id="345"/>
      <w:del w:id="353" w:author="Office" w:date="2025-10-26T17:51:00Z" w16du:dateUtc="2025-10-26T17:51:00Z">
        <w:r w:rsidRPr="00C17150" w:rsidDel="005D7027">
          <w:rPr>
            <w:rFonts w:ascii="Times New Roman" w:hAnsi="Times New Roman" w:cs="Times New Roman"/>
            <w:color w:val="auto"/>
            <w:sz w:val="24"/>
            <w:szCs w:val="24"/>
          </w:rPr>
          <w:delText>A.5 Machine Learning Model Implementation</w:delText>
        </w:r>
      </w:del>
    </w:p>
    <w:p w14:paraId="40A23175" w14:textId="4F0EAE95" w:rsidR="00064632" w:rsidRPr="00C17150" w:rsidDel="005D7027" w:rsidRDefault="00000000" w:rsidP="00C17150">
      <w:pPr>
        <w:pStyle w:val="Heading3"/>
        <w:spacing w:line="360" w:lineRule="auto"/>
        <w:rPr>
          <w:del w:id="354" w:author="Office" w:date="2025-10-26T17:51:00Z" w16du:dateUtc="2025-10-26T17:51:00Z"/>
          <w:rFonts w:ascii="Times New Roman" w:hAnsi="Times New Roman" w:cs="Times New Roman"/>
          <w:color w:val="auto"/>
        </w:rPr>
      </w:pPr>
      <w:bookmarkStart w:id="355" w:name="a.5.1-xgboost-implementation"/>
      <w:del w:id="356" w:author="Office" w:date="2025-10-26T17:51:00Z" w16du:dateUtc="2025-10-26T17:51:00Z">
        <w:r w:rsidRPr="00C17150" w:rsidDel="005D7027">
          <w:rPr>
            <w:rFonts w:ascii="Times New Roman" w:hAnsi="Times New Roman" w:cs="Times New Roman"/>
            <w:color w:val="auto"/>
          </w:rPr>
          <w:delText>A.5.1 XGBoost Implementation</w:delText>
        </w:r>
      </w:del>
    </w:p>
    <w:p w14:paraId="29502C7F" w14:textId="6A3C776B" w:rsidR="00064632" w:rsidRPr="00C17150" w:rsidDel="005D7027" w:rsidRDefault="00000000" w:rsidP="00C17150">
      <w:pPr>
        <w:pStyle w:val="FirstParagraph"/>
        <w:spacing w:line="360" w:lineRule="auto"/>
        <w:rPr>
          <w:del w:id="357" w:author="Office" w:date="2025-10-26T17:51:00Z" w16du:dateUtc="2025-10-26T17:51:00Z"/>
          <w:rFonts w:ascii="Times New Roman" w:hAnsi="Times New Roman" w:cs="Times New Roman"/>
        </w:rPr>
      </w:pPr>
      <w:del w:id="358" w:author="Office" w:date="2025-10-26T17:51:00Z" w16du:dateUtc="2025-10-26T17:51:00Z">
        <w:r w:rsidRPr="00C17150" w:rsidDel="005D7027">
          <w:rPr>
            <w:rFonts w:ascii="Times New Roman" w:hAnsi="Times New Roman" w:cs="Times New Roman"/>
            <w:b/>
            <w:bCs/>
          </w:rPr>
          <w:delText>Optimal Hyperparameters:</w:delText>
        </w:r>
      </w:del>
    </w:p>
    <w:p w14:paraId="03C7D98F" w14:textId="483F48A4" w:rsidR="00064632" w:rsidRPr="00C17150" w:rsidDel="005D7027" w:rsidRDefault="00000000" w:rsidP="00C17150">
      <w:pPr>
        <w:pStyle w:val="SourceCode"/>
        <w:spacing w:line="360" w:lineRule="auto"/>
        <w:rPr>
          <w:del w:id="359" w:author="Office" w:date="2025-10-26T17:51:00Z" w16du:dateUtc="2025-10-26T17:51:00Z"/>
          <w:rFonts w:ascii="Times New Roman" w:hAnsi="Times New Roman" w:cs="Times New Roman"/>
        </w:rPr>
      </w:pPr>
      <w:del w:id="360" w:author="Office" w:date="2025-10-26T17:51:00Z" w16du:dateUtc="2025-10-26T17:51:00Z">
        <w:r w:rsidRPr="00C17150" w:rsidDel="005D7027">
          <w:rPr>
            <w:rStyle w:val="NormalTok"/>
            <w:rFonts w:ascii="Times New Roman" w:hAnsi="Times New Roman" w:cs="Times New Roman"/>
            <w:sz w:val="24"/>
          </w:rPr>
          <w:delText xml:space="preserve">XGBOOST_PARAMS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'n_estimators'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500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'max_depth'</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6</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'learning_rate'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'subsample'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0.8</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'colsample_bytree'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0.8</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'gamma'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'min_child_weight'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'reg_alpha'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'reg_lambda'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'random_state'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42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'n_jobs'</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train_xgboost_model(X_train, y_train, X_val, y_val):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XGBClassifier(</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XGBOOST_PARAMS)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model.fit(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y_train,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eval_set</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[(X_val, y_val)],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early_stopping_rounds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verbose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w:delText>
        </w:r>
      </w:del>
    </w:p>
    <w:p w14:paraId="24F1F920" w14:textId="2E454C5B" w:rsidR="00064632" w:rsidRPr="00C17150" w:rsidDel="005D7027" w:rsidRDefault="00000000" w:rsidP="00C17150">
      <w:pPr>
        <w:pStyle w:val="Heading3"/>
        <w:spacing w:line="360" w:lineRule="auto"/>
        <w:rPr>
          <w:del w:id="361" w:author="Office" w:date="2025-10-26T17:51:00Z" w16du:dateUtc="2025-10-26T17:51:00Z"/>
          <w:rFonts w:ascii="Times New Roman" w:hAnsi="Times New Roman" w:cs="Times New Roman"/>
          <w:color w:val="auto"/>
        </w:rPr>
      </w:pPr>
      <w:bookmarkStart w:id="362" w:name="a.5.2-lstm-neural-network-implementation"/>
      <w:bookmarkEnd w:id="355"/>
      <w:del w:id="363" w:author="Office" w:date="2025-10-26T17:51:00Z" w16du:dateUtc="2025-10-26T17:51:00Z">
        <w:r w:rsidRPr="00C17150" w:rsidDel="005D7027">
          <w:rPr>
            <w:rFonts w:ascii="Times New Roman" w:hAnsi="Times New Roman" w:cs="Times New Roman"/>
            <w:color w:val="auto"/>
          </w:rPr>
          <w:delText>A.5.2 LSTM Neural Network Implementation</w:delText>
        </w:r>
      </w:del>
    </w:p>
    <w:p w14:paraId="71EF009C" w14:textId="13760455" w:rsidR="00064632" w:rsidRPr="00C17150" w:rsidDel="005D7027" w:rsidRDefault="00000000" w:rsidP="00C17150">
      <w:pPr>
        <w:pStyle w:val="FirstParagraph"/>
        <w:spacing w:line="360" w:lineRule="auto"/>
        <w:rPr>
          <w:del w:id="364" w:author="Office" w:date="2025-10-26T17:51:00Z" w16du:dateUtc="2025-10-26T17:51:00Z"/>
          <w:rFonts w:ascii="Times New Roman" w:hAnsi="Times New Roman" w:cs="Times New Roman"/>
        </w:rPr>
      </w:pPr>
      <w:del w:id="365" w:author="Office" w:date="2025-10-26T17:51:00Z" w16du:dateUtc="2025-10-26T17:51:00Z">
        <w:r w:rsidRPr="00C17150" w:rsidDel="005D7027">
          <w:rPr>
            <w:rFonts w:ascii="Times New Roman" w:hAnsi="Times New Roman" w:cs="Times New Roman"/>
            <w:b/>
            <w:bCs/>
          </w:rPr>
          <w:delText>Architecture and Training:</w:delText>
        </w:r>
      </w:del>
    </w:p>
    <w:p w14:paraId="78F76584" w14:textId="4EDA3692" w:rsidR="00064632" w:rsidRPr="00C17150" w:rsidDel="005D7027" w:rsidRDefault="00000000" w:rsidP="00C17150">
      <w:pPr>
        <w:pStyle w:val="SourceCode"/>
        <w:spacing w:line="360" w:lineRule="auto"/>
        <w:rPr>
          <w:del w:id="366" w:author="Office" w:date="2025-10-26T17:51:00Z" w16du:dateUtc="2025-10-26T17:51:00Z"/>
          <w:rFonts w:ascii="Times New Roman" w:hAnsi="Times New Roman" w:cs="Times New Roman"/>
        </w:rPr>
      </w:pPr>
      <w:del w:id="367"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create_lstm_model(sequence_length, n_features):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Sequential([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LSTM(</w:delText>
        </w:r>
        <w:r w:rsidRPr="00C17150" w:rsidDel="005D7027">
          <w:rPr>
            <w:rStyle w:val="DecValTok"/>
            <w:rFonts w:ascii="Times New Roman" w:hAnsi="Times New Roman" w:cs="Times New Roman"/>
            <w:color w:val="auto"/>
            <w:sz w:val="24"/>
          </w:rPr>
          <w:delText>128</w:delText>
        </w:r>
        <w:r w:rsidRPr="00C17150" w:rsidDel="005D7027">
          <w:rPr>
            <w:rStyle w:val="NormalTok"/>
            <w:rFonts w:ascii="Times New Roman" w:hAnsi="Times New Roman" w:cs="Times New Roman"/>
            <w:sz w:val="24"/>
          </w:rPr>
          <w:delText>, return_sequences</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 input_shape</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(sequence_length, n_features)),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LSTM(</w:delText>
        </w:r>
        <w:r w:rsidRPr="00C17150" w:rsidDel="005D7027">
          <w:rPr>
            <w:rStyle w:val="DecValTok"/>
            <w:rFonts w:ascii="Times New Roman" w:hAnsi="Times New Roman" w:cs="Times New Roman"/>
            <w:color w:val="auto"/>
            <w:sz w:val="24"/>
          </w:rPr>
          <w:delText>64</w:delText>
        </w:r>
        <w:r w:rsidRPr="00C17150" w:rsidDel="005D7027">
          <w:rPr>
            <w:rStyle w:val="NormalTok"/>
            <w:rFonts w:ascii="Times New Roman" w:hAnsi="Times New Roman" w:cs="Times New Roman"/>
            <w:sz w:val="24"/>
          </w:rPr>
          <w:delText>, return_sequences</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Dense(</w:delText>
        </w:r>
        <w:r w:rsidRPr="00C17150" w:rsidDel="005D7027">
          <w:rPr>
            <w:rStyle w:val="DecValTok"/>
            <w:rFonts w:ascii="Times New Roman" w:hAnsi="Times New Roman" w:cs="Times New Roman"/>
            <w:color w:val="auto"/>
            <w:sz w:val="24"/>
          </w:rPr>
          <w:delText>32</w:delText>
        </w:r>
        <w:r w:rsidRPr="00C17150" w:rsidDel="005D7027">
          <w:rPr>
            <w:rStyle w:val="NormalTok"/>
            <w:rFonts w:ascii="Times New Roman" w:hAnsi="Times New Roman" w:cs="Times New Roman"/>
            <w:sz w:val="24"/>
          </w:rPr>
          <w:delText>, activation</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'relu'</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Dense(</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activation</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'sigmoid'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w:delText>
        </w:r>
        <w:r w:rsidRPr="00C17150" w:rsidDel="005D7027">
          <w:rPr>
            <w:rStyle w:val="BuiltInTok"/>
            <w:rFonts w:ascii="Times New Roman" w:hAnsi="Times New Roman" w:cs="Times New Roman"/>
            <w:color w:val="auto"/>
            <w:sz w:val="24"/>
          </w:rPr>
          <w:delText>compile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optimizer</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Adam(learning_rate</w:delText>
        </w:r>
        <w:r w:rsidRPr="00C17150" w:rsidDel="005D7027">
          <w:rPr>
            <w:rStyle w:val="Operato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loss</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'binary_crossentropy'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LSTM_TRAINING_PARAMS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'epochs'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'batch_size'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'validation_split'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'early_stopping_patience'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'reduce_lr_patience'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10</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45FE7B1B" w14:textId="6AA34C88" w:rsidR="00064632" w:rsidRPr="00C17150" w:rsidDel="005D7027" w:rsidRDefault="00000000" w:rsidP="00C17150">
      <w:pPr>
        <w:pStyle w:val="Heading3"/>
        <w:spacing w:line="360" w:lineRule="auto"/>
        <w:rPr>
          <w:del w:id="368" w:author="Office" w:date="2025-10-26T17:51:00Z" w16du:dateUtc="2025-10-26T17:51:00Z"/>
          <w:rFonts w:ascii="Times New Roman" w:hAnsi="Times New Roman" w:cs="Times New Roman"/>
          <w:color w:val="auto"/>
        </w:rPr>
      </w:pPr>
      <w:bookmarkStart w:id="369" w:name="a.5.3-ensemble-model-implementation"/>
      <w:bookmarkEnd w:id="362"/>
      <w:del w:id="370" w:author="Office" w:date="2025-10-26T17:51:00Z" w16du:dateUtc="2025-10-26T17:51:00Z">
        <w:r w:rsidRPr="00C17150" w:rsidDel="005D7027">
          <w:rPr>
            <w:rFonts w:ascii="Times New Roman" w:hAnsi="Times New Roman" w:cs="Times New Roman"/>
            <w:color w:val="auto"/>
          </w:rPr>
          <w:delText>A.5.3 Ensemble Model Implementation</w:delText>
        </w:r>
      </w:del>
    </w:p>
    <w:p w14:paraId="4EC581EA" w14:textId="638ACE8E" w:rsidR="00064632" w:rsidRPr="00C17150" w:rsidDel="005D7027" w:rsidRDefault="00000000" w:rsidP="00C17150">
      <w:pPr>
        <w:pStyle w:val="FirstParagraph"/>
        <w:spacing w:line="360" w:lineRule="auto"/>
        <w:rPr>
          <w:del w:id="371" w:author="Office" w:date="2025-10-26T17:51:00Z" w16du:dateUtc="2025-10-26T17:51:00Z"/>
          <w:rFonts w:ascii="Times New Roman" w:hAnsi="Times New Roman" w:cs="Times New Roman"/>
        </w:rPr>
      </w:pPr>
      <w:del w:id="372" w:author="Office" w:date="2025-10-26T17:51:00Z" w16du:dateUtc="2025-10-26T17:51:00Z">
        <w:r w:rsidRPr="00C17150" w:rsidDel="005D7027">
          <w:rPr>
            <w:rFonts w:ascii="Times New Roman" w:hAnsi="Times New Roman" w:cs="Times New Roman"/>
            <w:b/>
            <w:bCs/>
          </w:rPr>
          <w:delText>Weighted Voting Ensemble:</w:delText>
        </w:r>
      </w:del>
    </w:p>
    <w:p w14:paraId="0A15D650" w14:textId="501C109F" w:rsidR="00064632" w:rsidRPr="00C17150" w:rsidDel="005D7027" w:rsidRDefault="00000000" w:rsidP="00C17150">
      <w:pPr>
        <w:pStyle w:val="SourceCode"/>
        <w:spacing w:line="360" w:lineRule="auto"/>
        <w:rPr>
          <w:del w:id="373" w:author="Office" w:date="2025-10-26T17:51:00Z" w16du:dateUtc="2025-10-26T17:51:00Z"/>
          <w:rFonts w:ascii="Times New Roman" w:hAnsi="Times New Roman" w:cs="Times New Roman"/>
        </w:rPr>
      </w:pPr>
      <w:del w:id="374" w:author="Office" w:date="2025-10-26T17:51:00Z" w16du:dateUtc="2025-10-26T17:51:00Z">
        <w:r w:rsidRPr="00C17150" w:rsidDel="005D7027">
          <w:rPr>
            <w:rStyle w:val="KeywordTok"/>
            <w:rFonts w:ascii="Times New Roman" w:hAnsi="Times New Roman" w:cs="Times New Roman"/>
            <w:color w:val="auto"/>
            <w:sz w:val="24"/>
          </w:rPr>
          <w:delText>class</w:delText>
        </w:r>
        <w:r w:rsidRPr="00C17150" w:rsidDel="005D7027">
          <w:rPr>
            <w:rStyle w:val="NormalTok"/>
            <w:rFonts w:ascii="Times New Roman" w:hAnsi="Times New Roman" w:cs="Times New Roman"/>
            <w:sz w:val="24"/>
          </w:rPr>
          <w:delText xml:space="preserve"> WeightedEnsemble: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__init__</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models, 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.models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w:delText>
        </w:r>
        <w:r w:rsidRPr="00C17150" w:rsidDel="005D7027">
          <w:rPr>
            <w:rStyle w:val="BuiltInTok"/>
            <w:rFonts w:ascii="Times New Roman" w:hAnsi="Times New Roman" w:cs="Times New Roman"/>
            <w:color w:val="auto"/>
            <w:sz w:val="24"/>
          </w:rPr>
          <w:delText>sum</w:delText>
        </w:r>
        <w:r w:rsidRPr="00C17150" w:rsidDel="005D7027">
          <w:rPr>
            <w:rStyle w:val="NormalTok"/>
            <w:rFonts w:ascii="Times New Roman" w:hAnsi="Times New Roman" w:cs="Times New Roman"/>
            <w:sz w:val="24"/>
          </w:rPr>
          <w:delText xml:space="preserve">(weights)  </w:delText>
        </w:r>
        <w:r w:rsidRPr="00C17150" w:rsidDel="005D7027">
          <w:rPr>
            <w:rStyle w:val="CommentTok"/>
            <w:rFonts w:ascii="Times New Roman" w:hAnsi="Times New Roman" w:cs="Times New Roman"/>
            <w:color w:val="auto"/>
            <w:sz w:val="24"/>
          </w:rPr>
          <w:delText># Normalize 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predict_proba(</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np.zeros((X.shape[</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model, weight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zip</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.models,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model_pred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model.predict_proba(X)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predict(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probabilities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.predict_proba(X)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(probabilities[:,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&gt;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0.5</w:delText>
        </w:r>
        <w:r w:rsidRPr="00C17150" w:rsidDel="005D7027">
          <w:rPr>
            <w:rStyle w:val="NormalTok"/>
            <w:rFonts w:ascii="Times New Roman" w:hAnsi="Times New Roman" w:cs="Times New Roman"/>
            <w:sz w:val="24"/>
          </w:rPr>
          <w:delText>).astype(</w:delText>
        </w:r>
        <w:r w:rsidRPr="00C17150" w:rsidDel="005D7027">
          <w:rPr>
            <w:rStyle w:val="BuiltInTok"/>
            <w:rFonts w:ascii="Times New Roman" w:hAnsi="Times New Roman" w:cs="Times New Roman"/>
            <w:color w:val="auto"/>
            <w:sz w:val="24"/>
          </w:rPr>
          <w:delText>int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Ensemble weights based on validation performance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ENSEMBLE_WEIGHTS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0.4</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0.35</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0.25</w:delText>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XGBoost, LSTM, CatBoost</w:delText>
        </w:r>
      </w:del>
    </w:p>
    <w:p w14:paraId="02CB688C" w14:textId="75C9BC74" w:rsidR="00064632" w:rsidRPr="00C17150" w:rsidDel="005D7027" w:rsidRDefault="00000000" w:rsidP="00C17150">
      <w:pPr>
        <w:pStyle w:val="Heading2"/>
        <w:spacing w:line="360" w:lineRule="auto"/>
        <w:rPr>
          <w:del w:id="375" w:author="Office" w:date="2025-10-26T17:51:00Z" w16du:dateUtc="2025-10-26T17:51:00Z"/>
          <w:rFonts w:ascii="Times New Roman" w:hAnsi="Times New Roman" w:cs="Times New Roman"/>
          <w:color w:val="auto"/>
          <w:sz w:val="24"/>
          <w:szCs w:val="24"/>
        </w:rPr>
      </w:pPr>
      <w:bookmarkStart w:id="376" w:name="a.6-evaluation-and-validation-procedures"/>
      <w:bookmarkEnd w:id="352"/>
      <w:bookmarkEnd w:id="369"/>
      <w:del w:id="377" w:author="Office" w:date="2025-10-26T17:51:00Z" w16du:dateUtc="2025-10-26T17:51:00Z">
        <w:r w:rsidRPr="00C17150" w:rsidDel="005D7027">
          <w:rPr>
            <w:rFonts w:ascii="Times New Roman" w:hAnsi="Times New Roman" w:cs="Times New Roman"/>
            <w:color w:val="auto"/>
            <w:sz w:val="24"/>
            <w:szCs w:val="24"/>
          </w:rPr>
          <w:delText>A.6 Evaluation and Validation Procedures</w:delText>
        </w:r>
      </w:del>
    </w:p>
    <w:p w14:paraId="50768026" w14:textId="23E67A10" w:rsidR="00064632" w:rsidRPr="00C17150" w:rsidDel="005D7027" w:rsidRDefault="00000000" w:rsidP="00C17150">
      <w:pPr>
        <w:pStyle w:val="Heading3"/>
        <w:spacing w:line="360" w:lineRule="auto"/>
        <w:rPr>
          <w:del w:id="378" w:author="Office" w:date="2025-10-26T17:51:00Z" w16du:dateUtc="2025-10-26T17:51:00Z"/>
          <w:rFonts w:ascii="Times New Roman" w:hAnsi="Times New Roman" w:cs="Times New Roman"/>
          <w:color w:val="auto"/>
        </w:rPr>
      </w:pPr>
      <w:bookmarkStart w:id="379" w:name="a.6.1-time-series-cross-validation"/>
      <w:del w:id="380" w:author="Office" w:date="2025-10-26T17:51:00Z" w16du:dateUtc="2025-10-26T17:51:00Z">
        <w:r w:rsidRPr="00C17150" w:rsidDel="005D7027">
          <w:rPr>
            <w:rFonts w:ascii="Times New Roman" w:hAnsi="Times New Roman" w:cs="Times New Roman"/>
            <w:color w:val="auto"/>
          </w:rPr>
          <w:delText>A.6.1 Time Series Cross-Validation</w:delText>
        </w:r>
      </w:del>
    </w:p>
    <w:p w14:paraId="6D1F21F9" w14:textId="1006315F" w:rsidR="00064632" w:rsidRPr="00C17150" w:rsidDel="005D7027" w:rsidRDefault="00000000" w:rsidP="00C17150">
      <w:pPr>
        <w:pStyle w:val="FirstParagraph"/>
        <w:spacing w:line="360" w:lineRule="auto"/>
        <w:rPr>
          <w:del w:id="381" w:author="Office" w:date="2025-10-26T17:51:00Z" w16du:dateUtc="2025-10-26T17:51:00Z"/>
          <w:rFonts w:ascii="Times New Roman" w:hAnsi="Times New Roman" w:cs="Times New Roman"/>
        </w:rPr>
      </w:pPr>
      <w:del w:id="382" w:author="Office" w:date="2025-10-26T17:51:00Z" w16du:dateUtc="2025-10-26T17:51:00Z">
        <w:r w:rsidRPr="00C17150" w:rsidDel="005D7027">
          <w:rPr>
            <w:rFonts w:ascii="Times New Roman" w:hAnsi="Times New Roman" w:cs="Times New Roman"/>
            <w:b/>
            <w:bCs/>
          </w:rPr>
          <w:delText>Walk-Forward Validation Implementation:</w:delText>
        </w:r>
      </w:del>
    </w:p>
    <w:p w14:paraId="5E673B13" w14:textId="7A1B219F" w:rsidR="00064632" w:rsidRPr="00C17150" w:rsidDel="005D7027" w:rsidRDefault="00000000" w:rsidP="00C17150">
      <w:pPr>
        <w:pStyle w:val="SourceCode"/>
        <w:spacing w:line="360" w:lineRule="auto"/>
        <w:rPr>
          <w:del w:id="383" w:author="Office" w:date="2025-10-26T17:51:00Z" w16du:dateUtc="2025-10-26T17:51:00Z"/>
          <w:rFonts w:ascii="Times New Roman" w:hAnsi="Times New Roman" w:cs="Times New Roman"/>
        </w:rPr>
      </w:pPr>
      <w:del w:id="384"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time_series_cross_validation(X, y, dates, n_splits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Implements walk-forward validation for time series data</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test_size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(n_splits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i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(n_splits):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train_end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(n_splits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i)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test_size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test_start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test_end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test_start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test_size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train_indices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 train_end)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(test_start, test_end)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X.iloc[train_indices]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X.iloc[test_indices]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y_train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y.iloc[train_indices]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y.iloc[test_indices]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yield</w:delText>
        </w:r>
        <w:r w:rsidRPr="00C17150" w:rsidDel="005D7027">
          <w:rPr>
            <w:rStyle w:val="NormalTok"/>
            <w:rFonts w:ascii="Times New Roman" w:hAnsi="Times New Roman" w:cs="Times New Roman"/>
            <w:sz w:val="24"/>
          </w:rPr>
          <w:delText xml:space="preserve"> X_train, X_test, y_train, y_test</w:delText>
        </w:r>
      </w:del>
    </w:p>
    <w:p w14:paraId="39523E37" w14:textId="724F7F57" w:rsidR="00064632" w:rsidRPr="00C17150" w:rsidDel="005D7027" w:rsidRDefault="00000000" w:rsidP="00C17150">
      <w:pPr>
        <w:pStyle w:val="Heading3"/>
        <w:spacing w:line="360" w:lineRule="auto"/>
        <w:rPr>
          <w:del w:id="385" w:author="Office" w:date="2025-10-26T17:51:00Z" w16du:dateUtc="2025-10-26T17:51:00Z"/>
          <w:rFonts w:ascii="Times New Roman" w:hAnsi="Times New Roman" w:cs="Times New Roman"/>
          <w:color w:val="auto"/>
        </w:rPr>
      </w:pPr>
      <w:bookmarkStart w:id="386" w:name="a.6.2-performance-metrics-calculation"/>
      <w:bookmarkEnd w:id="379"/>
      <w:del w:id="387" w:author="Office" w:date="2025-10-26T17:51:00Z" w16du:dateUtc="2025-10-26T17:51:00Z">
        <w:r w:rsidRPr="00C17150" w:rsidDel="005D7027">
          <w:rPr>
            <w:rFonts w:ascii="Times New Roman" w:hAnsi="Times New Roman" w:cs="Times New Roman"/>
            <w:color w:val="auto"/>
          </w:rPr>
          <w:delText>A.6.2 Performance Metrics Calculation</w:delText>
        </w:r>
      </w:del>
    </w:p>
    <w:p w14:paraId="2329968E" w14:textId="012AE9B6" w:rsidR="00064632" w:rsidRPr="00C17150" w:rsidDel="005D7027" w:rsidRDefault="00000000" w:rsidP="00C17150">
      <w:pPr>
        <w:pStyle w:val="FirstParagraph"/>
        <w:spacing w:line="360" w:lineRule="auto"/>
        <w:rPr>
          <w:del w:id="388" w:author="Office" w:date="2025-10-26T17:51:00Z" w16du:dateUtc="2025-10-26T17:51:00Z"/>
          <w:rFonts w:ascii="Times New Roman" w:hAnsi="Times New Roman" w:cs="Times New Roman"/>
        </w:rPr>
      </w:pPr>
      <w:del w:id="389" w:author="Office" w:date="2025-10-26T17:51:00Z" w16du:dateUtc="2025-10-26T17:51:00Z">
        <w:r w:rsidRPr="00C17150" w:rsidDel="005D7027">
          <w:rPr>
            <w:rFonts w:ascii="Times New Roman" w:hAnsi="Times New Roman" w:cs="Times New Roman"/>
            <w:b/>
            <w:bCs/>
          </w:rPr>
          <w:delText>Comprehensive Evaluation Framework:</w:delText>
        </w:r>
      </w:del>
    </w:p>
    <w:p w14:paraId="0D817F82" w14:textId="27A58413" w:rsidR="00064632" w:rsidRPr="00C17150" w:rsidDel="005D7027" w:rsidRDefault="00000000" w:rsidP="00C17150">
      <w:pPr>
        <w:pStyle w:val="SourceCode"/>
        <w:spacing w:line="360" w:lineRule="auto"/>
        <w:rPr>
          <w:del w:id="390" w:author="Office" w:date="2025-10-26T17:51:00Z" w16du:dateUtc="2025-10-26T17:51:00Z"/>
          <w:rFonts w:ascii="Times New Roman" w:hAnsi="Times New Roman" w:cs="Times New Roman"/>
        </w:rPr>
      </w:pPr>
      <w:del w:id="391"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calculate_performance_metrics(y_true, y_pred,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Calculate comprehensive performance metrics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Basic classification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accuracy_score(y_true,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precision_score(y_true,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recall_score(y_true,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'f1_score'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f1_score(y_true,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'specificity'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recall_score(y_true, y_pred, pos_label</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Probabilistic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'auc_roc'</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roc_auc_score(y_true, y_proba[:,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'auc_pr'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average_precision_score(y_true, y_proba[:,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'log_loss'</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log_loss(y_true,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Confidence intervals (95%)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(y_true)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metric_name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'f1_score'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metrics[metric_name]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np.sqrt((value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ci_lower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1.96</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ci_upper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1.96</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metric_name</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_ci_lower'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ci_lower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metric_name</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_ci_upper'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ci_upper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metrics</w:delText>
        </w:r>
      </w:del>
    </w:p>
    <w:p w14:paraId="3C05615D" w14:textId="103C4088" w:rsidR="00064632" w:rsidRPr="00C17150" w:rsidDel="005D7027" w:rsidRDefault="00000000" w:rsidP="00C17150">
      <w:pPr>
        <w:pStyle w:val="Heading2"/>
        <w:spacing w:line="360" w:lineRule="auto"/>
        <w:rPr>
          <w:del w:id="392" w:author="Office" w:date="2025-10-26T17:51:00Z" w16du:dateUtc="2025-10-26T17:51:00Z"/>
          <w:rFonts w:ascii="Times New Roman" w:hAnsi="Times New Roman" w:cs="Times New Roman"/>
          <w:color w:val="auto"/>
          <w:sz w:val="24"/>
          <w:szCs w:val="24"/>
        </w:rPr>
      </w:pPr>
      <w:bookmarkStart w:id="393" w:name="a.7-statistical-analysis-procedures"/>
      <w:bookmarkEnd w:id="376"/>
      <w:bookmarkEnd w:id="386"/>
      <w:del w:id="394" w:author="Office" w:date="2025-10-26T17:51:00Z" w16du:dateUtc="2025-10-26T17:51:00Z">
        <w:r w:rsidRPr="00C17150" w:rsidDel="005D7027">
          <w:rPr>
            <w:rFonts w:ascii="Times New Roman" w:hAnsi="Times New Roman" w:cs="Times New Roman"/>
            <w:color w:val="auto"/>
            <w:sz w:val="24"/>
            <w:szCs w:val="24"/>
          </w:rPr>
          <w:delText>A.7 Statistical Analysis Procedures</w:delText>
        </w:r>
      </w:del>
    </w:p>
    <w:p w14:paraId="3574FD09" w14:textId="5A266EDC" w:rsidR="00064632" w:rsidRPr="00C17150" w:rsidDel="005D7027" w:rsidRDefault="00000000" w:rsidP="00C17150">
      <w:pPr>
        <w:pStyle w:val="Heading3"/>
        <w:spacing w:line="360" w:lineRule="auto"/>
        <w:rPr>
          <w:del w:id="395" w:author="Office" w:date="2025-10-26T17:51:00Z" w16du:dateUtc="2025-10-26T17:51:00Z"/>
          <w:rFonts w:ascii="Times New Roman" w:hAnsi="Times New Roman" w:cs="Times New Roman"/>
          <w:color w:val="auto"/>
        </w:rPr>
      </w:pPr>
      <w:bookmarkStart w:id="396" w:name="a.7.1-granger-causality-testing"/>
      <w:del w:id="397" w:author="Office" w:date="2025-10-26T17:51:00Z" w16du:dateUtc="2025-10-26T17:51:00Z">
        <w:r w:rsidRPr="00C17150" w:rsidDel="005D7027">
          <w:rPr>
            <w:rFonts w:ascii="Times New Roman" w:hAnsi="Times New Roman" w:cs="Times New Roman"/>
            <w:color w:val="auto"/>
          </w:rPr>
          <w:delText>A.7.1 Granger Causality Testing</w:delText>
        </w:r>
      </w:del>
    </w:p>
    <w:p w14:paraId="641C0A59" w14:textId="00AD5BB9" w:rsidR="00064632" w:rsidRPr="00C17150" w:rsidDel="005D7027" w:rsidRDefault="00000000" w:rsidP="00C17150">
      <w:pPr>
        <w:pStyle w:val="FirstParagraph"/>
        <w:spacing w:line="360" w:lineRule="auto"/>
        <w:rPr>
          <w:del w:id="398" w:author="Office" w:date="2025-10-26T17:51:00Z" w16du:dateUtc="2025-10-26T17:51:00Z"/>
          <w:rFonts w:ascii="Times New Roman" w:hAnsi="Times New Roman" w:cs="Times New Roman"/>
        </w:rPr>
      </w:pPr>
      <w:del w:id="399" w:author="Office" w:date="2025-10-26T17:51:00Z" w16du:dateUtc="2025-10-26T17:51:00Z">
        <w:r w:rsidRPr="00C17150" w:rsidDel="005D7027">
          <w:rPr>
            <w:rFonts w:ascii="Times New Roman" w:hAnsi="Times New Roman" w:cs="Times New Roman"/>
            <w:b/>
            <w:bCs/>
          </w:rPr>
          <w:delText>Implementation of Econometric Tests:</w:delText>
        </w:r>
      </w:del>
    </w:p>
    <w:p w14:paraId="22C5EE7F" w14:textId="479B22C2" w:rsidR="00064632" w:rsidRPr="00C17150" w:rsidDel="005D7027" w:rsidRDefault="00000000" w:rsidP="00C17150">
      <w:pPr>
        <w:pStyle w:val="SourceCode"/>
        <w:spacing w:line="360" w:lineRule="auto"/>
        <w:rPr>
          <w:del w:id="400" w:author="Office" w:date="2025-10-26T17:51:00Z" w16du:dateUtc="2025-10-26T17:51:00Z"/>
          <w:rFonts w:ascii="Times New Roman" w:hAnsi="Times New Roman" w:cs="Times New Roman"/>
        </w:rPr>
      </w:pPr>
      <w:del w:id="401" w:author="Office" w:date="2025-10-26T17:51:00Z" w16du:dateUtc="2025-10-26T17:51:00Z">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statsmodels.tsa.stattools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grangercausalitytests, adfuller</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statsmodels.stats.diagnostic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acorr_ljungbox</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perform_granger_causality_analysis(sentiment_series, price_series, max_lags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Comprehensive Granger causality analysis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Stationarity testing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sentiment_adf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adfuller(sentiment_series)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price_adf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adfuller(price_series)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'sentiment_stationarity'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'adf_statistic'</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'is_stationary'</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'price_stationarity'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'adf_statistic'</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'is_stationary'</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Prepare data for Granger causality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pd.DataFrame({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sentiment_series,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'price_change'</w:delText>
        </w:r>
        <w:r w:rsidRPr="00C17150" w:rsidDel="005D7027">
          <w:rPr>
            <w:rStyle w:val="NormalTok"/>
            <w:rFonts w:ascii="Times New Roman" w:hAnsi="Times New Roman" w:cs="Times New Roman"/>
            <w:sz w:val="24"/>
          </w:rPr>
          <w:delText>: price_series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}).dropna()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Perform Granger causality 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gc_results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grangercausalitytests(data[[</w:delText>
        </w:r>
        <w:r w:rsidRPr="00C17150" w:rsidDel="005D7027">
          <w:rPr>
            <w:rStyle w:val="StringTok"/>
            <w:rFonts w:ascii="Times New Roman" w:hAnsi="Times New Roman" w:cs="Times New Roman"/>
            <w:color w:val="auto"/>
            <w:sz w:val="24"/>
          </w:rPr>
          <w:delText>'price_change'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max_lags, verbose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Extract 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'granger_causality'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lag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max_lags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f_stat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gc_results[lag][</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'ssr_ftest'</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p_value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gc_results[lag][</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'ssr_ftest'</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'granger_causality'</w:delText>
        </w:r>
        <w:r w:rsidRPr="00C17150" w:rsidDel="005D7027">
          <w:rPr>
            <w:rStyle w:val="NormalTok"/>
            <w:rFonts w:ascii="Times New Roman" w:hAnsi="Times New Roman" w:cs="Times New Roman"/>
            <w:sz w:val="24"/>
          </w:rPr>
          <w:delText xml:space="preserve">][lag]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'f_statistic'</w:delText>
        </w:r>
        <w:r w:rsidRPr="00C17150" w:rsidDel="005D7027">
          <w:rPr>
            <w:rStyle w:val="NormalTok"/>
            <w:rFonts w:ascii="Times New Roman" w:hAnsi="Times New Roman" w:cs="Times New Roman"/>
            <w:sz w:val="24"/>
          </w:rPr>
          <w:delText>: f_stat,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p_value,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'is_significant'</w:delText>
        </w:r>
        <w:r w:rsidRPr="00C17150" w:rsidDel="005D7027">
          <w:rPr>
            <w:rStyle w:val="NormalTok"/>
            <w:rFonts w:ascii="Times New Roman" w:hAnsi="Times New Roman" w:cs="Times New Roman"/>
            <w:sz w:val="24"/>
          </w:rPr>
          <w:delText xml:space="preserve">: p_value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results</w:delText>
        </w:r>
      </w:del>
    </w:p>
    <w:p w14:paraId="1E5B42C6" w14:textId="53F5440F" w:rsidR="00064632" w:rsidRPr="00C17150" w:rsidDel="005D7027" w:rsidRDefault="00000000" w:rsidP="00C17150">
      <w:pPr>
        <w:pStyle w:val="Heading3"/>
        <w:spacing w:line="360" w:lineRule="auto"/>
        <w:rPr>
          <w:del w:id="402" w:author="Office" w:date="2025-10-26T17:51:00Z" w16du:dateUtc="2025-10-26T17:51:00Z"/>
          <w:rFonts w:ascii="Times New Roman" w:hAnsi="Times New Roman" w:cs="Times New Roman"/>
          <w:color w:val="auto"/>
        </w:rPr>
      </w:pPr>
      <w:bookmarkStart w:id="403" w:name="X24ed824075d57f88c7881b36dcbba096d4f9922"/>
      <w:bookmarkEnd w:id="396"/>
      <w:del w:id="404" w:author="Office" w:date="2025-10-26T17:51:00Z" w16du:dateUtc="2025-10-26T17:51:00Z">
        <w:r w:rsidRPr="00C17150" w:rsidDel="005D7027">
          <w:rPr>
            <w:rFonts w:ascii="Times New Roman" w:hAnsi="Times New Roman" w:cs="Times New Roman"/>
            <w:color w:val="auto"/>
          </w:rPr>
          <w:delText>A.7.2 Correlation Analysis with Confidence Intervals</w:delText>
        </w:r>
      </w:del>
    </w:p>
    <w:p w14:paraId="2E1D6818" w14:textId="694113D8" w:rsidR="00064632" w:rsidRPr="00C17150" w:rsidDel="005D7027" w:rsidRDefault="00000000" w:rsidP="00C17150">
      <w:pPr>
        <w:pStyle w:val="FirstParagraph"/>
        <w:spacing w:line="360" w:lineRule="auto"/>
        <w:rPr>
          <w:del w:id="405" w:author="Office" w:date="2025-10-26T17:51:00Z" w16du:dateUtc="2025-10-26T17:51:00Z"/>
          <w:rFonts w:ascii="Times New Roman" w:hAnsi="Times New Roman" w:cs="Times New Roman"/>
        </w:rPr>
      </w:pPr>
      <w:del w:id="406" w:author="Office" w:date="2025-10-26T17:51:00Z" w16du:dateUtc="2025-10-26T17:51:00Z">
        <w:r w:rsidRPr="00C17150" w:rsidDel="005D7027">
          <w:rPr>
            <w:rFonts w:ascii="Times New Roman" w:hAnsi="Times New Roman" w:cs="Times New Roman"/>
            <w:b/>
            <w:bCs/>
          </w:rPr>
          <w:delText>Bootstrap Confidence Intervals:</w:delText>
        </w:r>
      </w:del>
    </w:p>
    <w:p w14:paraId="392F231B" w14:textId="7E2AE94F" w:rsidR="00064632" w:rsidRPr="00C17150" w:rsidDel="005D7027" w:rsidRDefault="00000000" w:rsidP="00C17150">
      <w:pPr>
        <w:pStyle w:val="SourceCode"/>
        <w:spacing w:line="360" w:lineRule="auto"/>
        <w:rPr>
          <w:del w:id="407" w:author="Office" w:date="2025-10-26T17:51:00Z" w16du:dateUtc="2025-10-26T17:51:00Z"/>
          <w:rFonts w:ascii="Times New Roman" w:hAnsi="Times New Roman" w:cs="Times New Roman"/>
        </w:rPr>
      </w:pPr>
      <w:del w:id="408"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calculate_correlation_with_ci(x, y, n_bootstrap</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1000</w:delText>
        </w:r>
        <w:r w:rsidRPr="00C17150" w:rsidDel="005D7027">
          <w:rPr>
            <w:rStyle w:val="NormalTok"/>
            <w:rFonts w:ascii="Times New Roman" w:hAnsi="Times New Roman" w:cs="Times New Roman"/>
            <w:sz w:val="24"/>
          </w:rPr>
          <w:delText>, alpha</w:delText>
        </w:r>
        <w:r w:rsidRPr="00C17150" w:rsidDel="005D7027">
          <w:rPr>
            <w:rStyle w:val="Operato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0.05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Calculate correlation with bootstrap confidence intervals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scipy.stats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pearsonr, spearmanr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Original correlation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pearson_r, pearson_p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pearsonr(x, 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spearman_r, spearman_p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spearmanr(x, 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Bootstrap resampling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bootstrap_correlations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_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(n_bootstrap):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np.random.choice(n_samples, n_samples, replace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x_boot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x.iloc[indices]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hasattr</w:delText>
        </w:r>
        <w:r w:rsidRPr="00C17150" w:rsidDel="005D7027">
          <w:rPr>
            <w:rStyle w:val="NormalTok"/>
            <w:rFonts w:ascii="Times New Roman" w:hAnsi="Times New Roman" w:cs="Times New Roman"/>
            <w:sz w:val="24"/>
          </w:rPr>
          <w:delText xml:space="preserve">(x, </w:delText>
        </w:r>
        <w:r w:rsidRPr="00C17150" w:rsidDel="005D7027">
          <w:rPr>
            <w:rStyle w:val="StringTok"/>
            <w:rFonts w:ascii="Times New Roman" w:hAnsi="Times New Roman" w:cs="Times New Roman"/>
            <w:color w:val="auto"/>
            <w:sz w:val="24"/>
          </w:rPr>
          <w:delText>'iloc'</w:delText>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else</w:delText>
        </w:r>
        <w:r w:rsidRPr="00C17150" w:rsidDel="005D7027">
          <w:rPr>
            <w:rStyle w:val="NormalTok"/>
            <w:rFonts w:ascii="Times New Roman" w:hAnsi="Times New Roman" w:cs="Times New Roman"/>
            <w:sz w:val="24"/>
          </w:rPr>
          <w:delText xml:space="preserve"> x[indices]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y_boot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y.iloc[indices]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hasattr</w:delText>
        </w:r>
        <w:r w:rsidRPr="00C17150" w:rsidDel="005D7027">
          <w:rPr>
            <w:rStyle w:val="NormalTok"/>
            <w:rFonts w:ascii="Times New Roman" w:hAnsi="Times New Roman" w:cs="Times New Roman"/>
            <w:sz w:val="24"/>
          </w:rPr>
          <w:delText xml:space="preserve">(y, </w:delText>
        </w:r>
        <w:r w:rsidRPr="00C17150" w:rsidDel="005D7027">
          <w:rPr>
            <w:rStyle w:val="StringTok"/>
            <w:rFonts w:ascii="Times New Roman" w:hAnsi="Times New Roman" w:cs="Times New Roman"/>
            <w:color w:val="auto"/>
            <w:sz w:val="24"/>
          </w:rPr>
          <w:delText>'iloc'</w:delText>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else</w:delText>
        </w:r>
        <w:r w:rsidRPr="00C17150" w:rsidDel="005D7027">
          <w:rPr>
            <w:rStyle w:val="NormalTok"/>
            <w:rFonts w:ascii="Times New Roman" w:hAnsi="Times New Roman" w:cs="Times New Roman"/>
            <w:sz w:val="24"/>
          </w:rPr>
          <w:delText xml:space="preserve"> y[indices]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r_boot, _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pearsonr(x_boot, y_boot)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bootstrap_correlations.append(r_boot)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Calculate confidence intervals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ci_lower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np.percentile(bootstrap_correlations,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alpha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ci_upper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np.percentile(bootstrap_correlations,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alpha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'pearson_r'</w:delText>
        </w:r>
        <w:r w:rsidRPr="00C17150" w:rsidDel="005D7027">
          <w:rPr>
            <w:rStyle w:val="NormalTok"/>
            <w:rFonts w:ascii="Times New Roman" w:hAnsi="Times New Roman" w:cs="Times New Roman"/>
            <w:sz w:val="24"/>
          </w:rPr>
          <w:delText>: pearson_r,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'pearson_p'</w:delText>
        </w:r>
        <w:r w:rsidRPr="00C17150" w:rsidDel="005D7027">
          <w:rPr>
            <w:rStyle w:val="NormalTok"/>
            <w:rFonts w:ascii="Times New Roman" w:hAnsi="Times New Roman" w:cs="Times New Roman"/>
            <w:sz w:val="24"/>
          </w:rPr>
          <w:delText>: pearson_p,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'spearman_r'</w:delText>
        </w:r>
        <w:r w:rsidRPr="00C17150" w:rsidDel="005D7027">
          <w:rPr>
            <w:rStyle w:val="NormalTok"/>
            <w:rFonts w:ascii="Times New Roman" w:hAnsi="Times New Roman" w:cs="Times New Roman"/>
            <w:sz w:val="24"/>
          </w:rPr>
          <w:delText>: spearman_r,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'spearman_p'</w:delText>
        </w:r>
        <w:r w:rsidRPr="00C17150" w:rsidDel="005D7027">
          <w:rPr>
            <w:rStyle w:val="NormalTok"/>
            <w:rFonts w:ascii="Times New Roman" w:hAnsi="Times New Roman" w:cs="Times New Roman"/>
            <w:sz w:val="24"/>
          </w:rPr>
          <w:delText>: spearman_p,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'ci_lower'</w:delText>
        </w:r>
        <w:r w:rsidRPr="00C17150" w:rsidDel="005D7027">
          <w:rPr>
            <w:rStyle w:val="NormalTok"/>
            <w:rFonts w:ascii="Times New Roman" w:hAnsi="Times New Roman" w:cs="Times New Roman"/>
            <w:sz w:val="24"/>
          </w:rPr>
          <w:delText>: ci_lower,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'ci_upper'</w:delText>
        </w:r>
        <w:r w:rsidRPr="00C17150" w:rsidDel="005D7027">
          <w:rPr>
            <w:rStyle w:val="NormalTok"/>
            <w:rFonts w:ascii="Times New Roman" w:hAnsi="Times New Roman" w:cs="Times New Roman"/>
            <w:sz w:val="24"/>
          </w:rPr>
          <w:delText>: ci_upper,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'bootstrap_samples'</w:delText>
        </w:r>
        <w:r w:rsidRPr="00C17150" w:rsidDel="005D7027">
          <w:rPr>
            <w:rStyle w:val="NormalTok"/>
            <w:rFonts w:ascii="Times New Roman" w:hAnsi="Times New Roman" w:cs="Times New Roman"/>
            <w:sz w:val="24"/>
          </w:rPr>
          <w:delText>: bootstrap_correlations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del>
    </w:p>
    <w:p w14:paraId="60629A19" w14:textId="37BD7DF2" w:rsidR="00064632" w:rsidRPr="00C17150" w:rsidDel="005D7027" w:rsidRDefault="00000000" w:rsidP="00C17150">
      <w:pPr>
        <w:pStyle w:val="Heading2"/>
        <w:spacing w:line="360" w:lineRule="auto"/>
        <w:rPr>
          <w:del w:id="409" w:author="Office" w:date="2025-10-26T17:51:00Z" w16du:dateUtc="2025-10-26T17:51:00Z"/>
          <w:rFonts w:ascii="Times New Roman" w:hAnsi="Times New Roman" w:cs="Times New Roman"/>
          <w:color w:val="auto"/>
          <w:sz w:val="24"/>
          <w:szCs w:val="24"/>
        </w:rPr>
      </w:pPr>
      <w:bookmarkStart w:id="410" w:name="a.8-data-files-and-datasets"/>
      <w:bookmarkEnd w:id="393"/>
      <w:bookmarkEnd w:id="403"/>
      <w:del w:id="411" w:author="Office" w:date="2025-10-26T17:51:00Z" w16du:dateUtc="2025-10-26T17:51:00Z">
        <w:r w:rsidRPr="00C17150" w:rsidDel="005D7027">
          <w:rPr>
            <w:rFonts w:ascii="Times New Roman" w:hAnsi="Times New Roman" w:cs="Times New Roman"/>
            <w:color w:val="auto"/>
            <w:sz w:val="24"/>
            <w:szCs w:val="24"/>
          </w:rPr>
          <w:delText>A.8 Data Files and Datasets</w:delText>
        </w:r>
      </w:del>
    </w:p>
    <w:p w14:paraId="41BEA260" w14:textId="2F37B021" w:rsidR="00064632" w:rsidRPr="00C17150" w:rsidDel="005D7027" w:rsidRDefault="00000000" w:rsidP="00C17150">
      <w:pPr>
        <w:pStyle w:val="Heading3"/>
        <w:spacing w:line="360" w:lineRule="auto"/>
        <w:rPr>
          <w:del w:id="412" w:author="Office" w:date="2025-10-26T17:51:00Z" w16du:dateUtc="2025-10-26T17:51:00Z"/>
          <w:rFonts w:ascii="Times New Roman" w:hAnsi="Times New Roman" w:cs="Times New Roman"/>
          <w:color w:val="auto"/>
        </w:rPr>
      </w:pPr>
      <w:bookmarkStart w:id="413" w:name="a.8.1-primary-data-files"/>
      <w:del w:id="414" w:author="Office" w:date="2025-10-26T17:51:00Z" w16du:dateUtc="2025-10-26T17:51:00Z">
        <w:r w:rsidRPr="00C17150" w:rsidDel="005D7027">
          <w:rPr>
            <w:rFonts w:ascii="Times New Roman" w:hAnsi="Times New Roman" w:cs="Times New Roman"/>
            <w:color w:val="auto"/>
          </w:rPr>
          <w:delText>A.8.1 Primary Data Files</w:delText>
        </w:r>
      </w:del>
    </w:p>
    <w:p w14:paraId="72C9E970" w14:textId="7608ED0F" w:rsidR="00192990" w:rsidRPr="00C17150" w:rsidDel="005D7027" w:rsidRDefault="00000000" w:rsidP="00C17150">
      <w:pPr>
        <w:pStyle w:val="FirstParagraph"/>
        <w:spacing w:line="360" w:lineRule="auto"/>
        <w:rPr>
          <w:del w:id="415" w:author="Office" w:date="2025-10-26T17:51:00Z" w16du:dateUtc="2025-10-26T17:51:00Z"/>
          <w:rFonts w:ascii="Times New Roman" w:hAnsi="Times New Roman" w:cs="Times New Roman"/>
        </w:rPr>
      </w:pPr>
      <w:del w:id="416" w:author="Office" w:date="2025-10-26T17:51:00Z" w16du:dateUtc="2025-10-26T17:51:00Z">
        <w:r w:rsidRPr="00C17150" w:rsidDel="005D7027">
          <w:rPr>
            <w:rFonts w:ascii="Times New Roman" w:hAnsi="Times New Roman" w:cs="Times New Roman"/>
            <w:b/>
            <w:bCs/>
          </w:rPr>
          <w:delText>Core Datasets:</w:delText>
        </w:r>
        <w:r w:rsidRPr="00C17150" w:rsidDel="005D7027">
          <w:rPr>
            <w:rFonts w:ascii="Times New Roman" w:hAnsi="Times New Roman" w:cs="Times New Roman"/>
          </w:rPr>
          <w:delText xml:space="preserve"> 1. </w:delText>
        </w:r>
        <w:r w:rsidRPr="00C17150" w:rsidDel="005D7027">
          <w:rPr>
            <w:rStyle w:val="VerbatimChar"/>
            <w:rFonts w:ascii="Times New Roman" w:hAnsi="Times New Roman" w:cs="Times New Roman"/>
            <w:sz w:val="24"/>
          </w:rPr>
          <w:delText>GSE COMPOSITE INDEX.csv</w:delText>
        </w:r>
        <w:r w:rsidRPr="00C17150" w:rsidDel="005D7027">
          <w:rPr>
            <w:rFonts w:ascii="Times New Roman" w:hAnsi="Times New Roman" w:cs="Times New Roman"/>
          </w:rPr>
          <w:delText xml:space="preserve"> - Historical GSE composite index data </w:delText>
        </w:r>
      </w:del>
    </w:p>
    <w:p w14:paraId="6A238B3A" w14:textId="0678F613" w:rsidR="00192990" w:rsidRPr="00C17150" w:rsidDel="005D7027" w:rsidRDefault="00000000" w:rsidP="00C17150">
      <w:pPr>
        <w:pStyle w:val="FirstParagraph"/>
        <w:spacing w:line="360" w:lineRule="auto"/>
        <w:rPr>
          <w:del w:id="417" w:author="Office" w:date="2025-10-26T17:51:00Z" w16du:dateUtc="2025-10-26T17:51:00Z"/>
          <w:rFonts w:ascii="Times New Roman" w:hAnsi="Times New Roman" w:cs="Times New Roman"/>
        </w:rPr>
      </w:pPr>
      <w:del w:id="418" w:author="Office" w:date="2025-10-26T17:51:00Z" w16du:dateUtc="2025-10-26T17:51:00Z">
        <w:r w:rsidRPr="00C17150" w:rsidDel="005D7027">
          <w:rPr>
            <w:rFonts w:ascii="Times New Roman" w:hAnsi="Times New Roman" w:cs="Times New Roman"/>
          </w:rPr>
          <w:delText xml:space="preserve">2. </w:delText>
        </w:r>
        <w:r w:rsidRPr="00C17150" w:rsidDel="005D7027">
          <w:rPr>
            <w:rStyle w:val="VerbatimChar"/>
            <w:rFonts w:ascii="Times New Roman" w:hAnsi="Times New Roman" w:cs="Times New Roman"/>
            <w:sz w:val="24"/>
          </w:rPr>
          <w:delText>GSE FINANCIAL INDEX.csv</w:delText>
        </w:r>
        <w:r w:rsidRPr="00C17150" w:rsidDel="005D7027">
          <w:rPr>
            <w:rFonts w:ascii="Times New Roman" w:hAnsi="Times New Roman" w:cs="Times New Roman"/>
          </w:rPr>
          <w:delText xml:space="preserve"> - Financial sector index data </w:delText>
        </w:r>
      </w:del>
    </w:p>
    <w:p w14:paraId="7055FB2A" w14:textId="3EEE7CB6" w:rsidR="00192990" w:rsidRPr="00C17150" w:rsidDel="005D7027" w:rsidRDefault="00000000" w:rsidP="00C17150">
      <w:pPr>
        <w:pStyle w:val="FirstParagraph"/>
        <w:spacing w:line="360" w:lineRule="auto"/>
        <w:rPr>
          <w:del w:id="419" w:author="Office" w:date="2025-10-26T17:51:00Z" w16du:dateUtc="2025-10-26T17:51:00Z"/>
          <w:rFonts w:ascii="Times New Roman" w:hAnsi="Times New Roman" w:cs="Times New Roman"/>
        </w:rPr>
      </w:pPr>
      <w:del w:id="420" w:author="Office" w:date="2025-10-26T17:51:00Z" w16du:dateUtc="2025-10-26T17:51:00Z">
        <w:r w:rsidRPr="00C17150" w:rsidDel="005D7027">
          <w:rPr>
            <w:rFonts w:ascii="Times New Roman" w:hAnsi="Times New Roman" w:cs="Times New Roman"/>
          </w:rPr>
          <w:delText xml:space="preserve">3. </w:delText>
        </w:r>
        <w:r w:rsidRPr="00C17150" w:rsidDel="005D7027">
          <w:rPr>
            <w:rStyle w:val="VerbatimChar"/>
            <w:rFonts w:ascii="Times New Roman" w:hAnsi="Times New Roman" w:cs="Times New Roman"/>
            <w:sz w:val="24"/>
          </w:rPr>
          <w:delText>GSE_Company_List_and_Keywords.xlsx</w:delText>
        </w:r>
        <w:r w:rsidRPr="00C17150" w:rsidDel="005D7027">
          <w:rPr>
            <w:rFonts w:ascii="Times New Roman" w:hAnsi="Times New Roman" w:cs="Times New Roman"/>
          </w:rPr>
          <w:delText xml:space="preserve"> - Company information and keywords </w:delText>
        </w:r>
      </w:del>
    </w:p>
    <w:p w14:paraId="3D0EC0EA" w14:textId="61BFCFBC" w:rsidR="00192990" w:rsidRPr="00C17150" w:rsidDel="005D7027" w:rsidRDefault="00000000" w:rsidP="00C17150">
      <w:pPr>
        <w:pStyle w:val="FirstParagraph"/>
        <w:spacing w:line="360" w:lineRule="auto"/>
        <w:rPr>
          <w:del w:id="421" w:author="Office" w:date="2025-10-26T17:51:00Z" w16du:dateUtc="2025-10-26T17:51:00Z"/>
          <w:rFonts w:ascii="Times New Roman" w:hAnsi="Times New Roman" w:cs="Times New Roman"/>
        </w:rPr>
      </w:pPr>
      <w:del w:id="422" w:author="Office" w:date="2025-10-26T17:51:00Z" w16du:dateUtc="2025-10-26T17:51:00Z">
        <w:r w:rsidRPr="00C17150" w:rsidDel="005D7027">
          <w:rPr>
            <w:rFonts w:ascii="Times New Roman" w:hAnsi="Times New Roman" w:cs="Times New Roman"/>
          </w:rPr>
          <w:delText xml:space="preserve">4. </w:delText>
        </w:r>
        <w:r w:rsidRPr="00C17150" w:rsidDel="005D7027">
          <w:rPr>
            <w:rStyle w:val="VerbatimChar"/>
            <w:rFonts w:ascii="Times New Roman" w:hAnsi="Times New Roman" w:cs="Times New Roman"/>
            <w:sz w:val="24"/>
          </w:rPr>
          <w:delText>GSE_Investor_Model.xlsx</w:delText>
        </w:r>
        <w:r w:rsidRPr="00C17150" w:rsidDel="005D7027">
          <w:rPr>
            <w:rFonts w:ascii="Times New Roman" w:hAnsi="Times New Roman" w:cs="Times New Roman"/>
          </w:rPr>
          <w:delText xml:space="preserve"> - Investment analysis model</w:delText>
        </w:r>
      </w:del>
    </w:p>
    <w:p w14:paraId="496808ED" w14:textId="6E84BF29" w:rsidR="00064632" w:rsidRPr="00C17150" w:rsidDel="005D7027" w:rsidRDefault="00000000" w:rsidP="00C17150">
      <w:pPr>
        <w:pStyle w:val="FirstParagraph"/>
        <w:spacing w:line="360" w:lineRule="auto"/>
        <w:rPr>
          <w:del w:id="423" w:author="Office" w:date="2025-10-26T17:51:00Z" w16du:dateUtc="2025-10-26T17:51:00Z"/>
          <w:rFonts w:ascii="Times New Roman" w:hAnsi="Times New Roman" w:cs="Times New Roman"/>
        </w:rPr>
      </w:pPr>
      <w:del w:id="424" w:author="Office" w:date="2025-10-26T17:51:00Z" w16du:dateUtc="2025-10-26T17:51:00Z">
        <w:r w:rsidRPr="00C17150" w:rsidDel="005D7027">
          <w:rPr>
            <w:rFonts w:ascii="Times New Roman" w:hAnsi="Times New Roman" w:cs="Times New Roman"/>
          </w:rPr>
          <w:delText xml:space="preserve"> 5. </w:delText>
        </w:r>
        <w:r w:rsidRPr="00C17150" w:rsidDel="005D7027">
          <w:rPr>
            <w:rStyle w:val="VerbatimChar"/>
            <w:rFonts w:ascii="Times New Roman" w:hAnsi="Times New Roman" w:cs="Times New Roman"/>
            <w:sz w:val="24"/>
          </w:rPr>
          <w:delText>gse_sentiment.db</w:delText>
        </w:r>
        <w:r w:rsidRPr="00C17150" w:rsidDel="005D7027">
          <w:rPr>
            <w:rFonts w:ascii="Times New Roman" w:hAnsi="Times New Roman" w:cs="Times New Roman"/>
          </w:rPr>
          <w:delText xml:space="preserve"> - SQLite database with all collected sentiment data</w:delText>
        </w:r>
      </w:del>
    </w:p>
    <w:p w14:paraId="2A811135" w14:textId="0C2A53FF" w:rsidR="00192990" w:rsidRPr="00C17150" w:rsidDel="005D7027" w:rsidRDefault="00000000" w:rsidP="00C17150">
      <w:pPr>
        <w:pStyle w:val="BodyText"/>
        <w:spacing w:line="360" w:lineRule="auto"/>
        <w:rPr>
          <w:del w:id="425" w:author="Office" w:date="2025-10-26T17:51:00Z" w16du:dateUtc="2025-10-26T17:51:00Z"/>
          <w:rFonts w:ascii="Times New Roman" w:hAnsi="Times New Roman" w:cs="Times New Roman"/>
        </w:rPr>
      </w:pPr>
      <w:del w:id="426" w:author="Office" w:date="2025-10-26T17:51:00Z" w16du:dateUtc="2025-10-26T17:51:00Z">
        <w:r w:rsidRPr="00C17150" w:rsidDel="005D7027">
          <w:rPr>
            <w:rFonts w:ascii="Times New Roman" w:hAnsi="Times New Roman" w:cs="Times New Roman"/>
            <w:b/>
            <w:bCs/>
          </w:rPr>
          <w:delText>Database Contents:</w:delText>
        </w:r>
        <w:r w:rsidRPr="00C17150" w:rsidDel="005D7027">
          <w:rPr>
            <w:rFonts w:ascii="Times New Roman" w:hAnsi="Times New Roman" w:cs="Times New Roman"/>
          </w:rPr>
          <w:delText xml:space="preserve"> </w:delText>
        </w:r>
      </w:del>
    </w:p>
    <w:p w14:paraId="5CCF22FB" w14:textId="66834A37" w:rsidR="00192990" w:rsidRPr="00C17150" w:rsidDel="005D7027" w:rsidRDefault="00000000" w:rsidP="00C17150">
      <w:pPr>
        <w:pStyle w:val="BodyText"/>
        <w:spacing w:line="360" w:lineRule="auto"/>
        <w:rPr>
          <w:del w:id="427" w:author="Office" w:date="2025-10-26T17:51:00Z" w16du:dateUtc="2025-10-26T17:51:00Z"/>
          <w:rFonts w:ascii="Times New Roman" w:hAnsi="Times New Roman" w:cs="Times New Roman"/>
        </w:rPr>
      </w:pPr>
      <w:del w:id="428"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News Articles:</w:delText>
        </w:r>
        <w:r w:rsidRPr="00C17150" w:rsidDel="005D7027">
          <w:rPr>
            <w:rFonts w:ascii="Times New Roman" w:hAnsi="Times New Roman" w:cs="Times New Roman"/>
          </w:rPr>
          <w:delText xml:space="preserve"> 3,147 articles from 6 sources (Jan 2023 - Dec 2024) </w:delText>
        </w:r>
      </w:del>
    </w:p>
    <w:p w14:paraId="231EE0F9" w14:textId="04C9F275" w:rsidR="00192990" w:rsidRPr="00C17150" w:rsidDel="005D7027" w:rsidRDefault="00000000" w:rsidP="00C17150">
      <w:pPr>
        <w:pStyle w:val="BodyText"/>
        <w:spacing w:line="360" w:lineRule="auto"/>
        <w:rPr>
          <w:del w:id="429" w:author="Office" w:date="2025-10-26T17:51:00Z" w16du:dateUtc="2025-10-26T17:51:00Z"/>
          <w:rFonts w:ascii="Times New Roman" w:hAnsi="Times New Roman" w:cs="Times New Roman"/>
        </w:rPr>
      </w:pPr>
      <w:del w:id="430"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Social Media Posts:</w:delText>
        </w:r>
        <w:r w:rsidRPr="00C17150" w:rsidDel="005D7027">
          <w:rPr>
            <w:rFonts w:ascii="Times New Roman" w:hAnsi="Times New Roman" w:cs="Times New Roman"/>
          </w:rPr>
          <w:delText xml:space="preserve"> 17,124 posts from 4 platforms </w:delText>
        </w:r>
      </w:del>
    </w:p>
    <w:p w14:paraId="6BD266CC" w14:textId="7616D72D" w:rsidR="00192990" w:rsidRPr="00C17150" w:rsidDel="005D7027" w:rsidRDefault="00000000" w:rsidP="00C17150">
      <w:pPr>
        <w:pStyle w:val="BodyText"/>
        <w:spacing w:line="360" w:lineRule="auto"/>
        <w:rPr>
          <w:del w:id="431" w:author="Office" w:date="2025-10-26T17:51:00Z" w16du:dateUtc="2025-10-26T17:51:00Z"/>
          <w:rFonts w:ascii="Times New Roman" w:hAnsi="Times New Roman" w:cs="Times New Roman"/>
        </w:rPr>
      </w:pPr>
      <w:del w:id="432"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Expert Inputs:</w:delText>
        </w:r>
        <w:r w:rsidRPr="00C17150" w:rsidDel="005D7027">
          <w:rPr>
            <w:rFonts w:ascii="Times New Roman" w:hAnsi="Times New Roman" w:cs="Times New Roman"/>
          </w:rPr>
          <w:delText xml:space="preserve"> 47 expert sentiment assessments </w:delText>
        </w:r>
      </w:del>
    </w:p>
    <w:p w14:paraId="086C7693" w14:textId="459C13BC" w:rsidR="00192990" w:rsidRPr="00C17150" w:rsidDel="005D7027" w:rsidRDefault="00000000" w:rsidP="00C17150">
      <w:pPr>
        <w:pStyle w:val="BodyText"/>
        <w:spacing w:line="360" w:lineRule="auto"/>
        <w:rPr>
          <w:del w:id="433" w:author="Office" w:date="2025-10-26T17:51:00Z" w16du:dateUtc="2025-10-26T17:51:00Z"/>
          <w:rFonts w:ascii="Times New Roman" w:hAnsi="Times New Roman" w:cs="Times New Roman"/>
        </w:rPr>
      </w:pPr>
      <w:del w:id="434"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Stock Price Data:</w:delText>
        </w:r>
        <w:r w:rsidRPr="00C17150" w:rsidDel="005D7027">
          <w:rPr>
            <w:rFonts w:ascii="Times New Roman" w:hAnsi="Times New Roman" w:cs="Times New Roman"/>
          </w:rPr>
          <w:delText xml:space="preserve"> Daily price data for 18 GSE-listed companies </w:delText>
        </w:r>
      </w:del>
    </w:p>
    <w:p w14:paraId="372B53F3" w14:textId="2BABE6AB" w:rsidR="00064632" w:rsidRPr="00C17150" w:rsidDel="005D7027" w:rsidRDefault="00000000" w:rsidP="00C17150">
      <w:pPr>
        <w:pStyle w:val="BodyText"/>
        <w:spacing w:line="360" w:lineRule="auto"/>
        <w:rPr>
          <w:del w:id="435" w:author="Office" w:date="2025-10-26T17:51:00Z" w16du:dateUtc="2025-10-26T17:51:00Z"/>
          <w:rFonts w:ascii="Times New Roman" w:hAnsi="Times New Roman" w:cs="Times New Roman"/>
        </w:rPr>
      </w:pPr>
      <w:del w:id="436"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Processed Features:</w:delText>
        </w:r>
        <w:r w:rsidRPr="00C17150" w:rsidDel="005D7027">
          <w:rPr>
            <w:rFonts w:ascii="Times New Roman" w:hAnsi="Times New Roman" w:cs="Times New Roman"/>
          </w:rPr>
          <w:delText xml:space="preserve"> Engineered features for ML model training</w:delText>
        </w:r>
      </w:del>
    </w:p>
    <w:p w14:paraId="144061AE" w14:textId="77FEBB88" w:rsidR="00064632" w:rsidRPr="00C17150" w:rsidDel="005D7027" w:rsidRDefault="00000000" w:rsidP="00C17150">
      <w:pPr>
        <w:pStyle w:val="Heading3"/>
        <w:spacing w:line="360" w:lineRule="auto"/>
        <w:rPr>
          <w:del w:id="437" w:author="Office" w:date="2025-10-26T17:51:00Z" w16du:dateUtc="2025-10-26T17:51:00Z"/>
          <w:rFonts w:ascii="Times New Roman" w:hAnsi="Times New Roman" w:cs="Times New Roman"/>
          <w:color w:val="auto"/>
        </w:rPr>
      </w:pPr>
      <w:bookmarkStart w:id="438" w:name="a.8.2-data-processing-scripts"/>
      <w:bookmarkEnd w:id="413"/>
      <w:del w:id="439" w:author="Office" w:date="2025-10-26T17:51:00Z" w16du:dateUtc="2025-10-26T17:51:00Z">
        <w:r w:rsidRPr="00C17150" w:rsidDel="005D7027">
          <w:rPr>
            <w:rFonts w:ascii="Times New Roman" w:hAnsi="Times New Roman" w:cs="Times New Roman"/>
            <w:color w:val="auto"/>
          </w:rPr>
          <w:delText>A.8.2 Data Processing Scripts</w:delText>
        </w:r>
      </w:del>
    </w:p>
    <w:p w14:paraId="04EFFFDF" w14:textId="35A64ED6" w:rsidR="00064632" w:rsidRPr="00C17150" w:rsidDel="005D7027" w:rsidRDefault="00000000" w:rsidP="00C17150">
      <w:pPr>
        <w:pStyle w:val="FirstParagraph"/>
        <w:spacing w:line="360" w:lineRule="auto"/>
        <w:rPr>
          <w:del w:id="440" w:author="Office" w:date="2025-10-26T17:51:00Z" w16du:dateUtc="2025-10-26T17:51:00Z"/>
          <w:rFonts w:ascii="Times New Roman" w:hAnsi="Times New Roman" w:cs="Times New Roman"/>
        </w:rPr>
      </w:pPr>
      <w:del w:id="441" w:author="Office" w:date="2025-10-26T17:51:00Z" w16du:dateUtc="2025-10-26T17:51:00Z">
        <w:r w:rsidRPr="00C17150" w:rsidDel="005D7027">
          <w:rPr>
            <w:rFonts w:ascii="Times New Roman" w:hAnsi="Times New Roman" w:cs="Times New Roman"/>
            <w:b/>
            <w:bCs/>
          </w:rPr>
          <w:delText>Data Preprocessing Pipeline:</w:delText>
        </w:r>
      </w:del>
    </w:p>
    <w:p w14:paraId="0637AF35" w14:textId="7B7DBEC9" w:rsidR="00064632" w:rsidRPr="00C17150" w:rsidDel="005D7027" w:rsidRDefault="00000000" w:rsidP="00C17150">
      <w:pPr>
        <w:pStyle w:val="SourceCode"/>
        <w:spacing w:line="360" w:lineRule="auto"/>
        <w:rPr>
          <w:del w:id="442" w:author="Office" w:date="2025-10-26T17:51:00Z" w16du:dateUtc="2025-10-26T17:51:00Z"/>
          <w:rFonts w:ascii="Times New Roman" w:hAnsi="Times New Roman" w:cs="Times New Roman"/>
        </w:rPr>
      </w:pPr>
      <w:del w:id="443" w:author="Office" w:date="2025-10-26T17:51:00Z" w16du:dateUtc="2025-10-26T17:51:00Z">
        <w:r w:rsidRPr="00C17150" w:rsidDel="005D7027">
          <w:rPr>
            <w:rStyle w:val="CommentTok"/>
            <w:rFonts w:ascii="Times New Roman" w:hAnsi="Times New Roman" w:cs="Times New Roman"/>
            <w:color w:val="auto"/>
            <w:sz w:val="24"/>
          </w:rPr>
          <w:delText># Data cleaning and preprocessing</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preprocess_data():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Load raw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load_news_data()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load_social_data()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load_price_data()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Clean text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(clean_text)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(clean_text)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Calculate sentiment scores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(analyze_sentiment)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(analyze_sentiment)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Aggregate daily 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daily_sentiment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aggregate_daily_sentiment(news_data, social_data)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Merge with price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merge_sentiment_price_data(daily_sentiment, price_data)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Feature engineering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create_features(model_data)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model_data</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clean_text(text):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"""Text preprocessing for sentiment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Remove URLs, mentions, hashtags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r'http\S+|www\S+|https\S+'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 flags</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re.MULTILINE)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r'@\w+|#\w+'</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Remove special characters and digits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r'[^a-zA-Z\s]'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Convert to lowercase and strip whitespace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text.lower().strip()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text</w:delText>
        </w:r>
      </w:del>
    </w:p>
    <w:p w14:paraId="214949A4" w14:textId="6AC78B24" w:rsidR="00064632" w:rsidRPr="00C17150" w:rsidDel="005D7027" w:rsidRDefault="00000000" w:rsidP="00C17150">
      <w:pPr>
        <w:pStyle w:val="Heading2"/>
        <w:spacing w:line="360" w:lineRule="auto"/>
        <w:rPr>
          <w:del w:id="444" w:author="Office" w:date="2025-10-26T17:51:00Z" w16du:dateUtc="2025-10-26T17:51:00Z"/>
          <w:rFonts w:ascii="Times New Roman" w:hAnsi="Times New Roman" w:cs="Times New Roman"/>
          <w:color w:val="auto"/>
          <w:sz w:val="24"/>
          <w:szCs w:val="24"/>
        </w:rPr>
      </w:pPr>
      <w:bookmarkStart w:id="445" w:name="Xecedbe3e71d7ca3bf44105da9779e3107fac4e6"/>
      <w:bookmarkEnd w:id="410"/>
      <w:bookmarkEnd w:id="438"/>
      <w:del w:id="446" w:author="Office" w:date="2025-10-26T17:51:00Z" w16du:dateUtc="2025-10-26T17:51:00Z">
        <w:r w:rsidRPr="00C17150" w:rsidDel="005D7027">
          <w:rPr>
            <w:rFonts w:ascii="Times New Roman" w:hAnsi="Times New Roman" w:cs="Times New Roman"/>
            <w:color w:val="auto"/>
            <w:sz w:val="24"/>
            <w:szCs w:val="24"/>
          </w:rPr>
          <w:delText>A.9 Model Training and Validation Scripts</w:delText>
        </w:r>
      </w:del>
    </w:p>
    <w:p w14:paraId="139AD3B3" w14:textId="08C79337" w:rsidR="00064632" w:rsidRPr="00C17150" w:rsidDel="005D7027" w:rsidRDefault="00000000" w:rsidP="00C17150">
      <w:pPr>
        <w:pStyle w:val="Heading3"/>
        <w:spacing w:line="360" w:lineRule="auto"/>
        <w:rPr>
          <w:del w:id="447" w:author="Office" w:date="2025-10-26T17:51:00Z" w16du:dateUtc="2025-10-26T17:51:00Z"/>
          <w:rFonts w:ascii="Times New Roman" w:hAnsi="Times New Roman" w:cs="Times New Roman"/>
          <w:color w:val="auto"/>
        </w:rPr>
      </w:pPr>
      <w:bookmarkStart w:id="448" w:name="a.9.1-complete-training-pipeline"/>
      <w:del w:id="449" w:author="Office" w:date="2025-10-26T17:51:00Z" w16du:dateUtc="2025-10-26T17:51:00Z">
        <w:r w:rsidRPr="00C17150" w:rsidDel="005D7027">
          <w:rPr>
            <w:rFonts w:ascii="Times New Roman" w:hAnsi="Times New Roman" w:cs="Times New Roman"/>
            <w:color w:val="auto"/>
          </w:rPr>
          <w:delText>A.9.1 Complete Training Pipeline</w:delText>
        </w:r>
      </w:del>
    </w:p>
    <w:p w14:paraId="35B83991" w14:textId="76EFEFB7" w:rsidR="00064632" w:rsidRPr="00C17150" w:rsidDel="005D7027" w:rsidRDefault="00000000" w:rsidP="00C17150">
      <w:pPr>
        <w:pStyle w:val="FirstParagraph"/>
        <w:spacing w:line="360" w:lineRule="auto"/>
        <w:rPr>
          <w:del w:id="450" w:author="Office" w:date="2025-10-26T17:51:00Z" w16du:dateUtc="2025-10-26T17:51:00Z"/>
          <w:rFonts w:ascii="Times New Roman" w:hAnsi="Times New Roman" w:cs="Times New Roman"/>
        </w:rPr>
      </w:pPr>
      <w:del w:id="451" w:author="Office" w:date="2025-10-26T17:51:00Z" w16du:dateUtc="2025-10-26T17:51:00Z">
        <w:r w:rsidRPr="00C17150" w:rsidDel="005D7027">
          <w:rPr>
            <w:rFonts w:ascii="Times New Roman" w:hAnsi="Times New Roman" w:cs="Times New Roman"/>
            <w:b/>
            <w:bCs/>
          </w:rPr>
          <w:delText>Full Model Training Script:</w:delText>
        </w:r>
      </w:del>
    </w:p>
    <w:p w14:paraId="77854AB6" w14:textId="38B2768B" w:rsidR="00064632" w:rsidRPr="00C17150" w:rsidDel="005D7027" w:rsidRDefault="00000000" w:rsidP="00C17150">
      <w:pPr>
        <w:pStyle w:val="SourceCode"/>
        <w:spacing w:line="360" w:lineRule="auto"/>
        <w:rPr>
          <w:del w:id="452" w:author="Office" w:date="2025-10-26T17:51:00Z" w16du:dateUtc="2025-10-26T17:51:00Z"/>
          <w:rStyle w:val="NormalTok"/>
          <w:rFonts w:ascii="Times New Roman" w:hAnsi="Times New Roman" w:cs="Times New Roman"/>
          <w:sz w:val="24"/>
        </w:rPr>
      </w:pPr>
      <w:del w:id="453"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run_complete_analysis():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Complete analysis pipeline from data loading to model evaluation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"Starting GSE Sentiment Analysis Pipeline..."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1. Data Loading and Preprocessing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"Loading and preprocessing data..."</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preprocess_data()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2. Feature Engineering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"Engineering features..."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create_all_features(data)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3. Train-Test Split (Time-based)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"Splitting data temporally..."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X_test, y_train, y_test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temporal_train_test_split(features)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4. Model Training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"Training models..."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XGBoost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XGBoost..."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'xgboost'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train_xgboost_model(X_train,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LSTM</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LSTM..."</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'lstm'</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train_lstm_model(X_train,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CatBoost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CatBoost..."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'catboost'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train_catboost_model(X_train,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5. Ensemble Creation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"Creating ensemble model..."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ensemble_model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create_ensemble(models,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6. Model Evaluation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"Evaluating models..."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name, model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models.items():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y_pred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y_proba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model.predict_proba(X_test)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results[name]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calculate_performance_metrics(y_test, y_pred,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Ensemble evaluation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y_pred_ensemble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ensemble_model.predict(X_test)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y_proba_ensemble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ensemble_model.predict_proba(X_test)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calculate_performance_metrics(y_test, y_pred_ensemble, y_proba_ensemble)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7. Statistical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"Performing statistical analysis..."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correlation_results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perform_correlation_analysis(data)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granger_results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perform_granger_analysis(data)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8. Save 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"Saving results..."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save_model_results(models, results, correlation_results, granger_results)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"Analysis complete!"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models, results, correlation_results, granger_results</w:delText>
        </w:r>
      </w:del>
    </w:p>
    <w:p w14:paraId="04CD5A5F" w14:textId="317A8B5D" w:rsidR="00FC09F2" w:rsidRPr="00C17150" w:rsidDel="005D7027" w:rsidRDefault="00FC09F2" w:rsidP="00C17150">
      <w:pPr>
        <w:pStyle w:val="SourceCode"/>
        <w:spacing w:line="360" w:lineRule="auto"/>
        <w:rPr>
          <w:del w:id="454" w:author="Office" w:date="2025-10-26T17:51:00Z" w16du:dateUtc="2025-10-26T17:51:00Z"/>
          <w:rFonts w:ascii="Times New Roman" w:hAnsi="Times New Roman" w:cs="Times New Roman"/>
        </w:rPr>
      </w:pPr>
    </w:p>
    <w:p w14:paraId="4F901C8E" w14:textId="713ED9D1" w:rsidR="00064632" w:rsidRPr="00C17150" w:rsidDel="005D7027" w:rsidRDefault="00000000" w:rsidP="00C17150">
      <w:pPr>
        <w:pStyle w:val="Heading3"/>
        <w:spacing w:line="360" w:lineRule="auto"/>
        <w:rPr>
          <w:del w:id="455" w:author="Office" w:date="2025-10-26T17:51:00Z" w16du:dateUtc="2025-10-26T17:51:00Z"/>
          <w:rFonts w:ascii="Times New Roman" w:hAnsi="Times New Roman" w:cs="Times New Roman"/>
          <w:color w:val="auto"/>
        </w:rPr>
      </w:pPr>
      <w:bookmarkStart w:id="456" w:name="a.9.2-cross-validation-implementation"/>
      <w:bookmarkEnd w:id="448"/>
      <w:del w:id="457" w:author="Office" w:date="2025-10-26T17:51:00Z" w16du:dateUtc="2025-10-26T17:51:00Z">
        <w:r w:rsidRPr="00C17150" w:rsidDel="005D7027">
          <w:rPr>
            <w:rFonts w:ascii="Times New Roman" w:hAnsi="Times New Roman" w:cs="Times New Roman"/>
            <w:color w:val="auto"/>
          </w:rPr>
          <w:delText>A.9.2 Cross-Validation Implementation</w:delText>
        </w:r>
      </w:del>
    </w:p>
    <w:p w14:paraId="66A457EA" w14:textId="436C8B30" w:rsidR="00064632" w:rsidRPr="00C17150" w:rsidDel="005D7027" w:rsidRDefault="00000000" w:rsidP="00C17150">
      <w:pPr>
        <w:pStyle w:val="FirstParagraph"/>
        <w:spacing w:line="360" w:lineRule="auto"/>
        <w:rPr>
          <w:del w:id="458" w:author="Office" w:date="2025-10-26T17:51:00Z" w16du:dateUtc="2025-10-26T17:51:00Z"/>
          <w:rFonts w:ascii="Times New Roman" w:hAnsi="Times New Roman" w:cs="Times New Roman"/>
        </w:rPr>
      </w:pPr>
      <w:del w:id="459" w:author="Office" w:date="2025-10-26T17:51:00Z" w16du:dateUtc="2025-10-26T17:51:00Z">
        <w:r w:rsidRPr="00C17150" w:rsidDel="005D7027">
          <w:rPr>
            <w:rFonts w:ascii="Times New Roman" w:hAnsi="Times New Roman" w:cs="Times New Roman"/>
            <w:b/>
            <w:bCs/>
          </w:rPr>
          <w:delText>Robust Cross-Validation Framework:</w:delText>
        </w:r>
      </w:del>
    </w:p>
    <w:p w14:paraId="49CD8E2A" w14:textId="555CFBF2" w:rsidR="00064632" w:rsidRPr="00C17150" w:rsidDel="005D7027" w:rsidRDefault="00000000" w:rsidP="005D7027">
      <w:pPr>
        <w:pStyle w:val="SourceCode"/>
        <w:spacing w:line="360" w:lineRule="auto"/>
        <w:rPr>
          <w:del w:id="460" w:author="Office" w:date="2025-10-26T17:52:00Z" w16du:dateUtc="2025-10-26T17:52:00Z"/>
          <w:rFonts w:ascii="Times New Roman" w:hAnsi="Times New Roman" w:cs="Times New Roman"/>
        </w:rPr>
        <w:pPrChange w:id="461" w:author="Office" w:date="2025-10-26T17:52:00Z" w16du:dateUtc="2025-10-26T17:52:00Z">
          <w:pPr>
            <w:pStyle w:val="SourceCode"/>
            <w:spacing w:line="360" w:lineRule="auto"/>
          </w:pPr>
        </w:pPrChange>
      </w:pPr>
      <w:del w:id="462"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perform_cross_validation(X, y, dates, models, cv_folds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del>
      <w:del w:id="463" w:author="Office" w:date="2025-10-26T17:54:00Z" w16du:dateUtc="2025-10-26T17:54:00Z">
        <w:r w:rsidRPr="00C17150" w:rsidDel="005D7027">
          <w:rPr>
            <w:rStyle w:val="NormalTok"/>
            <w:rFonts w:ascii="Times New Roman" w:hAnsi="Times New Roman" w:cs="Times New Roman"/>
            <w:sz w:val="24"/>
          </w:rPr>
          <w:delText xml:space="preserve"> </w:delText>
        </w:r>
      </w:del>
      <w:r w:rsidRPr="00C17150">
        <w:rPr>
          <w:rStyle w:val="NormalTok"/>
          <w:rFonts w:ascii="Times New Roman" w:hAnsi="Times New Roman" w:cs="Times New Roman"/>
          <w:sz w:val="24"/>
        </w:rPr>
        <w:t xml:space="preserve">   </w:t>
      </w:r>
      <w:del w:id="464" w:author="Office" w:date="2025-10-26T17:52:00Z" w16du:dateUtc="2025-10-26T17:52:00Z">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Perform time-series cross-validation for all models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cv_results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{model_name: []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model_name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models.keys()}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Time series cross-validation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fold, (train_idx, test_idx)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enumerate</w:delText>
        </w:r>
        <w:r w:rsidRPr="00C17150" w:rsidDel="005D7027">
          <w:rPr>
            <w:rStyle w:val="NormalTok"/>
            <w:rFonts w:ascii="Times New Roman" w:hAnsi="Times New Roman" w:cs="Times New Roman"/>
            <w:sz w:val="24"/>
          </w:rPr>
          <w:delText>(time_series_cross_validation(X, y, dates, cv_folds)):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pecialStringTok"/>
            <w:rFonts w:ascii="Times New Roman" w:hAnsi="Times New Roman" w:cs="Times New Roman"/>
            <w:color w:val="auto"/>
            <w:sz w:val="24"/>
          </w:rPr>
          <w:delText xml:space="preserve">f"Cross-validation fold </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fold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cv_folds</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X_train_cv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X.iloc[train_idx]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X_test_cv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X.iloc[test_idx]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y_train_cv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y.iloc[train_idx]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y_test_cv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y.iloc[test_idx]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model_name, model_class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models.items():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Train model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model_class()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model.fit(X_train_cv, y_train_cv)</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Evaluate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y_pred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model.predict(X_test_cv)</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y_proba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model.predict_proba(X_test_cv)</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calculate_performance_metrics(y_test_cv, y_pred,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cv_results[model_name].append(metrics)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Calculate mean and std for each metric</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final_results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model_name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models.keys():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final_results[model_name]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metric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cv_results[model_name][</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].keys():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values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[fold_result[metric]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fold_result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cv_results[model_name]]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final_results[model_name][</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_mean'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np.mean(values)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final_results[model_name][</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_std'</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np.std(values)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final_results</w:delText>
        </w:r>
      </w:del>
    </w:p>
    <w:p w14:paraId="6DD3B925" w14:textId="396B1995" w:rsidR="00064632" w:rsidRPr="00C17150" w:rsidDel="005D7027" w:rsidRDefault="00000000" w:rsidP="005D7027">
      <w:pPr>
        <w:pStyle w:val="SourceCode"/>
        <w:spacing w:line="360" w:lineRule="auto"/>
        <w:rPr>
          <w:del w:id="465" w:author="Office" w:date="2025-10-26T17:52:00Z" w16du:dateUtc="2025-10-26T17:52:00Z"/>
          <w:rFonts w:ascii="Times New Roman" w:hAnsi="Times New Roman" w:cs="Times New Roman"/>
        </w:rPr>
        <w:pPrChange w:id="466" w:author="Office" w:date="2025-10-26T17:52:00Z" w16du:dateUtc="2025-10-26T17:52:00Z">
          <w:pPr>
            <w:pStyle w:val="Heading2"/>
            <w:spacing w:line="360" w:lineRule="auto"/>
          </w:pPr>
        </w:pPrChange>
      </w:pPr>
      <w:bookmarkStart w:id="467" w:name="a.10-deployment-and-production-code"/>
      <w:bookmarkEnd w:id="445"/>
      <w:bookmarkEnd w:id="456"/>
      <w:del w:id="468" w:author="Office" w:date="2025-10-26T17:52:00Z" w16du:dateUtc="2025-10-26T17:52:00Z">
        <w:r w:rsidRPr="00C17150" w:rsidDel="005D7027">
          <w:rPr>
            <w:rFonts w:ascii="Times New Roman" w:hAnsi="Times New Roman" w:cs="Times New Roman"/>
          </w:rPr>
          <w:delText>A.10 Deployment and Production Code</w:delText>
        </w:r>
      </w:del>
    </w:p>
    <w:p w14:paraId="6E72C31D" w14:textId="7E9765BA" w:rsidR="00064632" w:rsidRPr="00C17150" w:rsidDel="005D7027" w:rsidRDefault="00000000" w:rsidP="005D7027">
      <w:pPr>
        <w:pStyle w:val="SourceCode"/>
        <w:spacing w:line="360" w:lineRule="auto"/>
        <w:rPr>
          <w:del w:id="469" w:author="Office" w:date="2025-10-26T17:52:00Z" w16du:dateUtc="2025-10-26T17:52:00Z"/>
          <w:rFonts w:ascii="Times New Roman" w:hAnsi="Times New Roman" w:cs="Times New Roman"/>
        </w:rPr>
        <w:pPrChange w:id="470" w:author="Office" w:date="2025-10-26T17:52:00Z" w16du:dateUtc="2025-10-26T17:52:00Z">
          <w:pPr>
            <w:pStyle w:val="Heading3"/>
            <w:spacing w:line="360" w:lineRule="auto"/>
          </w:pPr>
        </w:pPrChange>
      </w:pPr>
      <w:bookmarkStart w:id="471" w:name="Xcc050c2404eb55a9db023c53f4b0cab302f9000"/>
      <w:del w:id="472" w:author="Office" w:date="2025-10-26T17:52:00Z" w16du:dateUtc="2025-10-26T17:52:00Z">
        <w:r w:rsidRPr="00C17150" w:rsidDel="005D7027">
          <w:rPr>
            <w:rFonts w:ascii="Times New Roman" w:hAnsi="Times New Roman" w:cs="Times New Roman"/>
          </w:rPr>
          <w:delText>A.10.1 Streamlit Dashboard Implementation</w:delText>
        </w:r>
      </w:del>
    </w:p>
    <w:p w14:paraId="43B42758" w14:textId="0DA423AA" w:rsidR="00064632" w:rsidRPr="00C17150" w:rsidDel="005D7027" w:rsidRDefault="00000000" w:rsidP="005D7027">
      <w:pPr>
        <w:pStyle w:val="SourceCode"/>
        <w:spacing w:line="360" w:lineRule="auto"/>
        <w:rPr>
          <w:del w:id="473" w:author="Office" w:date="2025-10-26T17:52:00Z" w16du:dateUtc="2025-10-26T17:52:00Z"/>
          <w:rFonts w:ascii="Times New Roman" w:hAnsi="Times New Roman" w:cs="Times New Roman"/>
        </w:rPr>
        <w:pPrChange w:id="474" w:author="Office" w:date="2025-10-26T17:52:00Z" w16du:dateUtc="2025-10-26T17:52:00Z">
          <w:pPr>
            <w:pStyle w:val="FirstParagraph"/>
            <w:spacing w:line="360" w:lineRule="auto"/>
          </w:pPr>
        </w:pPrChange>
      </w:pPr>
      <w:del w:id="475" w:author="Office" w:date="2025-10-26T17:52:00Z" w16du:dateUtc="2025-10-26T17:52:00Z">
        <w:r w:rsidRPr="00C17150" w:rsidDel="005D7027">
          <w:rPr>
            <w:rFonts w:ascii="Times New Roman" w:hAnsi="Times New Roman" w:cs="Times New Roman"/>
            <w:b/>
            <w:bCs/>
          </w:rPr>
          <w:delText>Web Application Framework:</w:delText>
        </w:r>
      </w:del>
    </w:p>
    <w:p w14:paraId="715645E4" w14:textId="4DA4F8B9" w:rsidR="00064632" w:rsidRPr="00C17150" w:rsidDel="005D7027" w:rsidRDefault="00000000" w:rsidP="005D7027">
      <w:pPr>
        <w:pStyle w:val="SourceCode"/>
        <w:spacing w:line="360" w:lineRule="auto"/>
        <w:rPr>
          <w:del w:id="476" w:author="Office" w:date="2025-10-26T17:52:00Z" w16du:dateUtc="2025-10-26T17:52:00Z"/>
          <w:rStyle w:val="NormalTok"/>
          <w:rFonts w:ascii="Times New Roman" w:hAnsi="Times New Roman" w:cs="Times New Roman"/>
          <w:sz w:val="24"/>
        </w:rPr>
        <w:pPrChange w:id="477" w:author="Office" w:date="2025-10-26T17:52:00Z" w16du:dateUtc="2025-10-26T17:52:00Z">
          <w:pPr>
            <w:pStyle w:val="SourceCode"/>
            <w:spacing w:line="360" w:lineRule="auto"/>
          </w:pPr>
        </w:pPrChange>
      </w:pPr>
      <w:del w:id="478" w:author="Office" w:date="2025-10-26T17:52:00Z" w16du:dateUtc="2025-10-26T17:52:00Z">
        <w:r w:rsidRPr="00C17150" w:rsidDel="005D7027">
          <w:rPr>
            <w:rStyle w:val="CommentTok"/>
            <w:rFonts w:ascii="Times New Roman" w:hAnsi="Times New Roman" w:cs="Times New Roman"/>
            <w:color w:val="auto"/>
            <w:sz w:val="24"/>
          </w:rPr>
          <w:delText># working_dashboard.py - Main dashboard application</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streamlit </w:delText>
        </w:r>
        <w:r w:rsidRPr="00C17150" w:rsidDel="005D7027">
          <w:rPr>
            <w:rStyle w:val="ImportTok"/>
            <w:rFonts w:ascii="Times New Roman" w:hAnsi="Times New Roman" w:cs="Times New Roman"/>
            <w:color w:val="auto"/>
            <w:sz w:val="24"/>
          </w:rPr>
          <w:delText>as</w:delText>
        </w:r>
        <w:r w:rsidRPr="00C17150" w:rsidDel="005D7027">
          <w:rPr>
            <w:rStyle w:val="NormalTok"/>
            <w:rFonts w:ascii="Times New Roman" w:hAnsi="Times New Roman" w:cs="Times New Roman"/>
            <w:sz w:val="24"/>
          </w:rPr>
          <w:delText xml:space="preserve"> st</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pandas </w:delText>
        </w:r>
        <w:r w:rsidRPr="00C17150" w:rsidDel="005D7027">
          <w:rPr>
            <w:rStyle w:val="ImportTok"/>
            <w:rFonts w:ascii="Times New Roman" w:hAnsi="Times New Roman" w:cs="Times New Roman"/>
            <w:color w:val="auto"/>
            <w:sz w:val="24"/>
          </w:rPr>
          <w:delText>as</w:delText>
        </w:r>
        <w:r w:rsidRPr="00C17150" w:rsidDel="005D7027">
          <w:rPr>
            <w:rStyle w:val="NormalTok"/>
            <w:rFonts w:ascii="Times New Roman" w:hAnsi="Times New Roman" w:cs="Times New Roman"/>
            <w:sz w:val="24"/>
          </w:rPr>
          <w:delText xml:space="preserve"> pd</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plotly.express </w:delText>
        </w:r>
        <w:r w:rsidRPr="00C17150" w:rsidDel="005D7027">
          <w:rPr>
            <w:rStyle w:val="ImportTok"/>
            <w:rFonts w:ascii="Times New Roman" w:hAnsi="Times New Roman" w:cs="Times New Roman"/>
            <w:color w:val="auto"/>
            <w:sz w:val="24"/>
          </w:rPr>
          <w:delText>as</w:delText>
        </w:r>
        <w:r w:rsidRPr="00C17150" w:rsidDel="005D7027">
          <w:rPr>
            <w:rStyle w:val="NormalTok"/>
            <w:rFonts w:ascii="Times New Roman" w:hAnsi="Times New Roman" w:cs="Times New Roman"/>
            <w:sz w:val="24"/>
          </w:rPr>
          <w:delText xml:space="preserve"> px</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plotly.graph_objects </w:delText>
        </w:r>
        <w:r w:rsidRPr="00C17150" w:rsidDel="005D7027">
          <w:rPr>
            <w:rStyle w:val="ImportTok"/>
            <w:rFonts w:ascii="Times New Roman" w:hAnsi="Times New Roman" w:cs="Times New Roman"/>
            <w:color w:val="auto"/>
            <w:sz w:val="24"/>
          </w:rPr>
          <w:delText>as</w:delText>
        </w:r>
        <w:r w:rsidRPr="00C17150" w:rsidDel="005D7027">
          <w:rPr>
            <w:rStyle w:val="NormalTok"/>
            <w:rFonts w:ascii="Times New Roman" w:hAnsi="Times New Roman" w:cs="Times New Roman"/>
            <w:sz w:val="24"/>
          </w:rPr>
          <w:delText xml:space="preserve"> go</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main():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st.set_page_config(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page_title</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"GSE Sentiment Analysis Dashboard"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page_icon</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w:delText>
        </w:r>
        <w:r w:rsidRPr="00C17150" w:rsidDel="005D7027">
          <w:rPr>
            <w:rStyle w:val="StringTok"/>
            <w:rFonts w:ascii="Segoe UI Emoji" w:hAnsi="Segoe UI Emoji" w:cs="Segoe UI Emoji"/>
            <w:color w:val="auto"/>
            <w:sz w:val="24"/>
          </w:rPr>
          <w:delText>📈</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layout</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"wide"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st.title(</w:delText>
        </w:r>
        <w:r w:rsidRPr="00C17150" w:rsidDel="005D7027">
          <w:rPr>
            <w:rStyle w:val="StringTok"/>
            <w:rFonts w:ascii="Times New Roman" w:hAnsi="Times New Roman" w:cs="Times New Roman"/>
            <w:color w:val="auto"/>
            <w:sz w:val="24"/>
          </w:rPr>
          <w:delText>"</w:delText>
        </w:r>
        <w:r w:rsidRPr="00C17150" w:rsidDel="005D7027">
          <w:rPr>
            <w:rStyle w:val="StringTok"/>
            <w:rFonts w:ascii="Segoe UI Emoji" w:hAnsi="Segoe UI Emoji" w:cs="Segoe UI Emoji"/>
            <w:color w:val="auto"/>
            <w:sz w:val="24"/>
          </w:rPr>
          <w:delText>🇬🇭</w:delText>
        </w:r>
        <w:r w:rsidRPr="00C17150" w:rsidDel="005D7027">
          <w:rPr>
            <w:rStyle w:val="StringTok"/>
            <w:rFonts w:ascii="Times New Roman" w:hAnsi="Times New Roman" w:cs="Times New Roman"/>
            <w:color w:val="auto"/>
            <w:sz w:val="24"/>
          </w:rPr>
          <w:delText xml:space="preserve"> Ghana Stock Exchange Sentiment Analysis Dashboard"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st.sidebar.title(</w:delText>
        </w:r>
        <w:r w:rsidRPr="00C17150" w:rsidDel="005D7027">
          <w:rPr>
            <w:rStyle w:val="StringTok"/>
            <w:rFonts w:ascii="Times New Roman" w:hAnsi="Times New Roman" w:cs="Times New Roman"/>
            <w:color w:val="auto"/>
            <w:sz w:val="24"/>
          </w:rPr>
          <w:delText>"Navigation"</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Sidebar navigation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page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st.sidebar.selectbox(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"Choose Analysis"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"Real-time Analysis"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"Historical Performance"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"Model Insights"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"Expert Input"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page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"Real-time Analysis"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show_realtime_analysis()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elif</w:delText>
        </w:r>
        <w:r w:rsidRPr="00C17150" w:rsidDel="005D7027">
          <w:rPr>
            <w:rStyle w:val="NormalTok"/>
            <w:rFonts w:ascii="Times New Roman" w:hAnsi="Times New Roman" w:cs="Times New Roman"/>
            <w:sz w:val="24"/>
          </w:rPr>
          <w:delText xml:space="preserve"> page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"Historical Performance"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show_historical_performance()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elif</w:delText>
        </w:r>
        <w:r w:rsidRPr="00C17150" w:rsidDel="005D7027">
          <w:rPr>
            <w:rStyle w:val="NormalTok"/>
            <w:rFonts w:ascii="Times New Roman" w:hAnsi="Times New Roman" w:cs="Times New Roman"/>
            <w:sz w:val="24"/>
          </w:rPr>
          <w:delText xml:space="preserve"> page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"Model Insights"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show_model_insights()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elif</w:delText>
        </w:r>
        <w:r w:rsidRPr="00C17150" w:rsidDel="005D7027">
          <w:rPr>
            <w:rStyle w:val="NormalTok"/>
            <w:rFonts w:ascii="Times New Roman" w:hAnsi="Times New Roman" w:cs="Times New Roman"/>
            <w:sz w:val="24"/>
          </w:rPr>
          <w:delText xml:space="preserve"> page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"Expert Input"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show_expert_input()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show_realtime_analysis():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"""Display real-time sentiment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st.header(</w:delText>
        </w:r>
        <w:r w:rsidRPr="00C17150" w:rsidDel="005D7027">
          <w:rPr>
            <w:rStyle w:val="StringTok"/>
            <w:rFonts w:ascii="Times New Roman" w:hAnsi="Times New Roman" w:cs="Times New Roman"/>
            <w:color w:val="auto"/>
            <w:sz w:val="24"/>
          </w:rPr>
          <w:delText>"Real-time Sentiment Analysis"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Load latest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latest_sentiment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load_latest_sentiment_data()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latest_predictions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generate_latest_predictions()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Display current 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col1, col2, col3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st.columns(</w:delText>
        </w:r>
        <w:r w:rsidRPr="00C17150" w:rsidDel="005D7027">
          <w:rPr>
            <w:rStyle w:val="DecValTok"/>
            <w:rFonts w:ascii="Times New Roman" w:hAnsi="Times New Roman" w:cs="Times New Roman"/>
            <w:color w:val="auto"/>
            <w:sz w:val="24"/>
          </w:rPr>
          <w:delText>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with</w:delText>
        </w:r>
        <w:r w:rsidRPr="00C17150" w:rsidDel="005D7027">
          <w:rPr>
            <w:rStyle w:val="NormalTok"/>
            <w:rFonts w:ascii="Times New Roman" w:hAnsi="Times New Roman" w:cs="Times New Roman"/>
            <w:sz w:val="24"/>
          </w:rPr>
          <w:delText xml:space="preserve"> col1:</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st.metric(</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"Overall Sentiment"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'overall'</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'change'</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with</w:delText>
        </w:r>
        <w:r w:rsidRPr="00C17150" w:rsidDel="005D7027">
          <w:rPr>
            <w:rStyle w:val="NormalTok"/>
            <w:rFonts w:ascii="Times New Roman" w:hAnsi="Times New Roman" w:cs="Times New Roman"/>
            <w:sz w:val="24"/>
          </w:rPr>
          <w:delText xml:space="preserve"> col2:</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st.metric(</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"News Sentiment"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'news'</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'news_change'</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with</w:delText>
        </w:r>
        <w:r w:rsidRPr="00C17150" w:rsidDel="005D7027">
          <w:rPr>
            <w:rStyle w:val="NormalTok"/>
            <w:rFonts w:ascii="Times New Roman" w:hAnsi="Times New Roman" w:cs="Times New Roman"/>
            <w:sz w:val="24"/>
          </w:rPr>
          <w:delText xml:space="preserve"> col3:</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st.metric(</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"Social Sentiment"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'social'</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latest_sentiment[</w:delText>
        </w:r>
        <w:r w:rsidRPr="00C17150" w:rsidDel="005D7027">
          <w:rPr>
            <w:rStyle w:val="StringTok"/>
            <w:rFonts w:ascii="Times New Roman" w:hAnsi="Times New Roman" w:cs="Times New Roman"/>
            <w:color w:val="auto"/>
            <w:sz w:val="24"/>
          </w:rPr>
          <w:delText>'social_change'</w:delText>
        </w:r>
        <w:r w:rsidRPr="00C17150" w:rsidDel="005D7027">
          <w:rPr>
            <w:rStyle w:val="NormalTok"/>
            <w:rFonts w:ascii="Times New Roman" w:hAnsi="Times New Roman" w:cs="Times New Roman"/>
            <w:sz w:val="24"/>
          </w:rPr>
          <w:delText>]</w:delText>
        </w:r>
        <w:r w:rsidRPr="00C17150" w:rsidDel="005D7027">
          <w:rPr>
            <w:rStyle w:val="SpecialCharTok"/>
            <w:rFonts w:ascii="Times New Roman" w:hAnsi="Times New Roman" w:cs="Times New Roman"/>
            <w:color w:val="auto"/>
            <w:sz w:val="24"/>
          </w:rPr>
          <w:delText>:.3f}</w:delText>
        </w:r>
        <w:r w:rsidRPr="00C17150" w:rsidDel="005D7027">
          <w:rPr>
            <w:rStyle w:val="SpecialString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Predictions table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st.subheader(</w:delText>
        </w:r>
        <w:r w:rsidRPr="00C17150" w:rsidDel="005D7027">
          <w:rPr>
            <w:rStyle w:val="StringTok"/>
            <w:rFonts w:ascii="Times New Roman" w:hAnsi="Times New Roman" w:cs="Times New Roman"/>
            <w:color w:val="auto"/>
            <w:sz w:val="24"/>
          </w:rPr>
          <w:delText>"Stock Price Predictions"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st.dataframe(latest_predictions)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Sentiment trends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st.subheader(</w:delText>
        </w:r>
        <w:r w:rsidRPr="00C17150" w:rsidDel="005D7027">
          <w:rPr>
            <w:rStyle w:val="StringTok"/>
            <w:rFonts w:ascii="Times New Roman" w:hAnsi="Times New Roman" w:cs="Times New Roman"/>
            <w:color w:val="auto"/>
            <w:sz w:val="24"/>
          </w:rPr>
          <w:delText>"Sentiment Trends"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sentiment_chart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create_sentiment_trend_chart()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st.plotly_chart(sentiment_chart, use_container_width</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__name__</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"__main__"</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main()</w:delText>
        </w:r>
      </w:del>
    </w:p>
    <w:p w14:paraId="3D07D255" w14:textId="4CE6B682" w:rsidR="00FC09F2" w:rsidRPr="00C17150" w:rsidDel="005D7027" w:rsidRDefault="00FC09F2" w:rsidP="005D7027">
      <w:pPr>
        <w:pStyle w:val="SourceCode"/>
        <w:spacing w:line="360" w:lineRule="auto"/>
        <w:rPr>
          <w:del w:id="479" w:author="Office" w:date="2025-10-26T17:52:00Z" w16du:dateUtc="2025-10-26T17:52:00Z"/>
          <w:rFonts w:ascii="Times New Roman" w:hAnsi="Times New Roman" w:cs="Times New Roman"/>
        </w:rPr>
        <w:pPrChange w:id="480" w:author="Office" w:date="2025-10-26T17:52:00Z" w16du:dateUtc="2025-10-26T17:52:00Z">
          <w:pPr>
            <w:pStyle w:val="SourceCode"/>
            <w:spacing w:line="360" w:lineRule="auto"/>
          </w:pPr>
        </w:pPrChange>
      </w:pPr>
    </w:p>
    <w:p w14:paraId="15C41D63" w14:textId="4541FE91" w:rsidR="00064632" w:rsidRPr="00C17150" w:rsidDel="005D7027" w:rsidRDefault="00000000" w:rsidP="005D7027">
      <w:pPr>
        <w:pStyle w:val="SourceCode"/>
        <w:spacing w:line="360" w:lineRule="auto"/>
        <w:rPr>
          <w:del w:id="481" w:author="Office" w:date="2025-10-26T17:52:00Z" w16du:dateUtc="2025-10-26T17:52:00Z"/>
          <w:rFonts w:ascii="Times New Roman" w:hAnsi="Times New Roman" w:cs="Times New Roman"/>
        </w:rPr>
        <w:pPrChange w:id="482" w:author="Office" w:date="2025-10-26T17:52:00Z" w16du:dateUtc="2025-10-26T17:52:00Z">
          <w:pPr>
            <w:pStyle w:val="Heading3"/>
            <w:spacing w:line="360" w:lineRule="auto"/>
          </w:pPr>
        </w:pPrChange>
      </w:pPr>
      <w:bookmarkStart w:id="483" w:name="a.10.2-automated-data-collection-scripts"/>
      <w:bookmarkEnd w:id="471"/>
      <w:del w:id="484" w:author="Office" w:date="2025-10-26T17:52:00Z" w16du:dateUtc="2025-10-26T17:52:00Z">
        <w:r w:rsidRPr="00C17150" w:rsidDel="005D7027">
          <w:rPr>
            <w:rFonts w:ascii="Times New Roman" w:hAnsi="Times New Roman" w:cs="Times New Roman"/>
          </w:rPr>
          <w:delText>A.10.2 Automated Data Collection Scripts</w:delText>
        </w:r>
      </w:del>
    </w:p>
    <w:p w14:paraId="1FA825A0" w14:textId="35187EF4" w:rsidR="00064632" w:rsidRPr="00C17150" w:rsidDel="005D7027" w:rsidRDefault="00000000" w:rsidP="005D7027">
      <w:pPr>
        <w:pStyle w:val="SourceCode"/>
        <w:spacing w:line="360" w:lineRule="auto"/>
        <w:rPr>
          <w:del w:id="485" w:author="Office" w:date="2025-10-26T17:52:00Z" w16du:dateUtc="2025-10-26T17:52:00Z"/>
          <w:rFonts w:ascii="Times New Roman" w:hAnsi="Times New Roman" w:cs="Times New Roman"/>
        </w:rPr>
        <w:pPrChange w:id="486" w:author="Office" w:date="2025-10-26T17:52:00Z" w16du:dateUtc="2025-10-26T17:52:00Z">
          <w:pPr>
            <w:pStyle w:val="FirstParagraph"/>
            <w:spacing w:line="360" w:lineRule="auto"/>
          </w:pPr>
        </w:pPrChange>
      </w:pPr>
      <w:del w:id="487" w:author="Office" w:date="2025-10-26T17:52:00Z" w16du:dateUtc="2025-10-26T17:52:00Z">
        <w:r w:rsidRPr="00C17150" w:rsidDel="005D7027">
          <w:rPr>
            <w:rFonts w:ascii="Times New Roman" w:hAnsi="Times New Roman" w:cs="Times New Roman"/>
            <w:b/>
            <w:bCs/>
          </w:rPr>
          <w:delText>Production Data Collection:</w:delText>
        </w:r>
      </w:del>
    </w:p>
    <w:p w14:paraId="10B8299E" w14:textId="077A9C9C" w:rsidR="00064632" w:rsidRPr="00C17150" w:rsidDel="005D7027" w:rsidRDefault="00000000" w:rsidP="005D7027">
      <w:pPr>
        <w:pStyle w:val="SourceCode"/>
        <w:spacing w:line="360" w:lineRule="auto"/>
        <w:rPr>
          <w:del w:id="488" w:author="Office" w:date="2025-10-26T17:52:00Z" w16du:dateUtc="2025-10-26T17:52:00Z"/>
          <w:rFonts w:ascii="Times New Roman" w:hAnsi="Times New Roman" w:cs="Times New Roman"/>
        </w:rPr>
        <w:pPrChange w:id="489" w:author="Office" w:date="2025-10-26T17:52:00Z" w16du:dateUtc="2025-10-26T17:52:00Z">
          <w:pPr>
            <w:pStyle w:val="SourceCode"/>
            <w:spacing w:line="360" w:lineRule="auto"/>
          </w:pPr>
        </w:pPrChange>
      </w:pPr>
      <w:del w:id="490" w:author="Office" w:date="2025-10-26T17:52:00Z" w16du:dateUtc="2025-10-26T17:52:00Z">
        <w:r w:rsidRPr="00C17150" w:rsidDel="005D7027">
          <w:rPr>
            <w:rStyle w:val="CommentTok"/>
            <w:rFonts w:ascii="Times New Roman" w:hAnsi="Times New Roman" w:cs="Times New Roman"/>
            <w:color w:val="auto"/>
            <w:sz w:val="24"/>
          </w:rPr>
          <w:delText># Automated data collection scheduler</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run_daily_data_collection():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Daily automated data collection and processing</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try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pecialStringTok"/>
            <w:rFonts w:ascii="Times New Roman" w:hAnsi="Times New Roman" w:cs="Times New Roman"/>
            <w:color w:val="auto"/>
            <w:sz w:val="24"/>
          </w:rPr>
          <w:delText xml:space="preserve">f"Starting daily data collection: </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datetime</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now()</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Collect news articles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news_collector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NewsCollector()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new_articles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news_collector.collect_daily_articles()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pecialStringTok"/>
            <w:rFonts w:ascii="Times New Roman" w:hAnsi="Times New Roman" w:cs="Times New Roman"/>
            <w:color w:val="auto"/>
            <w:sz w:val="24"/>
          </w:rPr>
          <w:delText xml:space="preserve">f"Collected </w:delText>
        </w:r>
        <w:r w:rsidRPr="00C17150" w:rsidDel="005D7027">
          <w:rPr>
            <w:rStyle w:val="SpecialCharTok"/>
            <w:rFonts w:ascii="Times New Roman" w:hAnsi="Times New Roman" w:cs="Times New Roman"/>
            <w:color w:val="auto"/>
            <w:sz w:val="24"/>
          </w:rPr>
          <w:delText>{</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(new_articles)</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 xml:space="preserve"> new articles"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Collect social media posts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social_collector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SocialMediaCollector()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new_posts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social_collector.collect_daily_posts()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pecialStringTok"/>
            <w:rFonts w:ascii="Times New Roman" w:hAnsi="Times New Roman" w:cs="Times New Roman"/>
            <w:color w:val="auto"/>
            <w:sz w:val="24"/>
          </w:rPr>
          <w:delText xml:space="preserve">f"Collected </w:delText>
        </w:r>
        <w:r w:rsidRPr="00C17150" w:rsidDel="005D7027">
          <w:rPr>
            <w:rStyle w:val="SpecialCharTok"/>
            <w:rFonts w:ascii="Times New Roman" w:hAnsi="Times New Roman" w:cs="Times New Roman"/>
            <w:color w:val="auto"/>
            <w:sz w:val="24"/>
          </w:rPr>
          <w:delText>{</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(new_posts)</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 xml:space="preserve"> new social media posts"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Process 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sentiment_processor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SentimentProcessor()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news_sentiment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sentiment_processor.process_news(new_articles)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social_sentiment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sentiment_processor.process_social(new_posts)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Update database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database_manager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DatabaseManager()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database_manager.insert_news_data(new_articles, news_sentiment)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database_manager.insert_social_data(new_posts, social_sentiment)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Generate new 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predictor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StockPredictor()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predictor.generate_daily_predictions()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database_manager.insert_predictions(predictions)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"Daily data collection completed successfully"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except</w:delText>
        </w:r>
        <w:r w:rsidRPr="00C17150" w:rsidDel="005D7027">
          <w:rPr>
            <w:rStyle w:val="NormalTok"/>
            <w:rFonts w:ascii="Times New Roman" w:hAnsi="Times New Roman" w:cs="Times New Roman"/>
            <w:sz w:val="24"/>
          </w:rPr>
          <w:delText xml:space="preserve"> </w:delText>
        </w:r>
        <w:r w:rsidRPr="00C17150" w:rsidDel="005D7027">
          <w:rPr>
            <w:rStyle w:val="PreprocessorTok"/>
            <w:rFonts w:ascii="Times New Roman" w:hAnsi="Times New Roman" w:cs="Times New Roman"/>
            <w:color w:val="auto"/>
            <w:sz w:val="24"/>
          </w:rPr>
          <w:delText>Exception</w:delText>
        </w:r>
        <w:r w:rsidRPr="00C17150" w:rsidDel="005D7027">
          <w:rPr>
            <w:rStyle w:val="NormalTok"/>
            <w:rFonts w:ascii="Times New Roman" w:hAnsi="Times New Roman" w:cs="Times New Roman"/>
            <w:sz w:val="24"/>
          </w:rPr>
          <w:delText xml:space="preserve"> </w:delText>
        </w:r>
        <w:r w:rsidRPr="00C17150" w:rsidDel="005D7027">
          <w:rPr>
            <w:rStyle w:val="ImportTok"/>
            <w:rFonts w:ascii="Times New Roman" w:hAnsi="Times New Roman" w:cs="Times New Roman"/>
            <w:color w:val="auto"/>
            <w:sz w:val="24"/>
          </w:rPr>
          <w:delText>as</w:delText>
        </w:r>
        <w:r w:rsidRPr="00C17150" w:rsidDel="005D7027">
          <w:rPr>
            <w:rStyle w:val="NormalTok"/>
            <w:rFonts w:ascii="Times New Roman" w:hAnsi="Times New Roman" w:cs="Times New Roman"/>
            <w:sz w:val="24"/>
          </w:rPr>
          <w:delText xml:space="preserve"> 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pecialStringTok"/>
            <w:rFonts w:ascii="Times New Roman" w:hAnsi="Times New Roman" w:cs="Times New Roman"/>
            <w:color w:val="auto"/>
            <w:sz w:val="24"/>
          </w:rPr>
          <w:delText xml:space="preserve">f"Error in daily data collection: </w:delText>
        </w:r>
        <w:r w:rsidRPr="00C17150" w:rsidDel="005D7027">
          <w:rPr>
            <w:rStyle w:val="SpecialCharTok"/>
            <w:rFonts w:ascii="Times New Roman" w:hAnsi="Times New Roman" w:cs="Times New Roman"/>
            <w:color w:val="auto"/>
            <w:sz w:val="24"/>
          </w:rPr>
          <w:delText>{</w:delText>
        </w:r>
        <w:r w:rsidRPr="00C17150" w:rsidDel="005D7027">
          <w:rPr>
            <w:rStyle w:val="BuiltInTok"/>
            <w:rFonts w:ascii="Times New Roman" w:hAnsi="Times New Roman" w:cs="Times New Roman"/>
            <w:color w:val="auto"/>
            <w:sz w:val="24"/>
          </w:rPr>
          <w:delText>str</w:delText>
        </w:r>
        <w:r w:rsidRPr="00C17150" w:rsidDel="005D7027">
          <w:rPr>
            <w:rStyle w:val="NormalTok"/>
            <w:rFonts w:ascii="Times New Roman" w:hAnsi="Times New Roman" w:cs="Times New Roman"/>
            <w:sz w:val="24"/>
          </w:rPr>
          <w:delText>(e)</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Send alert notification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send_error_notification(</w:delText>
        </w:r>
        <w:r w:rsidRPr="00C17150" w:rsidDel="005D7027">
          <w:rPr>
            <w:rStyle w:val="BuiltInTok"/>
            <w:rFonts w:ascii="Times New Roman" w:hAnsi="Times New Roman" w:cs="Times New Roman"/>
            <w:color w:val="auto"/>
            <w:sz w:val="24"/>
          </w:rPr>
          <w:delText>str</w:delText>
        </w:r>
        <w:r w:rsidRPr="00C17150" w:rsidDel="005D7027">
          <w:rPr>
            <w:rStyle w:val="NormalTok"/>
            <w:rFonts w:ascii="Times New Roman" w:hAnsi="Times New Roman" w:cs="Times New Roman"/>
            <w:sz w:val="24"/>
          </w:rPr>
          <w:delText>(e))</w:delText>
        </w:r>
      </w:del>
    </w:p>
    <w:p w14:paraId="0421589C" w14:textId="195451F7" w:rsidR="00064632" w:rsidRPr="00C17150" w:rsidDel="005D7027" w:rsidRDefault="00000000" w:rsidP="005D7027">
      <w:pPr>
        <w:pStyle w:val="SourceCode"/>
        <w:spacing w:line="360" w:lineRule="auto"/>
        <w:rPr>
          <w:del w:id="491" w:author="Office" w:date="2025-10-26T17:52:00Z" w16du:dateUtc="2025-10-26T17:52:00Z"/>
          <w:rFonts w:ascii="Times New Roman" w:hAnsi="Times New Roman" w:cs="Times New Roman"/>
        </w:rPr>
        <w:pPrChange w:id="492" w:author="Office" w:date="2025-10-26T17:52:00Z" w16du:dateUtc="2025-10-26T17:52:00Z">
          <w:pPr>
            <w:pStyle w:val="Heading2"/>
            <w:spacing w:line="360" w:lineRule="auto"/>
          </w:pPr>
        </w:pPrChange>
      </w:pPr>
      <w:bookmarkStart w:id="493" w:name="a.11-replication-instructions"/>
      <w:bookmarkEnd w:id="467"/>
      <w:bookmarkEnd w:id="483"/>
      <w:del w:id="494" w:author="Office" w:date="2025-10-26T17:52:00Z" w16du:dateUtc="2025-10-26T17:52:00Z">
        <w:r w:rsidRPr="00C17150" w:rsidDel="005D7027">
          <w:rPr>
            <w:rFonts w:ascii="Times New Roman" w:hAnsi="Times New Roman" w:cs="Times New Roman"/>
          </w:rPr>
          <w:delText>A.11 Replication Instructions</w:delText>
        </w:r>
      </w:del>
    </w:p>
    <w:p w14:paraId="0E5113B8" w14:textId="6F6B95A1" w:rsidR="00064632" w:rsidRPr="00C17150" w:rsidDel="005D7027" w:rsidRDefault="00000000" w:rsidP="005D7027">
      <w:pPr>
        <w:pStyle w:val="SourceCode"/>
        <w:spacing w:line="360" w:lineRule="auto"/>
        <w:rPr>
          <w:del w:id="495" w:author="Office" w:date="2025-10-26T17:52:00Z" w16du:dateUtc="2025-10-26T17:52:00Z"/>
          <w:rFonts w:ascii="Times New Roman" w:hAnsi="Times New Roman" w:cs="Times New Roman"/>
        </w:rPr>
        <w:pPrChange w:id="496" w:author="Office" w:date="2025-10-26T17:52:00Z" w16du:dateUtc="2025-10-26T17:52:00Z">
          <w:pPr>
            <w:pStyle w:val="Heading3"/>
            <w:spacing w:line="360" w:lineRule="auto"/>
          </w:pPr>
        </w:pPrChange>
      </w:pPr>
      <w:bookmarkStart w:id="497" w:name="a.11.1-system-setup"/>
      <w:del w:id="498" w:author="Office" w:date="2025-10-26T17:52:00Z" w16du:dateUtc="2025-10-26T17:52:00Z">
        <w:r w:rsidRPr="00C17150" w:rsidDel="005D7027">
          <w:rPr>
            <w:rFonts w:ascii="Times New Roman" w:hAnsi="Times New Roman" w:cs="Times New Roman"/>
          </w:rPr>
          <w:delText>A.11.1 System Setup</w:delText>
        </w:r>
      </w:del>
    </w:p>
    <w:p w14:paraId="576E326A" w14:textId="0D5E7ABE" w:rsidR="00064632" w:rsidRPr="00C17150" w:rsidDel="005D7027" w:rsidRDefault="00000000" w:rsidP="005D7027">
      <w:pPr>
        <w:pStyle w:val="SourceCode"/>
        <w:spacing w:line="360" w:lineRule="auto"/>
        <w:rPr>
          <w:del w:id="499" w:author="Office" w:date="2025-10-26T17:52:00Z" w16du:dateUtc="2025-10-26T17:52:00Z"/>
          <w:rFonts w:ascii="Times New Roman" w:hAnsi="Times New Roman" w:cs="Times New Roman"/>
        </w:rPr>
        <w:pPrChange w:id="500" w:author="Office" w:date="2025-10-26T17:52:00Z" w16du:dateUtc="2025-10-26T17:52:00Z">
          <w:pPr>
            <w:pStyle w:val="FirstParagraph"/>
            <w:spacing w:line="360" w:lineRule="auto"/>
          </w:pPr>
        </w:pPrChange>
      </w:pPr>
      <w:del w:id="501" w:author="Office" w:date="2025-10-26T17:52:00Z" w16du:dateUtc="2025-10-26T17:52:00Z">
        <w:r w:rsidRPr="00C17150" w:rsidDel="005D7027">
          <w:rPr>
            <w:rFonts w:ascii="Times New Roman" w:hAnsi="Times New Roman" w:cs="Times New Roman"/>
            <w:b/>
            <w:bCs/>
          </w:rPr>
          <w:delText>Complete Installation Guide:</w:delText>
        </w:r>
      </w:del>
    </w:p>
    <w:p w14:paraId="3990EBAB" w14:textId="4E32EF53" w:rsidR="00064632" w:rsidRPr="00C17150" w:rsidDel="005D7027" w:rsidRDefault="00000000" w:rsidP="005D7027">
      <w:pPr>
        <w:pStyle w:val="SourceCode"/>
        <w:spacing w:line="360" w:lineRule="auto"/>
        <w:rPr>
          <w:del w:id="502" w:author="Office" w:date="2025-10-26T17:52:00Z" w16du:dateUtc="2025-10-26T17:52:00Z"/>
          <w:rFonts w:ascii="Times New Roman" w:hAnsi="Times New Roman" w:cs="Times New Roman"/>
        </w:rPr>
        <w:pPrChange w:id="503" w:author="Office" w:date="2025-10-26T17:52:00Z" w16du:dateUtc="2025-10-26T17:52:00Z">
          <w:pPr>
            <w:pStyle w:val="SourceCode"/>
            <w:spacing w:line="360" w:lineRule="auto"/>
          </w:pPr>
        </w:pPrChange>
      </w:pPr>
      <w:del w:id="504" w:author="Office" w:date="2025-10-26T17:52:00Z" w16du:dateUtc="2025-10-26T17:52:00Z">
        <w:r w:rsidRPr="00C17150" w:rsidDel="005D7027">
          <w:rPr>
            <w:rStyle w:val="CommentTok"/>
            <w:rFonts w:ascii="Times New Roman" w:hAnsi="Times New Roman" w:cs="Times New Roman"/>
            <w:color w:val="auto"/>
            <w:sz w:val="24"/>
          </w:rPr>
          <w:delText># 1. Clone the repository</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git</w:delText>
        </w:r>
        <w:r w:rsidRPr="00C17150" w:rsidDel="005D7027">
          <w:rPr>
            <w:rStyle w:val="NormalTok"/>
            <w:rFonts w:ascii="Times New Roman" w:hAnsi="Times New Roman" w:cs="Times New Roman"/>
            <w:sz w:val="24"/>
          </w:rPr>
          <w:delText xml:space="preserve"> clone https://github.com/gse-sentiment-analysis/research-code.git</w:delText>
        </w:r>
        <w:r w:rsidRPr="00C17150" w:rsidDel="005D7027">
          <w:rPr>
            <w:rFonts w:ascii="Times New Roman" w:hAnsi="Times New Roman" w:cs="Times New Roman"/>
          </w:rPr>
          <w:br/>
        </w:r>
        <w:r w:rsidRPr="00C17150" w:rsidDel="005D7027">
          <w:rPr>
            <w:rStyle w:val="BuiltInTok"/>
            <w:rFonts w:ascii="Times New Roman" w:hAnsi="Times New Roman" w:cs="Times New Roman"/>
            <w:color w:val="auto"/>
            <w:sz w:val="24"/>
          </w:rPr>
          <w:delText>cd</w:delText>
        </w:r>
        <w:r w:rsidRPr="00C17150" w:rsidDel="005D7027">
          <w:rPr>
            <w:rStyle w:val="NormalTok"/>
            <w:rFonts w:ascii="Times New Roman" w:hAnsi="Times New Roman" w:cs="Times New Roman"/>
            <w:sz w:val="24"/>
          </w:rPr>
          <w:delText xml:space="preserve"> research-code</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2. Create virtual environment</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python</w:delText>
        </w:r>
        <w:r w:rsidRPr="00C17150" w:rsidDel="005D7027">
          <w:rPr>
            <w:rStyle w:val="NormalTok"/>
            <w:rFonts w:ascii="Times New Roman" w:hAnsi="Times New Roman" w:cs="Times New Roman"/>
            <w:sz w:val="24"/>
          </w:rPr>
          <w:delText xml:space="preserve"> </w:delText>
        </w:r>
        <w:r w:rsidRPr="00C17150" w:rsidDel="005D7027">
          <w:rPr>
            <w:rStyle w:val="AttributeTok"/>
            <w:rFonts w:ascii="Times New Roman" w:hAnsi="Times New Roman" w:cs="Times New Roman"/>
            <w:color w:val="auto"/>
            <w:sz w:val="24"/>
          </w:rPr>
          <w:delText>-m</w:delText>
        </w:r>
        <w:r w:rsidRPr="00C17150" w:rsidDel="005D7027">
          <w:rPr>
            <w:rStyle w:val="NormalTok"/>
            <w:rFonts w:ascii="Times New Roman" w:hAnsi="Times New Roman" w:cs="Times New Roman"/>
            <w:sz w:val="24"/>
          </w:rPr>
          <w:delText xml:space="preserve"> venv gse_sentiment_env</w:delText>
        </w:r>
        <w:r w:rsidRPr="00C17150" w:rsidDel="005D7027">
          <w:rPr>
            <w:rFonts w:ascii="Times New Roman" w:hAnsi="Times New Roman" w:cs="Times New Roman"/>
          </w:rPr>
          <w:br/>
        </w:r>
        <w:r w:rsidRPr="00C17150" w:rsidDel="005D7027">
          <w:rPr>
            <w:rStyle w:val="BuiltInTok"/>
            <w:rFonts w:ascii="Times New Roman" w:hAnsi="Times New Roman" w:cs="Times New Roman"/>
            <w:color w:val="auto"/>
            <w:sz w:val="24"/>
          </w:rPr>
          <w:delText>source</w:delText>
        </w:r>
        <w:r w:rsidRPr="00C17150" w:rsidDel="005D7027">
          <w:rPr>
            <w:rStyle w:val="NormalTok"/>
            <w:rFonts w:ascii="Times New Roman" w:hAnsi="Times New Roman" w:cs="Times New Roman"/>
            <w:sz w:val="24"/>
          </w:rPr>
          <w:delText xml:space="preserve"> gse_sentiment_env/bin/activate  </w:delText>
        </w:r>
        <w:r w:rsidRPr="00C17150" w:rsidDel="005D7027">
          <w:rPr>
            <w:rStyle w:val="CommentTok"/>
            <w:rFonts w:ascii="Times New Roman" w:hAnsi="Times New Roman" w:cs="Times New Roman"/>
            <w:color w:val="auto"/>
            <w:sz w:val="24"/>
          </w:rPr>
          <w:delText># On Windows: gse_sentiment_env\Scripts\activate</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3. Install dependencies</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pip</w:delText>
        </w:r>
        <w:r w:rsidRPr="00C17150" w:rsidDel="005D7027">
          <w:rPr>
            <w:rStyle w:val="NormalTok"/>
            <w:rFonts w:ascii="Times New Roman" w:hAnsi="Times New Roman" w:cs="Times New Roman"/>
            <w:sz w:val="24"/>
          </w:rPr>
          <w:delText xml:space="preserve"> install </w:delText>
        </w:r>
        <w:r w:rsidRPr="00C17150" w:rsidDel="005D7027">
          <w:rPr>
            <w:rStyle w:val="AttributeTok"/>
            <w:rFonts w:ascii="Times New Roman" w:hAnsi="Times New Roman" w:cs="Times New Roman"/>
            <w:color w:val="auto"/>
            <w:sz w:val="24"/>
          </w:rPr>
          <w:delText>-r</w:delText>
        </w:r>
        <w:r w:rsidRPr="00C17150" w:rsidDel="005D7027">
          <w:rPr>
            <w:rStyle w:val="NormalTok"/>
            <w:rFonts w:ascii="Times New Roman" w:hAnsi="Times New Roman" w:cs="Times New Roman"/>
            <w:sz w:val="24"/>
          </w:rPr>
          <w:delText xml:space="preserve"> requirements.txt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4. Download NLTK data</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python</w:delText>
        </w:r>
        <w:r w:rsidRPr="00C17150" w:rsidDel="005D7027">
          <w:rPr>
            <w:rStyle w:val="NormalTok"/>
            <w:rFonts w:ascii="Times New Roman" w:hAnsi="Times New Roman" w:cs="Times New Roman"/>
            <w:sz w:val="24"/>
          </w:rPr>
          <w:delText xml:space="preserve"> </w:delText>
        </w:r>
        <w:r w:rsidRPr="00C17150" w:rsidDel="005D7027">
          <w:rPr>
            <w:rStyle w:val="AttributeTok"/>
            <w:rFonts w:ascii="Times New Roman" w:hAnsi="Times New Roman" w:cs="Times New Roman"/>
            <w:color w:val="auto"/>
            <w:sz w:val="24"/>
          </w:rPr>
          <w:delText>-c</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"import nltk; nltk.download('vader_lexicon'); nltk.download('punkt')"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5. Set up configuration</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cp</w:delText>
        </w:r>
        <w:r w:rsidRPr="00C17150" w:rsidDel="005D7027">
          <w:rPr>
            <w:rStyle w:val="NormalTok"/>
            <w:rFonts w:ascii="Times New Roman" w:hAnsi="Times New Roman" w:cs="Times New Roman"/>
            <w:sz w:val="24"/>
          </w:rPr>
          <w:delText xml:space="preserve"> config.json.example config.json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Edit config.json with your API keys and preferences</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6. Initialize database</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python</w:delText>
        </w:r>
        <w:r w:rsidRPr="00C17150" w:rsidDel="005D7027">
          <w:rPr>
            <w:rStyle w:val="NormalTok"/>
            <w:rFonts w:ascii="Times New Roman" w:hAnsi="Times New Roman" w:cs="Times New Roman"/>
            <w:sz w:val="24"/>
          </w:rPr>
          <w:delText xml:space="preserve"> setup_and_run.py </w:delText>
        </w:r>
        <w:r w:rsidRPr="00C17150" w:rsidDel="005D7027">
          <w:rPr>
            <w:rStyle w:val="AttributeTok"/>
            <w:rFonts w:ascii="Times New Roman" w:hAnsi="Times New Roman" w:cs="Times New Roman"/>
            <w:color w:val="auto"/>
            <w:sz w:val="24"/>
          </w:rPr>
          <w:delText>--init-db</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7. Run initial data collection (optional, uses sample data if skipped)</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python</w:delText>
        </w:r>
        <w:r w:rsidRPr="00C17150" w:rsidDel="005D7027">
          <w:rPr>
            <w:rStyle w:val="NormalTok"/>
            <w:rFonts w:ascii="Times New Roman" w:hAnsi="Times New Roman" w:cs="Times New Roman"/>
            <w:sz w:val="24"/>
          </w:rPr>
          <w:delText xml:space="preserve"> setup_and_run.py </w:delText>
        </w:r>
        <w:r w:rsidRPr="00C17150" w:rsidDel="005D7027">
          <w:rPr>
            <w:rStyle w:val="AttributeTok"/>
            <w:rFonts w:ascii="Times New Roman" w:hAnsi="Times New Roman" w:cs="Times New Roman"/>
            <w:color w:val="auto"/>
            <w:sz w:val="24"/>
          </w:rPr>
          <w:delText>--collect-data</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8. Train models</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python</w:delText>
        </w:r>
        <w:r w:rsidRPr="00C17150" w:rsidDel="005D7027">
          <w:rPr>
            <w:rStyle w:val="NormalTok"/>
            <w:rFonts w:ascii="Times New Roman" w:hAnsi="Times New Roman" w:cs="Times New Roman"/>
            <w:sz w:val="24"/>
          </w:rPr>
          <w:delText xml:space="preserve"> setup_and_run.py </w:delText>
        </w:r>
        <w:r w:rsidRPr="00C17150" w:rsidDel="005D7027">
          <w:rPr>
            <w:rStyle w:val="AttributeTok"/>
            <w:rFonts w:ascii="Times New Roman" w:hAnsi="Times New Roman" w:cs="Times New Roman"/>
            <w:color w:val="auto"/>
            <w:sz w:val="24"/>
          </w:rPr>
          <w:delText>--train-models</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9. Start dashboard</w:delText>
        </w:r>
        <w:r w:rsidRPr="00C17150" w:rsidDel="005D7027">
          <w:rPr>
            <w:rFonts w:ascii="Times New Roman" w:hAnsi="Times New Roman" w:cs="Times New Roman"/>
          </w:rPr>
          <w:br/>
        </w:r>
        <w:r w:rsidRPr="00C17150" w:rsidDel="005D7027">
          <w:rPr>
            <w:rStyle w:val="ExtensionTok"/>
            <w:rFonts w:ascii="Times New Roman" w:hAnsi="Times New Roman" w:cs="Times New Roman"/>
            <w:sz w:val="24"/>
          </w:rPr>
          <w:delText>streamlit</w:delText>
        </w:r>
        <w:r w:rsidRPr="00C17150" w:rsidDel="005D7027">
          <w:rPr>
            <w:rStyle w:val="NormalTok"/>
            <w:rFonts w:ascii="Times New Roman" w:hAnsi="Times New Roman" w:cs="Times New Roman"/>
            <w:sz w:val="24"/>
          </w:rPr>
          <w:delText xml:space="preserve"> run working_dashboard.py</w:delText>
        </w:r>
      </w:del>
    </w:p>
    <w:p w14:paraId="07ADCCD3" w14:textId="06D6E05F" w:rsidR="00064632" w:rsidRPr="00C17150" w:rsidDel="005D7027" w:rsidRDefault="00000000" w:rsidP="005D7027">
      <w:pPr>
        <w:pStyle w:val="SourceCode"/>
        <w:spacing w:line="360" w:lineRule="auto"/>
        <w:rPr>
          <w:del w:id="505" w:author="Office" w:date="2025-10-26T17:52:00Z" w16du:dateUtc="2025-10-26T17:52:00Z"/>
          <w:rFonts w:ascii="Times New Roman" w:hAnsi="Times New Roman" w:cs="Times New Roman"/>
        </w:rPr>
        <w:pPrChange w:id="506" w:author="Office" w:date="2025-10-26T17:52:00Z" w16du:dateUtc="2025-10-26T17:52:00Z">
          <w:pPr>
            <w:pStyle w:val="Heading3"/>
            <w:spacing w:line="360" w:lineRule="auto"/>
          </w:pPr>
        </w:pPrChange>
      </w:pPr>
      <w:bookmarkStart w:id="507" w:name="a.11.2-reproducing-research-results"/>
      <w:bookmarkEnd w:id="497"/>
      <w:del w:id="508" w:author="Office" w:date="2025-10-26T17:52:00Z" w16du:dateUtc="2025-10-26T17:52:00Z">
        <w:r w:rsidRPr="00C17150" w:rsidDel="005D7027">
          <w:rPr>
            <w:rFonts w:ascii="Times New Roman" w:hAnsi="Times New Roman" w:cs="Times New Roman"/>
          </w:rPr>
          <w:delText>A.11.2 Reproducing Research Results</w:delText>
        </w:r>
      </w:del>
    </w:p>
    <w:p w14:paraId="31977BFE" w14:textId="13DF21DB" w:rsidR="00064632" w:rsidRPr="00C17150" w:rsidDel="005D7027" w:rsidRDefault="00000000" w:rsidP="005D7027">
      <w:pPr>
        <w:pStyle w:val="SourceCode"/>
        <w:spacing w:line="360" w:lineRule="auto"/>
        <w:rPr>
          <w:del w:id="509" w:author="Office" w:date="2025-10-26T17:52:00Z" w16du:dateUtc="2025-10-26T17:52:00Z"/>
          <w:rFonts w:ascii="Times New Roman" w:hAnsi="Times New Roman" w:cs="Times New Roman"/>
        </w:rPr>
        <w:pPrChange w:id="510" w:author="Office" w:date="2025-10-26T17:52:00Z" w16du:dateUtc="2025-10-26T17:52:00Z">
          <w:pPr>
            <w:pStyle w:val="FirstParagraph"/>
            <w:spacing w:line="360" w:lineRule="auto"/>
          </w:pPr>
        </w:pPrChange>
      </w:pPr>
      <w:del w:id="511" w:author="Office" w:date="2025-10-26T17:52:00Z" w16du:dateUtc="2025-10-26T17:52:00Z">
        <w:r w:rsidRPr="00C17150" w:rsidDel="005D7027">
          <w:rPr>
            <w:rFonts w:ascii="Times New Roman" w:hAnsi="Times New Roman" w:cs="Times New Roman"/>
            <w:b/>
            <w:bCs/>
          </w:rPr>
          <w:delText>Step-by-Step Replication:</w:delText>
        </w:r>
      </w:del>
    </w:p>
    <w:p w14:paraId="1B7C81BD" w14:textId="586D01BE" w:rsidR="00064632" w:rsidRPr="00C17150" w:rsidDel="005D7027" w:rsidRDefault="00000000" w:rsidP="005D7027">
      <w:pPr>
        <w:pStyle w:val="SourceCode"/>
        <w:spacing w:line="360" w:lineRule="auto"/>
        <w:rPr>
          <w:del w:id="512" w:author="Office" w:date="2025-10-26T17:52:00Z" w16du:dateUtc="2025-10-26T17:52:00Z"/>
          <w:rFonts w:ascii="Times New Roman" w:hAnsi="Times New Roman" w:cs="Times New Roman"/>
        </w:rPr>
        <w:pPrChange w:id="513" w:author="Office" w:date="2025-10-26T17:52:00Z" w16du:dateUtc="2025-10-26T17:52:00Z">
          <w:pPr>
            <w:pStyle w:val="SourceCode"/>
            <w:spacing w:line="360" w:lineRule="auto"/>
          </w:pPr>
        </w:pPrChange>
      </w:pPr>
      <w:del w:id="514" w:author="Office" w:date="2025-10-26T17:52:00Z" w16du:dateUtc="2025-10-26T17:52:00Z">
        <w:r w:rsidRPr="00C17150" w:rsidDel="005D7027">
          <w:rPr>
            <w:rStyle w:val="CommentTok"/>
            <w:rFonts w:ascii="Times New Roman" w:hAnsi="Times New Roman" w:cs="Times New Roman"/>
            <w:color w:val="auto"/>
            <w:sz w:val="24"/>
          </w:rPr>
          <w:delText># Complete research replication script</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reproduce_research_results():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Reproduce all research results presented in Chapter 4</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GSE Sentiment Analysis Research Replication ==="</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1. Data Collection (if not using provided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1. Data Collection Phase"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use_provided_data: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load_provided_datasets()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run_full_data_collection()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2. Sentiment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2. Sentiment Analysis Phase"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perform_sentiment_analysis()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validate_sentiment_results(sentiment_results)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3. Machine Learning Models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3. Machine Learning Phase"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ml_results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train_and_evaluate_models()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4. Statistical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4. Statistical Analysis Phase"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correlation_results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perform_correlation_analysis()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granger_results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perform_granger_causality_tests()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5. Performance Evaluation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5. Performance Evaluation Phase"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performance_results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evaluate_prediction_performance()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6. Generate Tables and Figures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6. Generating Research Outputs"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generate_research_tables(ml_results, correlation_results, performance_results)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generate_research_figures(sentiment_results, ml_results, correlation_results)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7. Validation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7. Validating Results"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validate_against_published_results(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ml_results, correlation_results, performance_results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w:delText>
        </w:r>
        <w:r w:rsidRPr="00C17150" w:rsidDel="005D7027">
          <w:rPr>
            <w:rStyle w:val="CharTok"/>
            <w:rFonts w:ascii="Times New Roman" w:hAnsi="Times New Roman" w:cs="Times New Roman"/>
            <w:color w:val="auto"/>
            <w:sz w:val="24"/>
          </w:rPr>
          <w:delText>\n</w:delText>
        </w:r>
        <w:r w:rsidRPr="00C17150" w:rsidDel="005D7027">
          <w:rPr>
            <w:rStyle w:val="StringTok"/>
            <w:rFonts w:ascii="Times New Roman" w:hAnsi="Times New Roman" w:cs="Times New Roman"/>
            <w:color w:val="auto"/>
            <w:sz w:val="24"/>
          </w:rPr>
          <w:delText>=== Replication Complete ==="</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"All results have been reproduced and validated."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"Generated files:"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results/model_performance_table.csv"</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results/correlation_analysis_table.csv"</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results/prediction_accuracy_table.csv"</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figures/sentiment_distribution.png"</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figures/model_comparison.png"</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figures/correlation_heatmap.png"</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'ml_results'</w:delText>
        </w:r>
        <w:r w:rsidRPr="00C17150" w:rsidDel="005D7027">
          <w:rPr>
            <w:rStyle w:val="NormalTok"/>
            <w:rFonts w:ascii="Times New Roman" w:hAnsi="Times New Roman" w:cs="Times New Roman"/>
            <w:sz w:val="24"/>
          </w:rPr>
          <w:delText>: ml_results,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'correlation_results'</w:delText>
        </w:r>
        <w:r w:rsidRPr="00C17150" w:rsidDel="005D7027">
          <w:rPr>
            <w:rStyle w:val="NormalTok"/>
            <w:rFonts w:ascii="Times New Roman" w:hAnsi="Times New Roman" w:cs="Times New Roman"/>
            <w:sz w:val="24"/>
          </w:rPr>
          <w:delText>: correlation_results,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'performance_results'</w:delText>
        </w:r>
        <w:r w:rsidRPr="00C17150" w:rsidDel="005D7027">
          <w:rPr>
            <w:rStyle w:val="NormalTok"/>
            <w:rFonts w:ascii="Times New Roman" w:hAnsi="Times New Roman" w:cs="Times New Roman"/>
            <w:sz w:val="24"/>
          </w:rPr>
          <w:delText>: performance_results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Run replication</w:delText>
        </w:r>
        <w:r w:rsidRPr="00C17150" w:rsidDel="005D7027">
          <w:rPr>
            <w:rFonts w:ascii="Times New Roman" w:hAnsi="Times New Roman" w:cs="Times New Roman"/>
          </w:rPr>
          <w:br/>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__name__</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"__main__"</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reproduce_research_results()</w:delText>
        </w:r>
      </w:del>
    </w:p>
    <w:p w14:paraId="1289E78F" w14:textId="411449F1" w:rsidR="00064632" w:rsidRPr="00C17150" w:rsidDel="005D7027" w:rsidRDefault="00000000" w:rsidP="005D7027">
      <w:pPr>
        <w:pStyle w:val="SourceCode"/>
        <w:spacing w:line="360" w:lineRule="auto"/>
        <w:rPr>
          <w:del w:id="515" w:author="Office" w:date="2025-10-26T17:52:00Z" w16du:dateUtc="2025-10-26T17:52:00Z"/>
          <w:rFonts w:ascii="Times New Roman" w:hAnsi="Times New Roman" w:cs="Times New Roman"/>
        </w:rPr>
        <w:pPrChange w:id="516" w:author="Office" w:date="2025-10-26T17:52:00Z" w16du:dateUtc="2025-10-26T17:52:00Z">
          <w:pPr>
            <w:pStyle w:val="Heading3"/>
            <w:spacing w:line="360" w:lineRule="auto"/>
          </w:pPr>
        </w:pPrChange>
      </w:pPr>
      <w:bookmarkStart w:id="517" w:name="a.11.3-data-availability-statement"/>
      <w:bookmarkEnd w:id="507"/>
      <w:del w:id="518" w:author="Office" w:date="2025-10-26T17:52:00Z" w16du:dateUtc="2025-10-26T17:52:00Z">
        <w:r w:rsidRPr="00C17150" w:rsidDel="005D7027">
          <w:rPr>
            <w:rFonts w:ascii="Times New Roman" w:hAnsi="Times New Roman" w:cs="Times New Roman"/>
          </w:rPr>
          <w:delText>A.11.3 Data Availability Statement</w:delText>
        </w:r>
      </w:del>
    </w:p>
    <w:p w14:paraId="4F851FC1" w14:textId="492B67F8" w:rsidR="00064632" w:rsidRPr="00C17150" w:rsidDel="005D7027" w:rsidRDefault="00000000" w:rsidP="005D7027">
      <w:pPr>
        <w:pStyle w:val="SourceCode"/>
        <w:spacing w:line="360" w:lineRule="auto"/>
        <w:rPr>
          <w:del w:id="519" w:author="Office" w:date="2025-10-26T17:52:00Z" w16du:dateUtc="2025-10-26T17:52:00Z"/>
          <w:rFonts w:ascii="Times New Roman" w:hAnsi="Times New Roman" w:cs="Times New Roman"/>
        </w:rPr>
        <w:pPrChange w:id="520" w:author="Office" w:date="2025-10-26T17:52:00Z" w16du:dateUtc="2025-10-26T17:52:00Z">
          <w:pPr>
            <w:pStyle w:val="FirstParagraph"/>
            <w:spacing w:line="360" w:lineRule="auto"/>
          </w:pPr>
        </w:pPrChange>
      </w:pPr>
      <w:del w:id="521" w:author="Office" w:date="2025-10-26T17:52:00Z" w16du:dateUtc="2025-10-26T17:52:00Z">
        <w:r w:rsidRPr="00C17150" w:rsidDel="005D7027">
          <w:rPr>
            <w:rFonts w:ascii="Times New Roman" w:hAnsi="Times New Roman" w:cs="Times New Roman"/>
            <w:b/>
            <w:bCs/>
          </w:rPr>
          <w:delText>Data Access and Usage:</w:delText>
        </w:r>
      </w:del>
    </w:p>
    <w:p w14:paraId="412021E7" w14:textId="6710A124" w:rsidR="00064632" w:rsidRPr="00C17150" w:rsidDel="005D7027" w:rsidRDefault="00000000" w:rsidP="005D7027">
      <w:pPr>
        <w:pStyle w:val="SourceCode"/>
        <w:spacing w:line="360" w:lineRule="auto"/>
        <w:rPr>
          <w:del w:id="522" w:author="Office" w:date="2025-10-26T17:52:00Z" w16du:dateUtc="2025-10-26T17:52:00Z"/>
          <w:rFonts w:ascii="Times New Roman" w:hAnsi="Times New Roman" w:cs="Times New Roman"/>
        </w:rPr>
        <w:pPrChange w:id="523" w:author="Office" w:date="2025-10-26T17:52:00Z" w16du:dateUtc="2025-10-26T17:52:00Z">
          <w:pPr>
            <w:pStyle w:val="SourceCode"/>
            <w:spacing w:line="360" w:lineRule="auto"/>
          </w:pPr>
        </w:pPrChange>
      </w:pPr>
      <w:del w:id="524" w:author="Office" w:date="2025-10-26T17:52:00Z" w16du:dateUtc="2025-10-26T17:52:00Z">
        <w:r w:rsidRPr="00C17150" w:rsidDel="005D7027">
          <w:rPr>
            <w:rStyle w:val="VerbatimChar"/>
            <w:rFonts w:ascii="Times New Roman" w:hAnsi="Times New Roman" w:cs="Times New Roman"/>
            <w:sz w:val="24"/>
          </w:rPr>
          <w:delText>Data Availability Statement: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1. Raw Data:</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News articles: Available in gse_sentiment.db (anonymized content)</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Social media posts: Available in gse_sentiment.db (public posts only)</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Stock price data: Available in GSE_COMPOSITE_INDEX.csv and GSE_FINANCIAL_INDEX.csv</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Expert inputs: Available in gse_sentiment.db (anonymized)</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2. Processed Data:</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Sentiment scores: Calculated using provided scripts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Feature matrices: Generated using provided feature engineering code</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Model inputs: Created through preprocessing pipeline</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3. Code Availability:</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All analysis code: Provided in repository</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Model training scripts: Complete implementation included</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Evaluation frameworks: Full replication possible</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4. Reproducibility:</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Random seeds: Fixed for reproducible results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Version control: All dependency versions specified</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Documentation: Complete setup and execution instructions</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5. Ethical Considerations: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Personal information: Removed from all datasets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Copyright compliance: Only public/authorized content included</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 xml:space="preserve">   - Terms of service: All data collection respects platform terms</w:delText>
        </w:r>
      </w:del>
    </w:p>
    <w:p w14:paraId="08C17F40" w14:textId="7D0BDD32" w:rsidR="00064632" w:rsidDel="005D7027" w:rsidRDefault="00000000" w:rsidP="005D7027">
      <w:pPr>
        <w:pStyle w:val="SourceCode"/>
        <w:spacing w:line="360" w:lineRule="auto"/>
        <w:rPr>
          <w:del w:id="525" w:author="Office" w:date="2025-10-26T17:52:00Z" w16du:dateUtc="2025-10-26T17:52:00Z"/>
          <w:rFonts w:ascii="Times New Roman" w:hAnsi="Times New Roman" w:cs="Times New Roman"/>
        </w:rPr>
        <w:pPrChange w:id="526" w:author="Office" w:date="2025-10-26T17:52:00Z" w16du:dateUtc="2025-10-26T17:52:00Z">
          <w:pPr>
            <w:pStyle w:val="FirstParagraph"/>
            <w:spacing w:line="360" w:lineRule="auto"/>
          </w:pPr>
        </w:pPrChange>
      </w:pPr>
      <w:del w:id="527" w:author="Office" w:date="2025-10-26T17:52:00Z" w16du:dateUtc="2025-10-26T17:52:00Z">
        <w:r w:rsidRPr="00C17150" w:rsidDel="005D7027">
          <w:rPr>
            <w:rFonts w:ascii="Times New Roman" w:hAnsi="Times New Roman" w:cs="Times New Roman"/>
          </w:rPr>
          <w:delText>This comprehensive appendix ensures complete reproducibility of the research findings and provides all necessary components for independent validation and extension of the work.</w:delText>
        </w:r>
      </w:del>
    </w:p>
    <w:p w14:paraId="67CDA7A4" w14:textId="4B31CBA3" w:rsidR="008852DE" w:rsidDel="005D7027" w:rsidRDefault="008852DE" w:rsidP="005D7027">
      <w:pPr>
        <w:pStyle w:val="SourceCode"/>
        <w:spacing w:line="360" w:lineRule="auto"/>
        <w:rPr>
          <w:del w:id="528" w:author="Office" w:date="2025-10-26T17:52:00Z" w16du:dateUtc="2025-10-26T17:52:00Z"/>
        </w:rPr>
        <w:pPrChange w:id="529" w:author="Office" w:date="2025-10-26T17:52:00Z" w16du:dateUtc="2025-10-26T17:52:00Z">
          <w:pPr>
            <w:pStyle w:val="BodyText"/>
          </w:pPr>
        </w:pPrChange>
      </w:pPr>
    </w:p>
    <w:p w14:paraId="7FFF8448" w14:textId="42EA0F72" w:rsidR="008852DE" w:rsidDel="005D7027" w:rsidRDefault="008852DE" w:rsidP="005D7027">
      <w:pPr>
        <w:pStyle w:val="SourceCode"/>
        <w:spacing w:line="360" w:lineRule="auto"/>
        <w:rPr>
          <w:del w:id="530" w:author="Office" w:date="2025-10-26T17:52:00Z" w16du:dateUtc="2025-10-26T17:52:00Z"/>
        </w:rPr>
        <w:pPrChange w:id="531" w:author="Office" w:date="2025-10-26T17:52:00Z" w16du:dateUtc="2025-10-26T17:52:00Z">
          <w:pPr>
            <w:pStyle w:val="BodyText"/>
          </w:pPr>
        </w:pPrChange>
      </w:pPr>
      <w:del w:id="532" w:author="Office" w:date="2025-10-26T17:52:00Z" w16du:dateUtc="2025-10-26T17:52:00Z">
        <w:r w:rsidDel="005D7027">
          <w:delText>APPENDIX B: EDA AND FEATURE SELECTION CODE</w:delText>
        </w:r>
      </w:del>
    </w:p>
    <w:p w14:paraId="0882BBD1" w14:textId="285F6BFF" w:rsidR="008852DE" w:rsidDel="005D7027" w:rsidRDefault="008852DE" w:rsidP="005D7027">
      <w:pPr>
        <w:pStyle w:val="SourceCode"/>
        <w:spacing w:line="360" w:lineRule="auto"/>
        <w:rPr>
          <w:del w:id="533" w:author="Office" w:date="2025-10-26T17:52:00Z" w16du:dateUtc="2025-10-26T17:52:00Z"/>
        </w:rPr>
        <w:pPrChange w:id="534" w:author="Office" w:date="2025-10-26T17:52:00Z" w16du:dateUtc="2025-10-26T17:52:00Z">
          <w:pPr>
            <w:pStyle w:val="BodyText"/>
          </w:pPr>
        </w:pPrChange>
      </w:pPr>
    </w:p>
    <w:p w14:paraId="1A6BE591" w14:textId="078374B3" w:rsidR="008852DE" w:rsidDel="005D7027" w:rsidRDefault="008852DE" w:rsidP="005D7027">
      <w:pPr>
        <w:pStyle w:val="SourceCode"/>
        <w:spacing w:line="360" w:lineRule="auto"/>
        <w:rPr>
          <w:del w:id="535" w:author="Office" w:date="2025-10-26T17:52:00Z" w16du:dateUtc="2025-10-26T17:52:00Z"/>
        </w:rPr>
        <w:pPrChange w:id="536" w:author="Office" w:date="2025-10-26T17:52:00Z" w16du:dateUtc="2025-10-26T17:52:00Z">
          <w:pPr>
            <w:pStyle w:val="BodyText"/>
          </w:pPr>
        </w:pPrChange>
      </w:pPr>
      <w:del w:id="537" w:author="Office" w:date="2025-10-26T17:52:00Z" w16du:dateUtc="2025-10-26T17:52:00Z">
        <w:r w:rsidDel="005D7027">
          <w:delText>B.1 Data Analysis Script (analyze_data.py)</w:delText>
        </w:r>
      </w:del>
    </w:p>
    <w:p w14:paraId="3852BEB2" w14:textId="5920A94E" w:rsidR="008852DE" w:rsidDel="005D7027" w:rsidRDefault="008852DE" w:rsidP="005D7027">
      <w:pPr>
        <w:pStyle w:val="SourceCode"/>
        <w:spacing w:line="360" w:lineRule="auto"/>
        <w:rPr>
          <w:del w:id="538" w:author="Office" w:date="2025-10-26T17:52:00Z" w16du:dateUtc="2025-10-26T17:52:00Z"/>
        </w:rPr>
        <w:pPrChange w:id="539" w:author="Office" w:date="2025-10-26T17:52:00Z" w16du:dateUtc="2025-10-26T17:52:00Z">
          <w:pPr>
            <w:pStyle w:val="BodyText"/>
          </w:pPr>
        </w:pPrChange>
      </w:pPr>
    </w:p>
    <w:p w14:paraId="596A9664" w14:textId="45340AE9" w:rsidR="008852DE" w:rsidRPr="00FD033C" w:rsidDel="005D7027" w:rsidRDefault="008852DE" w:rsidP="005D7027">
      <w:pPr>
        <w:pStyle w:val="SourceCode"/>
        <w:spacing w:line="360" w:lineRule="auto"/>
        <w:rPr>
          <w:del w:id="540" w:author="Office" w:date="2025-10-26T17:52:00Z" w16du:dateUtc="2025-10-26T17:52:00Z"/>
          <w:lang w:val="de-DE"/>
        </w:rPr>
        <w:pPrChange w:id="541" w:author="Office" w:date="2025-10-26T17:52:00Z" w16du:dateUtc="2025-10-26T17:52:00Z">
          <w:pPr>
            <w:pStyle w:val="BodyText"/>
          </w:pPr>
        </w:pPrChange>
      </w:pPr>
      <w:del w:id="542" w:author="Office" w:date="2025-10-26T17:52:00Z" w16du:dateUtc="2025-10-26T17:52:00Z">
        <w:r w:rsidRPr="00FD033C" w:rsidDel="005D7027">
          <w:rPr>
            <w:lang w:val="de-DE"/>
          </w:rPr>
          <w:delText>```python</w:delText>
        </w:r>
      </w:del>
    </w:p>
    <w:p w14:paraId="69187176" w14:textId="472BF31C" w:rsidR="008852DE" w:rsidRPr="00FD033C" w:rsidDel="005D7027" w:rsidRDefault="008852DE" w:rsidP="005D7027">
      <w:pPr>
        <w:pStyle w:val="SourceCode"/>
        <w:spacing w:line="360" w:lineRule="auto"/>
        <w:rPr>
          <w:del w:id="543" w:author="Office" w:date="2025-10-26T17:52:00Z" w16du:dateUtc="2025-10-26T17:52:00Z"/>
          <w:lang w:val="de-DE"/>
        </w:rPr>
        <w:pPrChange w:id="544" w:author="Office" w:date="2025-10-26T17:52:00Z" w16du:dateUtc="2025-10-26T17:52:00Z">
          <w:pPr>
            <w:pStyle w:val="BodyText"/>
          </w:pPr>
        </w:pPrChange>
      </w:pPr>
      <w:del w:id="545" w:author="Office" w:date="2025-10-26T17:52:00Z" w16du:dateUtc="2025-10-26T17:52:00Z">
        <w:r w:rsidRPr="00FD033C" w:rsidDel="005D7027">
          <w:rPr>
            <w:lang w:val="de-DE"/>
          </w:rPr>
          <w:delText>#!/usr/bin/env python3</w:delText>
        </w:r>
      </w:del>
    </w:p>
    <w:p w14:paraId="69C5B4B9" w14:textId="1A485C3F" w:rsidR="008852DE" w:rsidRPr="00FD033C" w:rsidDel="005D7027" w:rsidRDefault="008852DE" w:rsidP="005D7027">
      <w:pPr>
        <w:pStyle w:val="SourceCode"/>
        <w:spacing w:line="360" w:lineRule="auto"/>
        <w:rPr>
          <w:del w:id="546" w:author="Office" w:date="2025-10-26T17:52:00Z" w16du:dateUtc="2025-10-26T17:52:00Z"/>
          <w:lang w:val="de-DE"/>
        </w:rPr>
        <w:pPrChange w:id="547" w:author="Office" w:date="2025-10-26T17:52:00Z" w16du:dateUtc="2025-10-26T17:52:00Z">
          <w:pPr>
            <w:pStyle w:val="BodyText"/>
          </w:pPr>
        </w:pPrChange>
      </w:pPr>
      <w:del w:id="548" w:author="Office" w:date="2025-10-26T17:52:00Z" w16du:dateUtc="2025-10-26T17:52:00Z">
        <w:r w:rsidRPr="00FD033C" w:rsidDel="005D7027">
          <w:rPr>
            <w:lang w:val="de-DE"/>
          </w:rPr>
          <w:delText>"""</w:delText>
        </w:r>
      </w:del>
    </w:p>
    <w:p w14:paraId="60B31CE2" w14:textId="6ECF8ABB" w:rsidR="008852DE" w:rsidDel="005D7027" w:rsidRDefault="008852DE" w:rsidP="005D7027">
      <w:pPr>
        <w:pStyle w:val="SourceCode"/>
        <w:spacing w:line="360" w:lineRule="auto"/>
        <w:rPr>
          <w:del w:id="549" w:author="Office" w:date="2025-10-26T17:52:00Z" w16du:dateUtc="2025-10-26T17:52:00Z"/>
        </w:rPr>
        <w:pPrChange w:id="550" w:author="Office" w:date="2025-10-26T17:52:00Z" w16du:dateUtc="2025-10-26T17:52:00Z">
          <w:pPr>
            <w:pStyle w:val="BodyText"/>
          </w:pPr>
        </w:pPrChange>
      </w:pPr>
      <w:del w:id="551" w:author="Office" w:date="2025-10-26T17:52:00Z" w16du:dateUtc="2025-10-26T17:52:00Z">
        <w:r w:rsidDel="005D7027">
          <w:delText>GSE Sentiment Analysis EDA and Feature Selection Pipeline</w:delText>
        </w:r>
      </w:del>
    </w:p>
    <w:p w14:paraId="5267F7B9" w14:textId="3C430009" w:rsidR="008852DE" w:rsidDel="005D7027" w:rsidRDefault="008852DE" w:rsidP="005D7027">
      <w:pPr>
        <w:pStyle w:val="SourceCode"/>
        <w:spacing w:line="360" w:lineRule="auto"/>
        <w:rPr>
          <w:del w:id="552" w:author="Office" w:date="2025-10-26T17:52:00Z" w16du:dateUtc="2025-10-26T17:52:00Z"/>
        </w:rPr>
        <w:pPrChange w:id="553" w:author="Office" w:date="2025-10-26T17:52:00Z" w16du:dateUtc="2025-10-26T17:52:00Z">
          <w:pPr>
            <w:pStyle w:val="BodyText"/>
          </w:pPr>
        </w:pPrChange>
      </w:pPr>
      <w:del w:id="554" w:author="Office" w:date="2025-10-26T17:52:00Z" w16du:dateUtc="2025-10-26T17:52:00Z">
        <w:r w:rsidDel="005D7027">
          <w:delText>Comprehensive exploratory data analysis and feature selection for GSE sentiment data</w:delText>
        </w:r>
      </w:del>
    </w:p>
    <w:p w14:paraId="79974414" w14:textId="52A2E821" w:rsidR="008852DE" w:rsidDel="005D7027" w:rsidRDefault="008852DE" w:rsidP="005D7027">
      <w:pPr>
        <w:pStyle w:val="SourceCode"/>
        <w:spacing w:line="360" w:lineRule="auto"/>
        <w:rPr>
          <w:del w:id="555" w:author="Office" w:date="2025-10-26T17:52:00Z" w16du:dateUtc="2025-10-26T17:52:00Z"/>
        </w:rPr>
        <w:pPrChange w:id="556" w:author="Office" w:date="2025-10-26T17:52:00Z" w16du:dateUtc="2025-10-26T17:52:00Z">
          <w:pPr>
            <w:pStyle w:val="BodyText"/>
          </w:pPr>
        </w:pPrChange>
      </w:pPr>
      <w:del w:id="557" w:author="Office" w:date="2025-10-26T17:52:00Z" w16du:dateUtc="2025-10-26T17:52:00Z">
        <w:r w:rsidDel="005D7027">
          <w:delText>"""</w:delText>
        </w:r>
      </w:del>
    </w:p>
    <w:p w14:paraId="3B1BA53B" w14:textId="4EB009A3" w:rsidR="008852DE" w:rsidDel="005D7027" w:rsidRDefault="008852DE" w:rsidP="005D7027">
      <w:pPr>
        <w:pStyle w:val="SourceCode"/>
        <w:spacing w:line="360" w:lineRule="auto"/>
        <w:rPr>
          <w:del w:id="558" w:author="Office" w:date="2025-10-26T17:52:00Z" w16du:dateUtc="2025-10-26T17:52:00Z"/>
        </w:rPr>
        <w:pPrChange w:id="559" w:author="Office" w:date="2025-10-26T17:52:00Z" w16du:dateUtc="2025-10-26T17:52:00Z">
          <w:pPr>
            <w:pStyle w:val="BodyText"/>
          </w:pPr>
        </w:pPrChange>
      </w:pPr>
    </w:p>
    <w:p w14:paraId="2E9EACEA" w14:textId="767B6132" w:rsidR="008852DE" w:rsidDel="005D7027" w:rsidRDefault="008852DE" w:rsidP="005D7027">
      <w:pPr>
        <w:pStyle w:val="SourceCode"/>
        <w:spacing w:line="360" w:lineRule="auto"/>
        <w:rPr>
          <w:del w:id="560" w:author="Office" w:date="2025-10-26T17:52:00Z" w16du:dateUtc="2025-10-26T17:52:00Z"/>
        </w:rPr>
        <w:pPrChange w:id="561" w:author="Office" w:date="2025-10-26T17:52:00Z" w16du:dateUtc="2025-10-26T17:52:00Z">
          <w:pPr>
            <w:pStyle w:val="BodyText"/>
          </w:pPr>
        </w:pPrChange>
      </w:pPr>
      <w:del w:id="562" w:author="Office" w:date="2025-10-26T17:52:00Z" w16du:dateUtc="2025-10-26T17:52:00Z">
        <w:r w:rsidDel="005D7027">
          <w:delText>import pandas as pd</w:delText>
        </w:r>
      </w:del>
    </w:p>
    <w:p w14:paraId="185C56BD" w14:textId="751C6097" w:rsidR="008852DE" w:rsidDel="005D7027" w:rsidRDefault="008852DE" w:rsidP="005D7027">
      <w:pPr>
        <w:pStyle w:val="SourceCode"/>
        <w:spacing w:line="360" w:lineRule="auto"/>
        <w:rPr>
          <w:del w:id="563" w:author="Office" w:date="2025-10-26T17:52:00Z" w16du:dateUtc="2025-10-26T17:52:00Z"/>
        </w:rPr>
        <w:pPrChange w:id="564" w:author="Office" w:date="2025-10-26T17:52:00Z" w16du:dateUtc="2025-10-26T17:52:00Z">
          <w:pPr>
            <w:pStyle w:val="BodyText"/>
          </w:pPr>
        </w:pPrChange>
      </w:pPr>
      <w:del w:id="565" w:author="Office" w:date="2025-10-26T17:52:00Z" w16du:dateUtc="2025-10-26T17:52:00Z">
        <w:r w:rsidDel="005D7027">
          <w:delText>import numpy as np</w:delText>
        </w:r>
      </w:del>
    </w:p>
    <w:p w14:paraId="29786050" w14:textId="454202E3" w:rsidR="008852DE" w:rsidDel="005D7027" w:rsidRDefault="008852DE" w:rsidP="005D7027">
      <w:pPr>
        <w:pStyle w:val="SourceCode"/>
        <w:spacing w:line="360" w:lineRule="auto"/>
        <w:rPr>
          <w:del w:id="566" w:author="Office" w:date="2025-10-26T17:52:00Z" w16du:dateUtc="2025-10-26T17:52:00Z"/>
        </w:rPr>
        <w:pPrChange w:id="567" w:author="Office" w:date="2025-10-26T17:52:00Z" w16du:dateUtc="2025-10-26T17:52:00Z">
          <w:pPr>
            <w:pStyle w:val="BodyText"/>
          </w:pPr>
        </w:pPrChange>
      </w:pPr>
      <w:del w:id="568" w:author="Office" w:date="2025-10-26T17:52:00Z" w16du:dateUtc="2025-10-26T17:52:00Z">
        <w:r w:rsidDel="005D7027">
          <w:delText>import sqlite3</w:delText>
        </w:r>
      </w:del>
    </w:p>
    <w:p w14:paraId="0A1393C4" w14:textId="0C6EC258" w:rsidR="008852DE" w:rsidDel="005D7027" w:rsidRDefault="008852DE" w:rsidP="005D7027">
      <w:pPr>
        <w:pStyle w:val="SourceCode"/>
        <w:spacing w:line="360" w:lineRule="auto"/>
        <w:rPr>
          <w:del w:id="569" w:author="Office" w:date="2025-10-26T17:52:00Z" w16du:dateUtc="2025-10-26T17:52:00Z"/>
        </w:rPr>
        <w:pPrChange w:id="570" w:author="Office" w:date="2025-10-26T17:52:00Z" w16du:dateUtc="2025-10-26T17:52:00Z">
          <w:pPr>
            <w:pStyle w:val="BodyText"/>
          </w:pPr>
        </w:pPrChange>
      </w:pPr>
      <w:del w:id="571" w:author="Office" w:date="2025-10-26T17:52:00Z" w16du:dateUtc="2025-10-26T17:52:00Z">
        <w:r w:rsidDel="005D7027">
          <w:delText>import matplotlib.pyplot as plt</w:delText>
        </w:r>
      </w:del>
    </w:p>
    <w:p w14:paraId="2C186A3F" w14:textId="134D7A3C" w:rsidR="008852DE" w:rsidDel="005D7027" w:rsidRDefault="008852DE" w:rsidP="005D7027">
      <w:pPr>
        <w:pStyle w:val="SourceCode"/>
        <w:spacing w:line="360" w:lineRule="auto"/>
        <w:rPr>
          <w:del w:id="572" w:author="Office" w:date="2025-10-26T17:52:00Z" w16du:dateUtc="2025-10-26T17:52:00Z"/>
        </w:rPr>
        <w:pPrChange w:id="573" w:author="Office" w:date="2025-10-26T17:52:00Z" w16du:dateUtc="2025-10-26T17:52:00Z">
          <w:pPr>
            <w:pStyle w:val="BodyText"/>
          </w:pPr>
        </w:pPrChange>
      </w:pPr>
      <w:del w:id="574" w:author="Office" w:date="2025-10-26T17:52:00Z" w16du:dateUtc="2025-10-26T17:52:00Z">
        <w:r w:rsidDel="005D7027">
          <w:delText>import seaborn as sns</w:delText>
        </w:r>
      </w:del>
    </w:p>
    <w:p w14:paraId="3FB0B486" w14:textId="0A311119" w:rsidR="008852DE" w:rsidDel="005D7027" w:rsidRDefault="008852DE" w:rsidP="005D7027">
      <w:pPr>
        <w:pStyle w:val="SourceCode"/>
        <w:spacing w:line="360" w:lineRule="auto"/>
        <w:rPr>
          <w:del w:id="575" w:author="Office" w:date="2025-10-26T17:52:00Z" w16du:dateUtc="2025-10-26T17:52:00Z"/>
        </w:rPr>
        <w:pPrChange w:id="576" w:author="Office" w:date="2025-10-26T17:52:00Z" w16du:dateUtc="2025-10-26T17:52:00Z">
          <w:pPr>
            <w:pStyle w:val="BodyText"/>
          </w:pPr>
        </w:pPrChange>
      </w:pPr>
      <w:del w:id="577" w:author="Office" w:date="2025-10-26T17:52:00Z" w16du:dateUtc="2025-10-26T17:52:00Z">
        <w:r w:rsidDel="005D7027">
          <w:delText>from sklearn.model_selection import train_test_split</w:delText>
        </w:r>
      </w:del>
    </w:p>
    <w:p w14:paraId="790A5703" w14:textId="4ACA5ABB" w:rsidR="008852DE" w:rsidDel="005D7027" w:rsidRDefault="008852DE" w:rsidP="005D7027">
      <w:pPr>
        <w:pStyle w:val="SourceCode"/>
        <w:spacing w:line="360" w:lineRule="auto"/>
        <w:rPr>
          <w:del w:id="578" w:author="Office" w:date="2025-10-26T17:52:00Z" w16du:dateUtc="2025-10-26T17:52:00Z"/>
        </w:rPr>
        <w:pPrChange w:id="579" w:author="Office" w:date="2025-10-26T17:52:00Z" w16du:dateUtc="2025-10-26T17:52:00Z">
          <w:pPr>
            <w:pStyle w:val="BodyText"/>
          </w:pPr>
        </w:pPrChange>
      </w:pPr>
      <w:del w:id="580" w:author="Office" w:date="2025-10-26T17:52:00Z" w16du:dateUtc="2025-10-26T17:52:00Z">
        <w:r w:rsidDel="005D7027">
          <w:delText>from sklearn.ensemble import RandomForestRegressor</w:delText>
        </w:r>
      </w:del>
    </w:p>
    <w:p w14:paraId="1CB9023B" w14:textId="4FF12DC3" w:rsidR="008852DE" w:rsidDel="005D7027" w:rsidRDefault="008852DE" w:rsidP="005D7027">
      <w:pPr>
        <w:pStyle w:val="SourceCode"/>
        <w:spacing w:line="360" w:lineRule="auto"/>
        <w:rPr>
          <w:del w:id="581" w:author="Office" w:date="2025-10-26T17:52:00Z" w16du:dateUtc="2025-10-26T17:52:00Z"/>
        </w:rPr>
        <w:pPrChange w:id="582" w:author="Office" w:date="2025-10-26T17:52:00Z" w16du:dateUtc="2025-10-26T17:52:00Z">
          <w:pPr>
            <w:pStyle w:val="BodyText"/>
          </w:pPr>
        </w:pPrChange>
      </w:pPr>
      <w:del w:id="583" w:author="Office" w:date="2025-10-26T17:52:00Z" w16du:dateUtc="2025-10-26T17:52:00Z">
        <w:r w:rsidDel="005D7027">
          <w:delText>from sklearn.feature_selection import RFE, mutual_info_regression</w:delText>
        </w:r>
      </w:del>
    </w:p>
    <w:p w14:paraId="009759E5" w14:textId="1DE1A1B0" w:rsidR="008852DE" w:rsidDel="005D7027" w:rsidRDefault="008852DE" w:rsidP="005D7027">
      <w:pPr>
        <w:pStyle w:val="SourceCode"/>
        <w:spacing w:line="360" w:lineRule="auto"/>
        <w:rPr>
          <w:del w:id="584" w:author="Office" w:date="2025-10-26T17:52:00Z" w16du:dateUtc="2025-10-26T17:52:00Z"/>
        </w:rPr>
        <w:pPrChange w:id="585" w:author="Office" w:date="2025-10-26T17:52:00Z" w16du:dateUtc="2025-10-26T17:52:00Z">
          <w:pPr>
            <w:pStyle w:val="BodyText"/>
          </w:pPr>
        </w:pPrChange>
      </w:pPr>
      <w:del w:id="586" w:author="Office" w:date="2025-10-26T17:52:00Z" w16du:dateUtc="2025-10-26T17:52:00Z">
        <w:r w:rsidDel="005D7027">
          <w:delText>from sklearn.preprocessing import StandardScaler</w:delText>
        </w:r>
      </w:del>
    </w:p>
    <w:p w14:paraId="49604C1B" w14:textId="6F167950" w:rsidR="008852DE" w:rsidDel="005D7027" w:rsidRDefault="008852DE" w:rsidP="005D7027">
      <w:pPr>
        <w:pStyle w:val="SourceCode"/>
        <w:spacing w:line="360" w:lineRule="auto"/>
        <w:rPr>
          <w:del w:id="587" w:author="Office" w:date="2025-10-26T17:52:00Z" w16du:dateUtc="2025-10-26T17:52:00Z"/>
        </w:rPr>
        <w:pPrChange w:id="588" w:author="Office" w:date="2025-10-26T17:52:00Z" w16du:dateUtc="2025-10-26T17:52:00Z">
          <w:pPr>
            <w:pStyle w:val="BodyText"/>
          </w:pPr>
        </w:pPrChange>
      </w:pPr>
      <w:del w:id="589" w:author="Office" w:date="2025-10-26T17:52:00Z" w16du:dateUtc="2025-10-26T17:52:00Z">
        <w:r w:rsidDel="005D7027">
          <w:delText>from scipy.stats import pearsonr, spearmanr</w:delText>
        </w:r>
      </w:del>
    </w:p>
    <w:p w14:paraId="0E547E35" w14:textId="3F84EE85" w:rsidR="008852DE" w:rsidDel="005D7027" w:rsidRDefault="008852DE" w:rsidP="005D7027">
      <w:pPr>
        <w:pStyle w:val="SourceCode"/>
        <w:spacing w:line="360" w:lineRule="auto"/>
        <w:rPr>
          <w:del w:id="590" w:author="Office" w:date="2025-10-26T17:52:00Z" w16du:dateUtc="2025-10-26T17:52:00Z"/>
        </w:rPr>
        <w:pPrChange w:id="591" w:author="Office" w:date="2025-10-26T17:52:00Z" w16du:dateUtc="2025-10-26T17:52:00Z">
          <w:pPr>
            <w:pStyle w:val="BodyText"/>
          </w:pPr>
        </w:pPrChange>
      </w:pPr>
      <w:del w:id="592" w:author="Office" w:date="2025-10-26T17:52:00Z" w16du:dateUtc="2025-10-26T17:52:00Z">
        <w:r w:rsidDel="005D7027">
          <w:delText>import json</w:delText>
        </w:r>
      </w:del>
    </w:p>
    <w:p w14:paraId="5A7A6063" w14:textId="681C7D93" w:rsidR="008852DE" w:rsidDel="005D7027" w:rsidRDefault="008852DE" w:rsidP="005D7027">
      <w:pPr>
        <w:pStyle w:val="SourceCode"/>
        <w:spacing w:line="360" w:lineRule="auto"/>
        <w:rPr>
          <w:del w:id="593" w:author="Office" w:date="2025-10-26T17:52:00Z" w16du:dateUtc="2025-10-26T17:52:00Z"/>
        </w:rPr>
        <w:pPrChange w:id="594" w:author="Office" w:date="2025-10-26T17:52:00Z" w16du:dateUtc="2025-10-26T17:52:00Z">
          <w:pPr>
            <w:pStyle w:val="BodyText"/>
          </w:pPr>
        </w:pPrChange>
      </w:pPr>
      <w:del w:id="595" w:author="Office" w:date="2025-10-26T17:52:00Z" w16du:dateUtc="2025-10-26T17:52:00Z">
        <w:r w:rsidDel="005D7027">
          <w:delText>import os</w:delText>
        </w:r>
      </w:del>
    </w:p>
    <w:p w14:paraId="23D0AB74" w14:textId="2E72D6D3" w:rsidR="008852DE" w:rsidDel="005D7027" w:rsidRDefault="008852DE" w:rsidP="005D7027">
      <w:pPr>
        <w:pStyle w:val="SourceCode"/>
        <w:spacing w:line="360" w:lineRule="auto"/>
        <w:rPr>
          <w:del w:id="596" w:author="Office" w:date="2025-10-26T17:52:00Z" w16du:dateUtc="2025-10-26T17:52:00Z"/>
        </w:rPr>
        <w:pPrChange w:id="597" w:author="Office" w:date="2025-10-26T17:52:00Z" w16du:dateUtc="2025-10-26T17:52:00Z">
          <w:pPr>
            <w:pStyle w:val="BodyText"/>
          </w:pPr>
        </w:pPrChange>
      </w:pPr>
      <w:del w:id="598" w:author="Office" w:date="2025-10-26T17:52:00Z" w16du:dateUtc="2025-10-26T17:52:00Z">
        <w:r w:rsidDel="005D7027">
          <w:delText>from datetime import datetime</w:delText>
        </w:r>
      </w:del>
    </w:p>
    <w:p w14:paraId="174E53CA" w14:textId="06A83153" w:rsidR="008852DE" w:rsidDel="005D7027" w:rsidRDefault="008852DE" w:rsidP="005D7027">
      <w:pPr>
        <w:pStyle w:val="SourceCode"/>
        <w:spacing w:line="360" w:lineRule="auto"/>
        <w:rPr>
          <w:del w:id="599" w:author="Office" w:date="2025-10-26T17:52:00Z" w16du:dateUtc="2025-10-26T17:52:00Z"/>
        </w:rPr>
        <w:pPrChange w:id="600" w:author="Office" w:date="2025-10-26T17:52:00Z" w16du:dateUtc="2025-10-26T17:52:00Z">
          <w:pPr>
            <w:pStyle w:val="BodyText"/>
          </w:pPr>
        </w:pPrChange>
      </w:pPr>
    </w:p>
    <w:p w14:paraId="32F12D46" w14:textId="2529D15A" w:rsidR="008852DE" w:rsidDel="005D7027" w:rsidRDefault="008852DE" w:rsidP="005D7027">
      <w:pPr>
        <w:pStyle w:val="SourceCode"/>
        <w:spacing w:line="360" w:lineRule="auto"/>
        <w:rPr>
          <w:del w:id="601" w:author="Office" w:date="2025-10-26T17:52:00Z" w16du:dateUtc="2025-10-26T17:52:00Z"/>
        </w:rPr>
        <w:pPrChange w:id="602" w:author="Office" w:date="2025-10-26T17:52:00Z" w16du:dateUtc="2025-10-26T17:52:00Z">
          <w:pPr>
            <w:pStyle w:val="BodyText"/>
          </w:pPr>
        </w:pPrChange>
      </w:pPr>
      <w:del w:id="603" w:author="Office" w:date="2025-10-26T17:52:00Z" w16du:dateUtc="2025-10-26T17:52:00Z">
        <w:r w:rsidDel="005D7027">
          <w:delText># Set style for plots</w:delText>
        </w:r>
      </w:del>
    </w:p>
    <w:p w14:paraId="69629571" w14:textId="52FB711A" w:rsidR="008852DE" w:rsidDel="005D7027" w:rsidRDefault="008852DE" w:rsidP="005D7027">
      <w:pPr>
        <w:pStyle w:val="SourceCode"/>
        <w:spacing w:line="360" w:lineRule="auto"/>
        <w:rPr>
          <w:del w:id="604" w:author="Office" w:date="2025-10-26T17:52:00Z" w16du:dateUtc="2025-10-26T17:52:00Z"/>
        </w:rPr>
        <w:pPrChange w:id="605" w:author="Office" w:date="2025-10-26T17:52:00Z" w16du:dateUtc="2025-10-26T17:52:00Z">
          <w:pPr>
            <w:pStyle w:val="BodyText"/>
          </w:pPr>
        </w:pPrChange>
      </w:pPr>
      <w:del w:id="606" w:author="Office" w:date="2025-10-26T17:52:00Z" w16du:dateUtc="2025-10-26T17:52:00Z">
        <w:r w:rsidDel="005D7027">
          <w:delText>plt.style.use('default')</w:delText>
        </w:r>
      </w:del>
    </w:p>
    <w:p w14:paraId="060C070A" w14:textId="0964EFE5" w:rsidR="008852DE" w:rsidDel="005D7027" w:rsidRDefault="008852DE" w:rsidP="005D7027">
      <w:pPr>
        <w:pStyle w:val="SourceCode"/>
        <w:spacing w:line="360" w:lineRule="auto"/>
        <w:rPr>
          <w:del w:id="607" w:author="Office" w:date="2025-10-26T17:52:00Z" w16du:dateUtc="2025-10-26T17:52:00Z"/>
        </w:rPr>
        <w:pPrChange w:id="608" w:author="Office" w:date="2025-10-26T17:52:00Z" w16du:dateUtc="2025-10-26T17:52:00Z">
          <w:pPr>
            <w:pStyle w:val="BodyText"/>
          </w:pPr>
        </w:pPrChange>
      </w:pPr>
      <w:del w:id="609" w:author="Office" w:date="2025-10-26T17:52:00Z" w16du:dateUtc="2025-10-26T17:52:00Z">
        <w:r w:rsidDel="005D7027">
          <w:delText>sns.set_palette("husl")</w:delText>
        </w:r>
      </w:del>
    </w:p>
    <w:p w14:paraId="1676CF32" w14:textId="0053EC0D" w:rsidR="008852DE" w:rsidDel="005D7027" w:rsidRDefault="008852DE" w:rsidP="005D7027">
      <w:pPr>
        <w:pStyle w:val="SourceCode"/>
        <w:spacing w:line="360" w:lineRule="auto"/>
        <w:rPr>
          <w:del w:id="610" w:author="Office" w:date="2025-10-26T17:52:00Z" w16du:dateUtc="2025-10-26T17:52:00Z"/>
        </w:rPr>
        <w:pPrChange w:id="611" w:author="Office" w:date="2025-10-26T17:52:00Z" w16du:dateUtc="2025-10-26T17:52:00Z">
          <w:pPr>
            <w:pStyle w:val="BodyText"/>
          </w:pPr>
        </w:pPrChange>
      </w:pPr>
    </w:p>
    <w:p w14:paraId="66F76C5B" w14:textId="6847A365" w:rsidR="008852DE" w:rsidDel="005D7027" w:rsidRDefault="008852DE" w:rsidP="005D7027">
      <w:pPr>
        <w:pStyle w:val="SourceCode"/>
        <w:spacing w:line="360" w:lineRule="auto"/>
        <w:rPr>
          <w:del w:id="612" w:author="Office" w:date="2025-10-26T17:52:00Z" w16du:dateUtc="2025-10-26T17:52:00Z"/>
        </w:rPr>
        <w:pPrChange w:id="613" w:author="Office" w:date="2025-10-26T17:52:00Z" w16du:dateUtc="2025-10-26T17:52:00Z">
          <w:pPr>
            <w:pStyle w:val="BodyText"/>
          </w:pPr>
        </w:pPrChange>
      </w:pPr>
      <w:del w:id="614" w:author="Office" w:date="2025-10-26T17:52:00Z" w16du:dateUtc="2025-10-26T17:52:00Z">
        <w:r w:rsidDel="005D7027">
          <w:delText>class GSEDataAnalyzer:</w:delText>
        </w:r>
      </w:del>
    </w:p>
    <w:p w14:paraId="3D04CBEE" w14:textId="0079E9D8" w:rsidR="008852DE" w:rsidDel="005D7027" w:rsidRDefault="008852DE" w:rsidP="005D7027">
      <w:pPr>
        <w:pStyle w:val="SourceCode"/>
        <w:spacing w:line="360" w:lineRule="auto"/>
        <w:rPr>
          <w:del w:id="615" w:author="Office" w:date="2025-10-26T17:52:00Z" w16du:dateUtc="2025-10-26T17:52:00Z"/>
        </w:rPr>
        <w:pPrChange w:id="616" w:author="Office" w:date="2025-10-26T17:52:00Z" w16du:dateUtc="2025-10-26T17:52:00Z">
          <w:pPr>
            <w:pStyle w:val="BodyText"/>
          </w:pPr>
        </w:pPrChange>
      </w:pPr>
      <w:del w:id="617" w:author="Office" w:date="2025-10-26T17:52:00Z" w16du:dateUtc="2025-10-26T17:52:00Z">
        <w:r w:rsidDel="005D7027">
          <w:delText xml:space="preserve">    """Comprehensive EDA and feature selection for GSE sentiment analysis"""</w:delText>
        </w:r>
      </w:del>
    </w:p>
    <w:p w14:paraId="7C104060" w14:textId="600CB3DF" w:rsidR="008852DE" w:rsidDel="005D7027" w:rsidRDefault="008852DE" w:rsidP="005D7027">
      <w:pPr>
        <w:pStyle w:val="SourceCode"/>
        <w:spacing w:line="360" w:lineRule="auto"/>
        <w:rPr>
          <w:del w:id="618" w:author="Office" w:date="2025-10-26T17:52:00Z" w16du:dateUtc="2025-10-26T17:52:00Z"/>
        </w:rPr>
        <w:pPrChange w:id="619" w:author="Office" w:date="2025-10-26T17:52:00Z" w16du:dateUtc="2025-10-26T17:52:00Z">
          <w:pPr>
            <w:pStyle w:val="BodyText"/>
          </w:pPr>
        </w:pPrChange>
      </w:pPr>
    </w:p>
    <w:p w14:paraId="168297B1" w14:textId="3227F0D4" w:rsidR="008852DE" w:rsidDel="005D7027" w:rsidRDefault="008852DE" w:rsidP="005D7027">
      <w:pPr>
        <w:pStyle w:val="SourceCode"/>
        <w:spacing w:line="360" w:lineRule="auto"/>
        <w:rPr>
          <w:del w:id="620" w:author="Office" w:date="2025-10-26T17:52:00Z" w16du:dateUtc="2025-10-26T17:52:00Z"/>
        </w:rPr>
        <w:pPrChange w:id="621" w:author="Office" w:date="2025-10-26T17:52:00Z" w16du:dateUtc="2025-10-26T17:52:00Z">
          <w:pPr>
            <w:pStyle w:val="BodyText"/>
          </w:pPr>
        </w:pPrChange>
      </w:pPr>
      <w:del w:id="622" w:author="Office" w:date="2025-10-26T17:52:00Z" w16du:dateUtc="2025-10-26T17:52:00Z">
        <w:r w:rsidDel="005D7027">
          <w:delText xml:space="preserve">    def __init__(self, db_path="gse_sentiment.db"):</w:delText>
        </w:r>
      </w:del>
    </w:p>
    <w:p w14:paraId="2B021BAC" w14:textId="07E3D36A" w:rsidR="008852DE" w:rsidDel="005D7027" w:rsidRDefault="008852DE" w:rsidP="005D7027">
      <w:pPr>
        <w:pStyle w:val="SourceCode"/>
        <w:spacing w:line="360" w:lineRule="auto"/>
        <w:rPr>
          <w:del w:id="623" w:author="Office" w:date="2025-10-26T17:52:00Z" w16du:dateUtc="2025-10-26T17:52:00Z"/>
        </w:rPr>
        <w:pPrChange w:id="624" w:author="Office" w:date="2025-10-26T17:52:00Z" w16du:dateUtc="2025-10-26T17:52:00Z">
          <w:pPr>
            <w:pStyle w:val="BodyText"/>
          </w:pPr>
        </w:pPrChange>
      </w:pPr>
      <w:del w:id="625" w:author="Office" w:date="2025-10-26T17:52:00Z" w16du:dateUtc="2025-10-26T17:52:00Z">
        <w:r w:rsidDel="005D7027">
          <w:delText xml:space="preserve">        self.db_path = db_path</w:delText>
        </w:r>
      </w:del>
    </w:p>
    <w:p w14:paraId="0AEC5C12" w14:textId="053D7702" w:rsidR="008852DE" w:rsidDel="005D7027" w:rsidRDefault="008852DE" w:rsidP="005D7027">
      <w:pPr>
        <w:pStyle w:val="SourceCode"/>
        <w:spacing w:line="360" w:lineRule="auto"/>
        <w:rPr>
          <w:del w:id="626" w:author="Office" w:date="2025-10-26T17:52:00Z" w16du:dateUtc="2025-10-26T17:52:00Z"/>
        </w:rPr>
        <w:pPrChange w:id="627" w:author="Office" w:date="2025-10-26T17:52:00Z" w16du:dateUtc="2025-10-26T17:52:00Z">
          <w:pPr>
            <w:pStyle w:val="BodyText"/>
          </w:pPr>
        </w:pPrChange>
      </w:pPr>
      <w:del w:id="628" w:author="Office" w:date="2025-10-26T17:52:00Z" w16du:dateUtc="2025-10-26T17:52:00Z">
        <w:r w:rsidDel="005D7027">
          <w:delText xml:space="preserve">        self.sentiment_df = None</w:delText>
        </w:r>
      </w:del>
    </w:p>
    <w:p w14:paraId="2894D610" w14:textId="210E0C8B" w:rsidR="008852DE" w:rsidDel="005D7027" w:rsidRDefault="008852DE" w:rsidP="005D7027">
      <w:pPr>
        <w:pStyle w:val="SourceCode"/>
        <w:spacing w:line="360" w:lineRule="auto"/>
        <w:rPr>
          <w:del w:id="629" w:author="Office" w:date="2025-10-26T17:52:00Z" w16du:dateUtc="2025-10-26T17:52:00Z"/>
        </w:rPr>
        <w:pPrChange w:id="630" w:author="Office" w:date="2025-10-26T17:52:00Z" w16du:dateUtc="2025-10-26T17:52:00Z">
          <w:pPr>
            <w:pStyle w:val="BodyText"/>
          </w:pPr>
        </w:pPrChange>
      </w:pPr>
      <w:del w:id="631" w:author="Office" w:date="2025-10-26T17:52:00Z" w16du:dateUtc="2025-10-26T17:52:00Z">
        <w:r w:rsidDel="005D7027">
          <w:delText xml:space="preserve">        self.stock_df = None</w:delText>
        </w:r>
      </w:del>
    </w:p>
    <w:p w14:paraId="70E4EE24" w14:textId="397E1FE9" w:rsidR="008852DE" w:rsidDel="005D7027" w:rsidRDefault="008852DE" w:rsidP="005D7027">
      <w:pPr>
        <w:pStyle w:val="SourceCode"/>
        <w:spacing w:line="360" w:lineRule="auto"/>
        <w:rPr>
          <w:del w:id="632" w:author="Office" w:date="2025-10-26T17:52:00Z" w16du:dateUtc="2025-10-26T17:52:00Z"/>
        </w:rPr>
        <w:pPrChange w:id="633" w:author="Office" w:date="2025-10-26T17:52:00Z" w16du:dateUtc="2025-10-26T17:52:00Z">
          <w:pPr>
            <w:pStyle w:val="BodyText"/>
          </w:pPr>
        </w:pPrChange>
      </w:pPr>
      <w:del w:id="634" w:author="Office" w:date="2025-10-26T17:52:00Z" w16du:dateUtc="2025-10-26T17:52:00Z">
        <w:r w:rsidDel="005D7027">
          <w:delText xml:space="preserve">        self.merged_df = None</w:delText>
        </w:r>
      </w:del>
    </w:p>
    <w:p w14:paraId="1990BC1D" w14:textId="369B090F" w:rsidR="008852DE" w:rsidDel="005D7027" w:rsidRDefault="008852DE" w:rsidP="005D7027">
      <w:pPr>
        <w:pStyle w:val="SourceCode"/>
        <w:spacing w:line="360" w:lineRule="auto"/>
        <w:rPr>
          <w:del w:id="635" w:author="Office" w:date="2025-10-26T17:52:00Z" w16du:dateUtc="2025-10-26T17:52:00Z"/>
        </w:rPr>
        <w:pPrChange w:id="636" w:author="Office" w:date="2025-10-26T17:52:00Z" w16du:dateUtc="2025-10-26T17:52:00Z">
          <w:pPr>
            <w:pStyle w:val="BodyText"/>
          </w:pPr>
        </w:pPrChange>
      </w:pPr>
    </w:p>
    <w:p w14:paraId="608D60B3" w14:textId="375EA8F0" w:rsidR="008852DE" w:rsidDel="005D7027" w:rsidRDefault="008852DE" w:rsidP="005D7027">
      <w:pPr>
        <w:pStyle w:val="SourceCode"/>
        <w:spacing w:line="360" w:lineRule="auto"/>
        <w:rPr>
          <w:del w:id="637" w:author="Office" w:date="2025-10-26T17:52:00Z" w16du:dateUtc="2025-10-26T17:52:00Z"/>
        </w:rPr>
        <w:pPrChange w:id="638" w:author="Office" w:date="2025-10-26T17:52:00Z" w16du:dateUtc="2025-10-26T17:52:00Z">
          <w:pPr>
            <w:pStyle w:val="BodyText"/>
          </w:pPr>
        </w:pPrChange>
      </w:pPr>
      <w:del w:id="639" w:author="Office" w:date="2025-10-26T17:52:00Z" w16du:dateUtc="2025-10-26T17:52:00Z">
        <w:r w:rsidDel="005D7027">
          <w:delText xml:space="preserve">    def load_data(self):</w:delText>
        </w:r>
      </w:del>
    </w:p>
    <w:p w14:paraId="2AC3ADC3" w14:textId="6D9FB96C" w:rsidR="008852DE" w:rsidDel="005D7027" w:rsidRDefault="008852DE" w:rsidP="005D7027">
      <w:pPr>
        <w:pStyle w:val="SourceCode"/>
        <w:spacing w:line="360" w:lineRule="auto"/>
        <w:rPr>
          <w:del w:id="640" w:author="Office" w:date="2025-10-26T17:52:00Z" w16du:dateUtc="2025-10-26T17:52:00Z"/>
        </w:rPr>
        <w:pPrChange w:id="641" w:author="Office" w:date="2025-10-26T17:52:00Z" w16du:dateUtc="2025-10-26T17:52:00Z">
          <w:pPr>
            <w:pStyle w:val="BodyText"/>
          </w:pPr>
        </w:pPrChange>
      </w:pPr>
      <w:del w:id="642" w:author="Office" w:date="2025-10-26T17:52:00Z" w16du:dateUtc="2025-10-26T17:52:00Z">
        <w:r w:rsidDel="005D7027">
          <w:delText xml:space="preserve">        """Load sentiment and stock data from database and CSV files"""</w:delText>
        </w:r>
      </w:del>
    </w:p>
    <w:p w14:paraId="2FEDD98C" w14:textId="49C3E714" w:rsidR="008852DE" w:rsidDel="005D7027" w:rsidRDefault="008852DE" w:rsidP="005D7027">
      <w:pPr>
        <w:pStyle w:val="SourceCode"/>
        <w:spacing w:line="360" w:lineRule="auto"/>
        <w:rPr>
          <w:del w:id="643" w:author="Office" w:date="2025-10-26T17:52:00Z" w16du:dateUtc="2025-10-26T17:52:00Z"/>
        </w:rPr>
        <w:pPrChange w:id="644" w:author="Office" w:date="2025-10-26T17:52:00Z" w16du:dateUtc="2025-10-26T17:52:00Z">
          <w:pPr>
            <w:pStyle w:val="BodyText"/>
          </w:pPr>
        </w:pPrChange>
      </w:pPr>
      <w:del w:id="645" w:author="Office" w:date="2025-10-26T17:52:00Z" w16du:dateUtc="2025-10-26T17:52:00Z">
        <w:r w:rsidDel="005D7027">
          <w:delText xml:space="preserve">        print("Loading data...")</w:delText>
        </w:r>
      </w:del>
    </w:p>
    <w:p w14:paraId="52BFA32E" w14:textId="7B84CC91" w:rsidR="008852DE" w:rsidDel="005D7027" w:rsidRDefault="008852DE" w:rsidP="005D7027">
      <w:pPr>
        <w:pStyle w:val="SourceCode"/>
        <w:spacing w:line="360" w:lineRule="auto"/>
        <w:rPr>
          <w:del w:id="646" w:author="Office" w:date="2025-10-26T17:52:00Z" w16du:dateUtc="2025-10-26T17:52:00Z"/>
        </w:rPr>
        <w:pPrChange w:id="647" w:author="Office" w:date="2025-10-26T17:52:00Z" w16du:dateUtc="2025-10-26T17:52:00Z">
          <w:pPr>
            <w:pStyle w:val="BodyText"/>
          </w:pPr>
        </w:pPrChange>
      </w:pPr>
    </w:p>
    <w:p w14:paraId="1CE3F4F4" w14:textId="5A1432CB" w:rsidR="008852DE" w:rsidDel="005D7027" w:rsidRDefault="008852DE" w:rsidP="005D7027">
      <w:pPr>
        <w:pStyle w:val="SourceCode"/>
        <w:spacing w:line="360" w:lineRule="auto"/>
        <w:rPr>
          <w:del w:id="648" w:author="Office" w:date="2025-10-26T17:52:00Z" w16du:dateUtc="2025-10-26T17:52:00Z"/>
        </w:rPr>
        <w:pPrChange w:id="649" w:author="Office" w:date="2025-10-26T17:52:00Z" w16du:dateUtc="2025-10-26T17:52:00Z">
          <w:pPr>
            <w:pStyle w:val="BodyText"/>
          </w:pPr>
        </w:pPrChange>
      </w:pPr>
      <w:del w:id="650" w:author="Office" w:date="2025-10-26T17:52:00Z" w16du:dateUtc="2025-10-26T17:52:00Z">
        <w:r w:rsidDel="005D7027">
          <w:delText xml:space="preserve">        # Load sentiment data</w:delText>
        </w:r>
      </w:del>
    </w:p>
    <w:p w14:paraId="7038F4ED" w14:textId="56C4C054" w:rsidR="008852DE" w:rsidDel="005D7027" w:rsidRDefault="008852DE" w:rsidP="005D7027">
      <w:pPr>
        <w:pStyle w:val="SourceCode"/>
        <w:spacing w:line="360" w:lineRule="auto"/>
        <w:rPr>
          <w:del w:id="651" w:author="Office" w:date="2025-10-26T17:52:00Z" w16du:dateUtc="2025-10-26T17:52:00Z"/>
        </w:rPr>
        <w:pPrChange w:id="652" w:author="Office" w:date="2025-10-26T17:52:00Z" w16du:dateUtc="2025-10-26T17:52:00Z">
          <w:pPr>
            <w:pStyle w:val="BodyText"/>
          </w:pPr>
        </w:pPrChange>
      </w:pPr>
      <w:del w:id="653" w:author="Office" w:date="2025-10-26T17:52:00Z" w16du:dateUtc="2025-10-26T17:52:00Z">
        <w:r w:rsidDel="005D7027">
          <w:delText xml:space="preserve">        conn = sqlite3.connect(self.db_path)</w:delText>
        </w:r>
      </w:del>
    </w:p>
    <w:p w14:paraId="54192274" w14:textId="5BF0C7B4" w:rsidR="008852DE" w:rsidDel="005D7027" w:rsidRDefault="008852DE" w:rsidP="005D7027">
      <w:pPr>
        <w:pStyle w:val="SourceCode"/>
        <w:spacing w:line="360" w:lineRule="auto"/>
        <w:rPr>
          <w:del w:id="654" w:author="Office" w:date="2025-10-26T17:52:00Z" w16du:dateUtc="2025-10-26T17:52:00Z"/>
        </w:rPr>
        <w:pPrChange w:id="655" w:author="Office" w:date="2025-10-26T17:52:00Z" w16du:dateUtc="2025-10-26T17:52:00Z">
          <w:pPr>
            <w:pStyle w:val="BodyText"/>
          </w:pPr>
        </w:pPrChange>
      </w:pPr>
      <w:del w:id="656" w:author="Office" w:date="2025-10-26T17:52:00Z" w16du:dateUtc="2025-10-26T17:52:00Z">
        <w:r w:rsidDel="005D7027">
          <w:delText xml:space="preserve">        self.sentiment_df = pd.read_sql_query("""</w:delText>
        </w:r>
      </w:del>
    </w:p>
    <w:p w14:paraId="634BADCE" w14:textId="507A10B7" w:rsidR="008852DE" w:rsidDel="005D7027" w:rsidRDefault="008852DE" w:rsidP="005D7027">
      <w:pPr>
        <w:pStyle w:val="SourceCode"/>
        <w:spacing w:line="360" w:lineRule="auto"/>
        <w:rPr>
          <w:del w:id="657" w:author="Office" w:date="2025-10-26T17:52:00Z" w16du:dateUtc="2025-10-26T17:52:00Z"/>
        </w:rPr>
        <w:pPrChange w:id="658" w:author="Office" w:date="2025-10-26T17:52:00Z" w16du:dateUtc="2025-10-26T17:52:00Z">
          <w:pPr>
            <w:pStyle w:val="BodyText"/>
          </w:pPr>
        </w:pPrChange>
      </w:pPr>
      <w:del w:id="659" w:author="Office" w:date="2025-10-26T17:52:00Z" w16du:dateUtc="2025-10-26T17:52:00Z">
        <w:r w:rsidDel="005D7027">
          <w:delText xml:space="preserve">            SELECT timestamp, source, sentiment_score, sentiment_label,</w:delText>
        </w:r>
      </w:del>
    </w:p>
    <w:p w14:paraId="6957A6BA" w14:textId="2F4C8A67" w:rsidR="008852DE" w:rsidDel="005D7027" w:rsidRDefault="008852DE" w:rsidP="005D7027">
      <w:pPr>
        <w:pStyle w:val="SourceCode"/>
        <w:spacing w:line="360" w:lineRule="auto"/>
        <w:rPr>
          <w:del w:id="660" w:author="Office" w:date="2025-10-26T17:52:00Z" w16du:dateUtc="2025-10-26T17:52:00Z"/>
        </w:rPr>
        <w:pPrChange w:id="661" w:author="Office" w:date="2025-10-26T17:52:00Z" w16du:dateUtc="2025-10-26T17:52:00Z">
          <w:pPr>
            <w:pStyle w:val="BodyText"/>
          </w:pPr>
        </w:pPrChange>
      </w:pPr>
      <w:del w:id="662" w:author="Office" w:date="2025-10-26T17:52:00Z" w16du:dateUtc="2025-10-26T17:52:00Z">
        <w:r w:rsidDel="005D7027">
          <w:delText xml:space="preserve">                   company, confidence, content</w:delText>
        </w:r>
      </w:del>
    </w:p>
    <w:p w14:paraId="62A4272D" w14:textId="42899083" w:rsidR="008852DE" w:rsidDel="005D7027" w:rsidRDefault="008852DE" w:rsidP="005D7027">
      <w:pPr>
        <w:pStyle w:val="SourceCode"/>
        <w:spacing w:line="360" w:lineRule="auto"/>
        <w:rPr>
          <w:del w:id="663" w:author="Office" w:date="2025-10-26T17:52:00Z" w16du:dateUtc="2025-10-26T17:52:00Z"/>
        </w:rPr>
        <w:pPrChange w:id="664" w:author="Office" w:date="2025-10-26T17:52:00Z" w16du:dateUtc="2025-10-26T17:52:00Z">
          <w:pPr>
            <w:pStyle w:val="BodyText"/>
          </w:pPr>
        </w:pPrChange>
      </w:pPr>
      <w:del w:id="665" w:author="Office" w:date="2025-10-26T17:52:00Z" w16du:dateUtc="2025-10-26T17:52:00Z">
        <w:r w:rsidDel="005D7027">
          <w:delText xml:space="preserve">            FROM sentiment_data</w:delText>
        </w:r>
      </w:del>
    </w:p>
    <w:p w14:paraId="4E7FE1FB" w14:textId="02E8EA62" w:rsidR="008852DE" w:rsidDel="005D7027" w:rsidRDefault="008852DE" w:rsidP="005D7027">
      <w:pPr>
        <w:pStyle w:val="SourceCode"/>
        <w:spacing w:line="360" w:lineRule="auto"/>
        <w:rPr>
          <w:del w:id="666" w:author="Office" w:date="2025-10-26T17:52:00Z" w16du:dateUtc="2025-10-26T17:52:00Z"/>
        </w:rPr>
        <w:pPrChange w:id="667" w:author="Office" w:date="2025-10-26T17:52:00Z" w16du:dateUtc="2025-10-26T17:52:00Z">
          <w:pPr>
            <w:pStyle w:val="BodyText"/>
          </w:pPr>
        </w:pPrChange>
      </w:pPr>
      <w:del w:id="668" w:author="Office" w:date="2025-10-26T17:52:00Z" w16du:dateUtc="2025-10-26T17:52:00Z">
        <w:r w:rsidDel="005D7027">
          <w:delText xml:space="preserve">        """, conn)</w:delText>
        </w:r>
      </w:del>
    </w:p>
    <w:p w14:paraId="1B0D44F6" w14:textId="5696161D" w:rsidR="008852DE" w:rsidDel="005D7027" w:rsidRDefault="008852DE" w:rsidP="005D7027">
      <w:pPr>
        <w:pStyle w:val="SourceCode"/>
        <w:spacing w:line="360" w:lineRule="auto"/>
        <w:rPr>
          <w:del w:id="669" w:author="Office" w:date="2025-10-26T17:52:00Z" w16du:dateUtc="2025-10-26T17:52:00Z"/>
        </w:rPr>
        <w:pPrChange w:id="670" w:author="Office" w:date="2025-10-26T17:52:00Z" w16du:dateUtc="2025-10-26T17:52:00Z">
          <w:pPr>
            <w:pStyle w:val="BodyText"/>
          </w:pPr>
        </w:pPrChange>
      </w:pPr>
      <w:del w:id="671" w:author="Office" w:date="2025-10-26T17:52:00Z" w16du:dateUtc="2025-10-26T17:52:00Z">
        <w:r w:rsidDel="005D7027">
          <w:delText xml:space="preserve">        conn.close()</w:delText>
        </w:r>
      </w:del>
    </w:p>
    <w:p w14:paraId="671B3E9F" w14:textId="56DB3DA3" w:rsidR="008852DE" w:rsidDel="005D7027" w:rsidRDefault="008852DE" w:rsidP="005D7027">
      <w:pPr>
        <w:pStyle w:val="SourceCode"/>
        <w:spacing w:line="360" w:lineRule="auto"/>
        <w:rPr>
          <w:del w:id="672" w:author="Office" w:date="2025-10-26T17:52:00Z" w16du:dateUtc="2025-10-26T17:52:00Z"/>
        </w:rPr>
        <w:pPrChange w:id="673" w:author="Office" w:date="2025-10-26T17:52:00Z" w16du:dateUtc="2025-10-26T17:52:00Z">
          <w:pPr>
            <w:pStyle w:val="BodyText"/>
          </w:pPr>
        </w:pPrChange>
      </w:pPr>
    </w:p>
    <w:p w14:paraId="1B3E4EE1" w14:textId="10F39EE6" w:rsidR="008852DE" w:rsidDel="005D7027" w:rsidRDefault="008852DE" w:rsidP="005D7027">
      <w:pPr>
        <w:pStyle w:val="SourceCode"/>
        <w:spacing w:line="360" w:lineRule="auto"/>
        <w:rPr>
          <w:del w:id="674" w:author="Office" w:date="2025-10-26T17:52:00Z" w16du:dateUtc="2025-10-26T17:52:00Z"/>
        </w:rPr>
        <w:pPrChange w:id="675" w:author="Office" w:date="2025-10-26T17:52:00Z" w16du:dateUtc="2025-10-26T17:52:00Z">
          <w:pPr>
            <w:pStyle w:val="BodyText"/>
          </w:pPr>
        </w:pPrChange>
      </w:pPr>
      <w:del w:id="676" w:author="Office" w:date="2025-10-26T17:52:00Z" w16du:dateUtc="2025-10-26T17:52:00Z">
        <w:r w:rsidDel="005D7027">
          <w:delText xml:space="preserve">        # Load stock data</w:delText>
        </w:r>
      </w:del>
    </w:p>
    <w:p w14:paraId="4064BD8B" w14:textId="0AF25563" w:rsidR="008852DE" w:rsidDel="005D7027" w:rsidRDefault="008852DE" w:rsidP="005D7027">
      <w:pPr>
        <w:pStyle w:val="SourceCode"/>
        <w:spacing w:line="360" w:lineRule="auto"/>
        <w:rPr>
          <w:del w:id="677" w:author="Office" w:date="2025-10-26T17:52:00Z" w16du:dateUtc="2025-10-26T17:52:00Z"/>
        </w:rPr>
        <w:pPrChange w:id="678" w:author="Office" w:date="2025-10-26T17:52:00Z" w16du:dateUtc="2025-10-26T17:52:00Z">
          <w:pPr>
            <w:pStyle w:val="BodyText"/>
          </w:pPr>
        </w:pPrChange>
      </w:pPr>
      <w:del w:id="679" w:author="Office" w:date="2025-10-26T17:52:00Z" w16du:dateUtc="2025-10-26T17:52:00Z">
        <w:r w:rsidDel="005D7027">
          <w:delText xml:space="preserve">        self.stock_df = pd.read_csv("GSE COMPOSITE INDEX.csv",</w:delText>
        </w:r>
      </w:del>
    </w:p>
    <w:p w14:paraId="73C852FD" w14:textId="79C19CF5" w:rsidR="008852DE" w:rsidDel="005D7027" w:rsidRDefault="008852DE" w:rsidP="005D7027">
      <w:pPr>
        <w:pStyle w:val="SourceCode"/>
        <w:spacing w:line="360" w:lineRule="auto"/>
        <w:rPr>
          <w:del w:id="680" w:author="Office" w:date="2025-10-26T17:52:00Z" w16du:dateUtc="2025-10-26T17:52:00Z"/>
        </w:rPr>
        <w:pPrChange w:id="681" w:author="Office" w:date="2025-10-26T17:52:00Z" w16du:dateUtc="2025-10-26T17:52:00Z">
          <w:pPr>
            <w:pStyle w:val="BodyText"/>
          </w:pPr>
        </w:pPrChange>
      </w:pPr>
      <w:del w:id="682" w:author="Office" w:date="2025-10-26T17:52:00Z" w16du:dateUtc="2025-10-26T17:52:00Z">
        <w:r w:rsidDel="005D7027">
          <w:delText xml:space="preserve">                                   header=None, skiprows=1)</w:delText>
        </w:r>
      </w:del>
    </w:p>
    <w:p w14:paraId="6724976A" w14:textId="42F93392" w:rsidR="008852DE" w:rsidDel="005D7027" w:rsidRDefault="008852DE" w:rsidP="005D7027">
      <w:pPr>
        <w:pStyle w:val="SourceCode"/>
        <w:spacing w:line="360" w:lineRule="auto"/>
        <w:rPr>
          <w:del w:id="683" w:author="Office" w:date="2025-10-26T17:52:00Z" w16du:dateUtc="2025-10-26T17:52:00Z"/>
        </w:rPr>
        <w:pPrChange w:id="684" w:author="Office" w:date="2025-10-26T17:52:00Z" w16du:dateUtc="2025-10-26T17:52:00Z">
          <w:pPr>
            <w:pStyle w:val="BodyText"/>
          </w:pPr>
        </w:pPrChange>
      </w:pPr>
      <w:del w:id="685" w:author="Office" w:date="2025-10-26T17:52:00Z" w16du:dateUtc="2025-10-26T17:52:00Z">
        <w:r w:rsidDel="005D7027">
          <w:delText xml:space="preserve">        self.stock_df.columns = ['Date', 'Open', 'High', 'Low', 'Close',</w:delText>
        </w:r>
      </w:del>
    </w:p>
    <w:p w14:paraId="01D19FBE" w14:textId="39F7BA96" w:rsidR="008852DE" w:rsidDel="005D7027" w:rsidRDefault="008852DE" w:rsidP="005D7027">
      <w:pPr>
        <w:pStyle w:val="SourceCode"/>
        <w:spacing w:line="360" w:lineRule="auto"/>
        <w:rPr>
          <w:del w:id="686" w:author="Office" w:date="2025-10-26T17:52:00Z" w16du:dateUtc="2025-10-26T17:52:00Z"/>
        </w:rPr>
        <w:pPrChange w:id="687" w:author="Office" w:date="2025-10-26T17:52:00Z" w16du:dateUtc="2025-10-26T17:52:00Z">
          <w:pPr>
            <w:pStyle w:val="BodyText"/>
          </w:pPr>
        </w:pPrChange>
      </w:pPr>
      <w:del w:id="688" w:author="Office" w:date="2025-10-26T17:52:00Z" w16du:dateUtc="2025-10-26T17:52:00Z">
        <w:r w:rsidDel="005D7027">
          <w:delText xml:space="preserve">                                'Turnover', 'Adj Close', 'Trades']</w:delText>
        </w:r>
      </w:del>
    </w:p>
    <w:p w14:paraId="61E9F485" w14:textId="6FBDDCBD" w:rsidR="008852DE" w:rsidDel="005D7027" w:rsidRDefault="008852DE" w:rsidP="005D7027">
      <w:pPr>
        <w:pStyle w:val="SourceCode"/>
        <w:spacing w:line="360" w:lineRule="auto"/>
        <w:rPr>
          <w:del w:id="689" w:author="Office" w:date="2025-10-26T17:52:00Z" w16du:dateUtc="2025-10-26T17:52:00Z"/>
        </w:rPr>
        <w:pPrChange w:id="690" w:author="Office" w:date="2025-10-26T17:52:00Z" w16du:dateUtc="2025-10-26T17:52:00Z">
          <w:pPr>
            <w:pStyle w:val="BodyText"/>
          </w:pPr>
        </w:pPrChange>
      </w:pPr>
    </w:p>
    <w:p w14:paraId="67566A82" w14:textId="243134C2" w:rsidR="008852DE" w:rsidDel="005D7027" w:rsidRDefault="008852DE" w:rsidP="005D7027">
      <w:pPr>
        <w:pStyle w:val="SourceCode"/>
        <w:spacing w:line="360" w:lineRule="auto"/>
        <w:rPr>
          <w:del w:id="691" w:author="Office" w:date="2025-10-26T17:52:00Z" w16du:dateUtc="2025-10-26T17:52:00Z"/>
        </w:rPr>
        <w:pPrChange w:id="692" w:author="Office" w:date="2025-10-26T17:52:00Z" w16du:dateUtc="2025-10-26T17:52:00Z">
          <w:pPr>
            <w:pStyle w:val="BodyText"/>
          </w:pPr>
        </w:pPrChange>
      </w:pPr>
      <w:del w:id="693" w:author="Office" w:date="2025-10-26T17:52:00Z" w16du:dateUtc="2025-10-26T17:52:00Z">
        <w:r w:rsidDel="005D7027">
          <w:delText xml:space="preserve">        # Clean and process data</w:delText>
        </w:r>
      </w:del>
    </w:p>
    <w:p w14:paraId="7940E60C" w14:textId="3B4AB1A5" w:rsidR="008852DE" w:rsidDel="005D7027" w:rsidRDefault="008852DE" w:rsidP="005D7027">
      <w:pPr>
        <w:pStyle w:val="SourceCode"/>
        <w:spacing w:line="360" w:lineRule="auto"/>
        <w:rPr>
          <w:del w:id="694" w:author="Office" w:date="2025-10-26T17:52:00Z" w16du:dateUtc="2025-10-26T17:52:00Z"/>
        </w:rPr>
        <w:pPrChange w:id="695" w:author="Office" w:date="2025-10-26T17:52:00Z" w16du:dateUtc="2025-10-26T17:52:00Z">
          <w:pPr>
            <w:pStyle w:val="BodyText"/>
          </w:pPr>
        </w:pPrChange>
      </w:pPr>
      <w:del w:id="696" w:author="Office" w:date="2025-10-26T17:52:00Z" w16du:dateUtc="2025-10-26T17:52:00Z">
        <w:r w:rsidDel="005D7027">
          <w:delText xml:space="preserve">        self._clean_data()</w:delText>
        </w:r>
      </w:del>
    </w:p>
    <w:p w14:paraId="49C65EFB" w14:textId="3B8DCA14" w:rsidR="008852DE" w:rsidDel="005D7027" w:rsidRDefault="008852DE" w:rsidP="005D7027">
      <w:pPr>
        <w:pStyle w:val="SourceCode"/>
        <w:spacing w:line="360" w:lineRule="auto"/>
        <w:rPr>
          <w:del w:id="697" w:author="Office" w:date="2025-10-26T17:52:00Z" w16du:dateUtc="2025-10-26T17:52:00Z"/>
        </w:rPr>
        <w:pPrChange w:id="698" w:author="Office" w:date="2025-10-26T17:52:00Z" w16du:dateUtc="2025-10-26T17:52:00Z">
          <w:pPr>
            <w:pStyle w:val="BodyText"/>
          </w:pPr>
        </w:pPrChange>
      </w:pPr>
    </w:p>
    <w:p w14:paraId="5A36B081" w14:textId="6F0E5D08" w:rsidR="008852DE" w:rsidDel="005D7027" w:rsidRDefault="008852DE" w:rsidP="005D7027">
      <w:pPr>
        <w:pStyle w:val="SourceCode"/>
        <w:spacing w:line="360" w:lineRule="auto"/>
        <w:rPr>
          <w:del w:id="699" w:author="Office" w:date="2025-10-26T17:52:00Z" w16du:dateUtc="2025-10-26T17:52:00Z"/>
        </w:rPr>
        <w:pPrChange w:id="700" w:author="Office" w:date="2025-10-26T17:52:00Z" w16du:dateUtc="2025-10-26T17:52:00Z">
          <w:pPr>
            <w:pStyle w:val="BodyText"/>
          </w:pPr>
        </w:pPrChange>
      </w:pPr>
      <w:del w:id="701" w:author="Office" w:date="2025-10-26T17:52:00Z" w16du:dateUtc="2025-10-26T17:52:00Z">
        <w:r w:rsidDel="005D7027">
          <w:delText xml:space="preserve">        print(f"Loaded {len(self.sentiment_df)} sentiment entries")</w:delText>
        </w:r>
      </w:del>
    </w:p>
    <w:p w14:paraId="7F1E1F39" w14:textId="393A6140" w:rsidR="008852DE" w:rsidDel="005D7027" w:rsidRDefault="008852DE" w:rsidP="005D7027">
      <w:pPr>
        <w:pStyle w:val="SourceCode"/>
        <w:spacing w:line="360" w:lineRule="auto"/>
        <w:rPr>
          <w:del w:id="702" w:author="Office" w:date="2025-10-26T17:52:00Z" w16du:dateUtc="2025-10-26T17:52:00Z"/>
        </w:rPr>
        <w:pPrChange w:id="703" w:author="Office" w:date="2025-10-26T17:52:00Z" w16du:dateUtc="2025-10-26T17:52:00Z">
          <w:pPr>
            <w:pStyle w:val="BodyText"/>
          </w:pPr>
        </w:pPrChange>
      </w:pPr>
      <w:del w:id="704" w:author="Office" w:date="2025-10-26T17:52:00Z" w16du:dateUtc="2025-10-26T17:52:00Z">
        <w:r w:rsidDel="005D7027">
          <w:delText xml:space="preserve">        print(f"Loaded {len(self.stock_df)} stock records")</w:delText>
        </w:r>
      </w:del>
    </w:p>
    <w:p w14:paraId="41A0D028" w14:textId="0FB19D62" w:rsidR="008852DE" w:rsidDel="005D7027" w:rsidRDefault="008852DE" w:rsidP="005D7027">
      <w:pPr>
        <w:pStyle w:val="SourceCode"/>
        <w:spacing w:line="360" w:lineRule="auto"/>
        <w:rPr>
          <w:del w:id="705" w:author="Office" w:date="2025-10-26T17:52:00Z" w16du:dateUtc="2025-10-26T17:52:00Z"/>
        </w:rPr>
        <w:pPrChange w:id="706" w:author="Office" w:date="2025-10-26T17:52:00Z" w16du:dateUtc="2025-10-26T17:52:00Z">
          <w:pPr>
            <w:pStyle w:val="BodyText"/>
          </w:pPr>
        </w:pPrChange>
      </w:pPr>
    </w:p>
    <w:p w14:paraId="515E7183" w14:textId="1CAFFA51" w:rsidR="008852DE" w:rsidDel="005D7027" w:rsidRDefault="008852DE" w:rsidP="005D7027">
      <w:pPr>
        <w:pStyle w:val="SourceCode"/>
        <w:spacing w:line="360" w:lineRule="auto"/>
        <w:rPr>
          <w:del w:id="707" w:author="Office" w:date="2025-10-26T17:52:00Z" w16du:dateUtc="2025-10-26T17:52:00Z"/>
        </w:rPr>
        <w:pPrChange w:id="708" w:author="Office" w:date="2025-10-26T17:52:00Z" w16du:dateUtc="2025-10-26T17:52:00Z">
          <w:pPr>
            <w:pStyle w:val="BodyText"/>
          </w:pPr>
        </w:pPrChange>
      </w:pPr>
      <w:del w:id="709" w:author="Office" w:date="2025-10-26T17:52:00Z" w16du:dateUtc="2025-10-26T17:52:00Z">
        <w:r w:rsidDel="005D7027">
          <w:delText xml:space="preserve">    def _clean_data(self):</w:delText>
        </w:r>
      </w:del>
    </w:p>
    <w:p w14:paraId="2F358668" w14:textId="1DB31531" w:rsidR="008852DE" w:rsidDel="005D7027" w:rsidRDefault="008852DE" w:rsidP="005D7027">
      <w:pPr>
        <w:pStyle w:val="SourceCode"/>
        <w:spacing w:line="360" w:lineRule="auto"/>
        <w:rPr>
          <w:del w:id="710" w:author="Office" w:date="2025-10-26T17:52:00Z" w16du:dateUtc="2025-10-26T17:52:00Z"/>
        </w:rPr>
        <w:pPrChange w:id="711" w:author="Office" w:date="2025-10-26T17:52:00Z" w16du:dateUtc="2025-10-26T17:52:00Z">
          <w:pPr>
            <w:pStyle w:val="BodyText"/>
          </w:pPr>
        </w:pPrChange>
      </w:pPr>
      <w:del w:id="712" w:author="Office" w:date="2025-10-26T17:52:00Z" w16du:dateUtc="2025-10-26T17:52:00Z">
        <w:r w:rsidDel="005D7027">
          <w:delText xml:space="preserve">        """Clean and preprocess the data"""</w:delText>
        </w:r>
      </w:del>
    </w:p>
    <w:p w14:paraId="33721920" w14:textId="7A40BC28" w:rsidR="008852DE" w:rsidDel="005D7027" w:rsidRDefault="008852DE" w:rsidP="005D7027">
      <w:pPr>
        <w:pStyle w:val="SourceCode"/>
        <w:spacing w:line="360" w:lineRule="auto"/>
        <w:rPr>
          <w:del w:id="713" w:author="Office" w:date="2025-10-26T17:52:00Z" w16du:dateUtc="2025-10-26T17:52:00Z"/>
        </w:rPr>
        <w:pPrChange w:id="714" w:author="Office" w:date="2025-10-26T17:52:00Z" w16du:dateUtc="2025-10-26T17:52:00Z">
          <w:pPr>
            <w:pStyle w:val="BodyText"/>
          </w:pPr>
        </w:pPrChange>
      </w:pPr>
    </w:p>
    <w:p w14:paraId="3B3AB632" w14:textId="5014EC97" w:rsidR="008852DE" w:rsidDel="005D7027" w:rsidRDefault="008852DE" w:rsidP="005D7027">
      <w:pPr>
        <w:pStyle w:val="SourceCode"/>
        <w:spacing w:line="360" w:lineRule="auto"/>
        <w:rPr>
          <w:del w:id="715" w:author="Office" w:date="2025-10-26T17:52:00Z" w16du:dateUtc="2025-10-26T17:52:00Z"/>
        </w:rPr>
        <w:pPrChange w:id="716" w:author="Office" w:date="2025-10-26T17:52:00Z" w16du:dateUtc="2025-10-26T17:52:00Z">
          <w:pPr>
            <w:pStyle w:val="BodyText"/>
          </w:pPr>
        </w:pPrChange>
      </w:pPr>
      <w:del w:id="717" w:author="Office" w:date="2025-10-26T17:52:00Z" w16du:dateUtc="2025-10-26T17:52:00Z">
        <w:r w:rsidDel="005D7027">
          <w:delText xml:space="preserve">        # Process sentiment data</w:delText>
        </w:r>
      </w:del>
    </w:p>
    <w:p w14:paraId="566C6046" w14:textId="2290B3AC" w:rsidR="008852DE" w:rsidDel="005D7027" w:rsidRDefault="008852DE" w:rsidP="005D7027">
      <w:pPr>
        <w:pStyle w:val="SourceCode"/>
        <w:spacing w:line="360" w:lineRule="auto"/>
        <w:rPr>
          <w:del w:id="718" w:author="Office" w:date="2025-10-26T17:52:00Z" w16du:dateUtc="2025-10-26T17:52:00Z"/>
        </w:rPr>
        <w:pPrChange w:id="719" w:author="Office" w:date="2025-10-26T17:52:00Z" w16du:dateUtc="2025-10-26T17:52:00Z">
          <w:pPr>
            <w:pStyle w:val="BodyText"/>
          </w:pPr>
        </w:pPrChange>
      </w:pPr>
      <w:del w:id="720" w:author="Office" w:date="2025-10-26T17:52:00Z" w16du:dateUtc="2025-10-26T17:52:00Z">
        <w:r w:rsidDel="005D7027">
          <w:delText xml:space="preserve">        self.sentiment_df['timestamp'] = pd.to_datetime(</w:delText>
        </w:r>
      </w:del>
    </w:p>
    <w:p w14:paraId="16B63B8B" w14:textId="37715AAA" w:rsidR="008852DE" w:rsidDel="005D7027" w:rsidRDefault="008852DE" w:rsidP="005D7027">
      <w:pPr>
        <w:pStyle w:val="SourceCode"/>
        <w:spacing w:line="360" w:lineRule="auto"/>
        <w:rPr>
          <w:del w:id="721" w:author="Office" w:date="2025-10-26T17:52:00Z" w16du:dateUtc="2025-10-26T17:52:00Z"/>
        </w:rPr>
        <w:pPrChange w:id="722" w:author="Office" w:date="2025-10-26T17:52:00Z" w16du:dateUtc="2025-10-26T17:52:00Z">
          <w:pPr>
            <w:pStyle w:val="BodyText"/>
          </w:pPr>
        </w:pPrChange>
      </w:pPr>
      <w:del w:id="723" w:author="Office" w:date="2025-10-26T17:52:00Z" w16du:dateUtc="2025-10-26T17:52:00Z">
        <w:r w:rsidDel="005D7027">
          <w:delText xml:space="preserve">            self.sentiment_df['timestamp'], errors='coerce'</w:delText>
        </w:r>
      </w:del>
    </w:p>
    <w:p w14:paraId="6816FC5D" w14:textId="02D9D287" w:rsidR="008852DE" w:rsidDel="005D7027" w:rsidRDefault="008852DE" w:rsidP="005D7027">
      <w:pPr>
        <w:pStyle w:val="SourceCode"/>
        <w:spacing w:line="360" w:lineRule="auto"/>
        <w:rPr>
          <w:del w:id="724" w:author="Office" w:date="2025-10-26T17:52:00Z" w16du:dateUtc="2025-10-26T17:52:00Z"/>
        </w:rPr>
        <w:pPrChange w:id="725" w:author="Office" w:date="2025-10-26T17:52:00Z" w16du:dateUtc="2025-10-26T17:52:00Z">
          <w:pPr>
            <w:pStyle w:val="BodyText"/>
          </w:pPr>
        </w:pPrChange>
      </w:pPr>
      <w:del w:id="726" w:author="Office" w:date="2025-10-26T17:52:00Z" w16du:dateUtc="2025-10-26T17:52:00Z">
        <w:r w:rsidDel="005D7027">
          <w:delText xml:space="preserve">        )</w:delText>
        </w:r>
      </w:del>
    </w:p>
    <w:p w14:paraId="54DC76D1" w14:textId="1718D9DC" w:rsidR="008852DE" w:rsidDel="005D7027" w:rsidRDefault="008852DE" w:rsidP="005D7027">
      <w:pPr>
        <w:pStyle w:val="SourceCode"/>
        <w:spacing w:line="360" w:lineRule="auto"/>
        <w:rPr>
          <w:del w:id="727" w:author="Office" w:date="2025-10-26T17:52:00Z" w16du:dateUtc="2025-10-26T17:52:00Z"/>
        </w:rPr>
        <w:pPrChange w:id="728" w:author="Office" w:date="2025-10-26T17:52:00Z" w16du:dateUtc="2025-10-26T17:52:00Z">
          <w:pPr>
            <w:pStyle w:val="BodyText"/>
          </w:pPr>
        </w:pPrChange>
      </w:pPr>
      <w:del w:id="729" w:author="Office" w:date="2025-10-26T17:52:00Z" w16du:dateUtc="2025-10-26T17:52:00Z">
        <w:r w:rsidDel="005D7027">
          <w:delText xml:space="preserve">        self.sentiment_df['date'] = self.sentiment_df['timestamp'].dt.date</w:delText>
        </w:r>
      </w:del>
    </w:p>
    <w:p w14:paraId="28C71382" w14:textId="2702B5BE" w:rsidR="008852DE" w:rsidDel="005D7027" w:rsidRDefault="008852DE" w:rsidP="005D7027">
      <w:pPr>
        <w:pStyle w:val="SourceCode"/>
        <w:spacing w:line="360" w:lineRule="auto"/>
        <w:rPr>
          <w:del w:id="730" w:author="Office" w:date="2025-10-26T17:52:00Z" w16du:dateUtc="2025-10-26T17:52:00Z"/>
        </w:rPr>
        <w:pPrChange w:id="731" w:author="Office" w:date="2025-10-26T17:52:00Z" w16du:dateUtc="2025-10-26T17:52:00Z">
          <w:pPr>
            <w:pStyle w:val="BodyText"/>
          </w:pPr>
        </w:pPrChange>
      </w:pPr>
      <w:del w:id="732" w:author="Office" w:date="2025-10-26T17:52:00Z" w16du:dateUtc="2025-10-26T17:52:00Z">
        <w:r w:rsidDel="005D7027">
          <w:delText xml:space="preserve">        self.sentiment_df['date'] = pd.to_datetime(self.sentiment_df['date'])</w:delText>
        </w:r>
      </w:del>
    </w:p>
    <w:p w14:paraId="7844250F" w14:textId="2E02F7B1" w:rsidR="008852DE" w:rsidDel="005D7027" w:rsidRDefault="008852DE" w:rsidP="005D7027">
      <w:pPr>
        <w:pStyle w:val="SourceCode"/>
        <w:spacing w:line="360" w:lineRule="auto"/>
        <w:rPr>
          <w:del w:id="733" w:author="Office" w:date="2025-10-26T17:52:00Z" w16du:dateUtc="2025-10-26T17:52:00Z"/>
        </w:rPr>
        <w:pPrChange w:id="734" w:author="Office" w:date="2025-10-26T17:52:00Z" w16du:dateUtc="2025-10-26T17:52:00Z">
          <w:pPr>
            <w:pStyle w:val="BodyText"/>
          </w:pPr>
        </w:pPrChange>
      </w:pPr>
    </w:p>
    <w:p w14:paraId="694EB18C" w14:textId="6760C780" w:rsidR="008852DE" w:rsidDel="005D7027" w:rsidRDefault="008852DE" w:rsidP="005D7027">
      <w:pPr>
        <w:pStyle w:val="SourceCode"/>
        <w:spacing w:line="360" w:lineRule="auto"/>
        <w:rPr>
          <w:del w:id="735" w:author="Office" w:date="2025-10-26T17:52:00Z" w16du:dateUtc="2025-10-26T17:52:00Z"/>
        </w:rPr>
        <w:pPrChange w:id="736" w:author="Office" w:date="2025-10-26T17:52:00Z" w16du:dateUtc="2025-10-26T17:52:00Z">
          <w:pPr>
            <w:pStyle w:val="BodyText"/>
          </w:pPr>
        </w:pPrChange>
      </w:pPr>
      <w:del w:id="737" w:author="Office" w:date="2025-10-26T17:52:00Z" w16du:dateUtc="2025-10-26T17:52:00Z">
        <w:r w:rsidDel="005D7027">
          <w:delText xml:space="preserve">        # Process stock data</w:delText>
        </w:r>
      </w:del>
    </w:p>
    <w:p w14:paraId="0AFE46DE" w14:textId="53B91E61" w:rsidR="008852DE" w:rsidDel="005D7027" w:rsidRDefault="008852DE" w:rsidP="005D7027">
      <w:pPr>
        <w:pStyle w:val="SourceCode"/>
        <w:spacing w:line="360" w:lineRule="auto"/>
        <w:rPr>
          <w:del w:id="738" w:author="Office" w:date="2025-10-26T17:52:00Z" w16du:dateUtc="2025-10-26T17:52:00Z"/>
        </w:rPr>
        <w:pPrChange w:id="739" w:author="Office" w:date="2025-10-26T17:52:00Z" w16du:dateUtc="2025-10-26T17:52:00Z">
          <w:pPr>
            <w:pStyle w:val="BodyText"/>
          </w:pPr>
        </w:pPrChange>
      </w:pPr>
      <w:del w:id="740" w:author="Office" w:date="2025-10-26T17:52:00Z" w16du:dateUtc="2025-10-26T17:52:00Z">
        <w:r w:rsidDel="005D7027">
          <w:delText xml:space="preserve">        self.stock_df['Date'] = pd.to_datetime(</w:delText>
        </w:r>
      </w:del>
    </w:p>
    <w:p w14:paraId="57F1618D" w14:textId="519A4EC0" w:rsidR="008852DE" w:rsidDel="005D7027" w:rsidRDefault="008852DE" w:rsidP="005D7027">
      <w:pPr>
        <w:pStyle w:val="SourceCode"/>
        <w:spacing w:line="360" w:lineRule="auto"/>
        <w:rPr>
          <w:del w:id="741" w:author="Office" w:date="2025-10-26T17:52:00Z" w16du:dateUtc="2025-10-26T17:52:00Z"/>
        </w:rPr>
        <w:pPrChange w:id="742" w:author="Office" w:date="2025-10-26T17:52:00Z" w16du:dateUtc="2025-10-26T17:52:00Z">
          <w:pPr>
            <w:pStyle w:val="BodyText"/>
          </w:pPr>
        </w:pPrChange>
      </w:pPr>
      <w:del w:id="743" w:author="Office" w:date="2025-10-26T17:52:00Z" w16du:dateUtc="2025-10-26T17:52:00Z">
        <w:r w:rsidDel="005D7027">
          <w:delText xml:space="preserve">            self.stock_df['Date'], format='%d/%m/%Y', errors='coerce'</w:delText>
        </w:r>
      </w:del>
    </w:p>
    <w:p w14:paraId="6238532F" w14:textId="5923164C" w:rsidR="008852DE" w:rsidDel="005D7027" w:rsidRDefault="008852DE" w:rsidP="005D7027">
      <w:pPr>
        <w:pStyle w:val="SourceCode"/>
        <w:spacing w:line="360" w:lineRule="auto"/>
        <w:rPr>
          <w:del w:id="744" w:author="Office" w:date="2025-10-26T17:52:00Z" w16du:dateUtc="2025-10-26T17:52:00Z"/>
        </w:rPr>
        <w:pPrChange w:id="745" w:author="Office" w:date="2025-10-26T17:52:00Z" w16du:dateUtc="2025-10-26T17:52:00Z">
          <w:pPr>
            <w:pStyle w:val="BodyText"/>
          </w:pPr>
        </w:pPrChange>
      </w:pPr>
      <w:del w:id="746" w:author="Office" w:date="2025-10-26T17:52:00Z" w16du:dateUtc="2025-10-26T17:52:00Z">
        <w:r w:rsidDel="005D7027">
          <w:delText xml:space="preserve">        )</w:delText>
        </w:r>
      </w:del>
    </w:p>
    <w:p w14:paraId="25DC20AC" w14:textId="5DDACD60" w:rsidR="008852DE" w:rsidDel="005D7027" w:rsidRDefault="008852DE" w:rsidP="005D7027">
      <w:pPr>
        <w:pStyle w:val="SourceCode"/>
        <w:spacing w:line="360" w:lineRule="auto"/>
        <w:rPr>
          <w:del w:id="747" w:author="Office" w:date="2025-10-26T17:52:00Z" w16du:dateUtc="2025-10-26T17:52:00Z"/>
        </w:rPr>
        <w:pPrChange w:id="748" w:author="Office" w:date="2025-10-26T17:52:00Z" w16du:dateUtc="2025-10-26T17:52:00Z">
          <w:pPr>
            <w:pStyle w:val="BodyText"/>
          </w:pPr>
        </w:pPrChange>
      </w:pPr>
      <w:del w:id="749" w:author="Office" w:date="2025-10-26T17:52:00Z" w16du:dateUtc="2025-10-26T17:52:00Z">
        <w:r w:rsidDel="005D7027">
          <w:delText xml:space="preserve">        self.stock_df = self.stock_df.dropna(subset=['Date'])</w:delText>
        </w:r>
      </w:del>
    </w:p>
    <w:p w14:paraId="08DE1DDC" w14:textId="2E05B15F" w:rsidR="008852DE" w:rsidDel="005D7027" w:rsidRDefault="008852DE" w:rsidP="005D7027">
      <w:pPr>
        <w:pStyle w:val="SourceCode"/>
        <w:spacing w:line="360" w:lineRule="auto"/>
        <w:rPr>
          <w:del w:id="750" w:author="Office" w:date="2025-10-26T17:52:00Z" w16du:dateUtc="2025-10-26T17:52:00Z"/>
        </w:rPr>
        <w:pPrChange w:id="751" w:author="Office" w:date="2025-10-26T17:52:00Z" w16du:dateUtc="2025-10-26T17:52:00Z">
          <w:pPr>
            <w:pStyle w:val="BodyText"/>
          </w:pPr>
        </w:pPrChange>
      </w:pPr>
    </w:p>
    <w:p w14:paraId="4C2C3D50" w14:textId="5A0D56E6" w:rsidR="008852DE" w:rsidDel="005D7027" w:rsidRDefault="008852DE" w:rsidP="005D7027">
      <w:pPr>
        <w:pStyle w:val="SourceCode"/>
        <w:spacing w:line="360" w:lineRule="auto"/>
        <w:rPr>
          <w:del w:id="752" w:author="Office" w:date="2025-10-26T17:52:00Z" w16du:dateUtc="2025-10-26T17:52:00Z"/>
        </w:rPr>
        <w:pPrChange w:id="753" w:author="Office" w:date="2025-10-26T17:52:00Z" w16du:dateUtc="2025-10-26T17:52:00Z">
          <w:pPr>
            <w:pStyle w:val="BodyText"/>
          </w:pPr>
        </w:pPrChange>
      </w:pPr>
      <w:del w:id="754" w:author="Office" w:date="2025-10-26T17:52:00Z" w16du:dateUtc="2025-10-26T17:52:00Z">
        <w:r w:rsidDel="005D7027">
          <w:delText xml:space="preserve">        # Calculate target variable (next day price movement)</w:delText>
        </w:r>
      </w:del>
    </w:p>
    <w:p w14:paraId="58390F56" w14:textId="39097EB3" w:rsidR="008852DE" w:rsidDel="005D7027" w:rsidRDefault="008852DE" w:rsidP="005D7027">
      <w:pPr>
        <w:pStyle w:val="SourceCode"/>
        <w:spacing w:line="360" w:lineRule="auto"/>
        <w:rPr>
          <w:del w:id="755" w:author="Office" w:date="2025-10-26T17:52:00Z" w16du:dateUtc="2025-10-26T17:52:00Z"/>
        </w:rPr>
        <w:pPrChange w:id="756" w:author="Office" w:date="2025-10-26T17:52:00Z" w16du:dateUtc="2025-10-26T17:52:00Z">
          <w:pPr>
            <w:pStyle w:val="BodyText"/>
          </w:pPr>
        </w:pPrChange>
      </w:pPr>
      <w:del w:id="757" w:author="Office" w:date="2025-10-26T17:52:00Z" w16du:dateUtc="2025-10-26T17:52:00Z">
        <w:r w:rsidDel="005D7027">
          <w:delText xml:space="preserve">        self.stock_df = self.stock_df.sort_values('Date')</w:delText>
        </w:r>
      </w:del>
    </w:p>
    <w:p w14:paraId="200E37F3" w14:textId="2765EE29" w:rsidR="008852DE" w:rsidDel="005D7027" w:rsidRDefault="008852DE" w:rsidP="005D7027">
      <w:pPr>
        <w:pStyle w:val="SourceCode"/>
        <w:spacing w:line="360" w:lineRule="auto"/>
        <w:rPr>
          <w:del w:id="758" w:author="Office" w:date="2025-10-26T17:52:00Z" w16du:dateUtc="2025-10-26T17:52:00Z"/>
        </w:rPr>
        <w:pPrChange w:id="759" w:author="Office" w:date="2025-10-26T17:52:00Z" w16du:dateUtc="2025-10-26T17:52:00Z">
          <w:pPr>
            <w:pStyle w:val="BodyText"/>
          </w:pPr>
        </w:pPrChange>
      </w:pPr>
      <w:del w:id="760" w:author="Office" w:date="2025-10-26T17:52:00Z" w16du:dateUtc="2025-10-26T17:52:00Z">
        <w:r w:rsidDel="005D7027">
          <w:delText xml:space="preserve">        self.stock_df['Price_Change'] = self.stock_df['Close'].pct_change()</w:delText>
        </w:r>
      </w:del>
    </w:p>
    <w:p w14:paraId="5C8539B8" w14:textId="0187643F" w:rsidR="008852DE" w:rsidDel="005D7027" w:rsidRDefault="008852DE" w:rsidP="005D7027">
      <w:pPr>
        <w:pStyle w:val="SourceCode"/>
        <w:spacing w:line="360" w:lineRule="auto"/>
        <w:rPr>
          <w:del w:id="761" w:author="Office" w:date="2025-10-26T17:52:00Z" w16du:dateUtc="2025-10-26T17:52:00Z"/>
        </w:rPr>
        <w:pPrChange w:id="762" w:author="Office" w:date="2025-10-26T17:52:00Z" w16du:dateUtc="2025-10-26T17:52:00Z">
          <w:pPr>
            <w:pStyle w:val="BodyText"/>
          </w:pPr>
        </w:pPrChange>
      </w:pPr>
      <w:del w:id="763" w:author="Office" w:date="2025-10-26T17:52:00Z" w16du:dateUtc="2025-10-26T17:52:00Z">
        <w:r w:rsidDel="005D7027">
          <w:delText xml:space="preserve">        self.stock_df['Target'] = (self.stock_df['Price_Change'].shift(-1) &gt; 0).astype(int)</w:delText>
        </w:r>
      </w:del>
    </w:p>
    <w:p w14:paraId="7E043CE1" w14:textId="421D6375" w:rsidR="008852DE" w:rsidDel="005D7027" w:rsidRDefault="008852DE" w:rsidP="005D7027">
      <w:pPr>
        <w:pStyle w:val="SourceCode"/>
        <w:spacing w:line="360" w:lineRule="auto"/>
        <w:rPr>
          <w:del w:id="764" w:author="Office" w:date="2025-10-26T17:52:00Z" w16du:dateUtc="2025-10-26T17:52:00Z"/>
        </w:rPr>
        <w:pPrChange w:id="765" w:author="Office" w:date="2025-10-26T17:52:00Z" w16du:dateUtc="2025-10-26T17:52:00Z">
          <w:pPr>
            <w:pStyle w:val="BodyText"/>
          </w:pPr>
        </w:pPrChange>
      </w:pPr>
    </w:p>
    <w:p w14:paraId="03A0794E" w14:textId="707A5ADC" w:rsidR="008852DE" w:rsidDel="005D7027" w:rsidRDefault="008852DE" w:rsidP="005D7027">
      <w:pPr>
        <w:pStyle w:val="SourceCode"/>
        <w:spacing w:line="360" w:lineRule="auto"/>
        <w:rPr>
          <w:del w:id="766" w:author="Office" w:date="2025-10-26T17:52:00Z" w16du:dateUtc="2025-10-26T17:52:00Z"/>
        </w:rPr>
        <w:pPrChange w:id="767" w:author="Office" w:date="2025-10-26T17:52:00Z" w16du:dateUtc="2025-10-26T17:52:00Z">
          <w:pPr>
            <w:pStyle w:val="BodyText"/>
          </w:pPr>
        </w:pPrChange>
      </w:pPr>
      <w:del w:id="768" w:author="Office" w:date="2025-10-26T17:52:00Z" w16du:dateUtc="2025-10-26T17:52:00Z">
        <w:r w:rsidDel="005D7027">
          <w:delText xml:space="preserve">        # Add technical indicators</w:delText>
        </w:r>
      </w:del>
    </w:p>
    <w:p w14:paraId="3E5A58AA" w14:textId="16BE6EE5" w:rsidR="008852DE" w:rsidDel="005D7027" w:rsidRDefault="008852DE" w:rsidP="005D7027">
      <w:pPr>
        <w:pStyle w:val="SourceCode"/>
        <w:spacing w:line="360" w:lineRule="auto"/>
        <w:rPr>
          <w:del w:id="769" w:author="Office" w:date="2025-10-26T17:52:00Z" w16du:dateUtc="2025-10-26T17:52:00Z"/>
        </w:rPr>
        <w:pPrChange w:id="770" w:author="Office" w:date="2025-10-26T17:52:00Z" w16du:dateUtc="2025-10-26T17:52:00Z">
          <w:pPr>
            <w:pStyle w:val="BodyText"/>
          </w:pPr>
        </w:pPrChange>
      </w:pPr>
      <w:del w:id="771" w:author="Office" w:date="2025-10-26T17:52:00Z" w16du:dateUtc="2025-10-26T17:52:00Z">
        <w:r w:rsidDel="005D7027">
          <w:delText xml:space="preserve">        self._add_technical_indicators()</w:delText>
        </w:r>
      </w:del>
    </w:p>
    <w:p w14:paraId="2B08357F" w14:textId="22B0FCFE" w:rsidR="008852DE" w:rsidDel="005D7027" w:rsidRDefault="008852DE" w:rsidP="005D7027">
      <w:pPr>
        <w:pStyle w:val="SourceCode"/>
        <w:spacing w:line="360" w:lineRule="auto"/>
        <w:rPr>
          <w:del w:id="772" w:author="Office" w:date="2025-10-26T17:52:00Z" w16du:dateUtc="2025-10-26T17:52:00Z"/>
        </w:rPr>
        <w:pPrChange w:id="773" w:author="Office" w:date="2025-10-26T17:52:00Z" w16du:dateUtc="2025-10-26T17:52:00Z">
          <w:pPr>
            <w:pStyle w:val="BodyText"/>
          </w:pPr>
        </w:pPrChange>
      </w:pPr>
    </w:p>
    <w:p w14:paraId="74F90467" w14:textId="72F56EBE" w:rsidR="008852DE" w:rsidDel="005D7027" w:rsidRDefault="008852DE" w:rsidP="005D7027">
      <w:pPr>
        <w:pStyle w:val="SourceCode"/>
        <w:spacing w:line="360" w:lineRule="auto"/>
        <w:rPr>
          <w:del w:id="774" w:author="Office" w:date="2025-10-26T17:52:00Z" w16du:dateUtc="2025-10-26T17:52:00Z"/>
        </w:rPr>
        <w:pPrChange w:id="775" w:author="Office" w:date="2025-10-26T17:52:00Z" w16du:dateUtc="2025-10-26T17:52:00Z">
          <w:pPr>
            <w:pStyle w:val="BodyText"/>
          </w:pPr>
        </w:pPrChange>
      </w:pPr>
      <w:del w:id="776" w:author="Office" w:date="2025-10-26T17:52:00Z" w16du:dateUtc="2025-10-26T17:52:00Z">
        <w:r w:rsidDel="005D7027">
          <w:delText xml:space="preserve">    def _add_technical_indicators(self):</w:delText>
        </w:r>
      </w:del>
    </w:p>
    <w:p w14:paraId="102AD743" w14:textId="2805D5D2" w:rsidR="008852DE" w:rsidDel="005D7027" w:rsidRDefault="008852DE" w:rsidP="005D7027">
      <w:pPr>
        <w:pStyle w:val="SourceCode"/>
        <w:spacing w:line="360" w:lineRule="auto"/>
        <w:rPr>
          <w:del w:id="777" w:author="Office" w:date="2025-10-26T17:52:00Z" w16du:dateUtc="2025-10-26T17:52:00Z"/>
        </w:rPr>
        <w:pPrChange w:id="778" w:author="Office" w:date="2025-10-26T17:52:00Z" w16du:dateUtc="2025-10-26T17:52:00Z">
          <w:pPr>
            <w:pStyle w:val="BodyText"/>
          </w:pPr>
        </w:pPrChange>
      </w:pPr>
      <w:del w:id="779" w:author="Office" w:date="2025-10-26T17:52:00Z" w16du:dateUtc="2025-10-26T17:52:00Z">
        <w:r w:rsidDel="005D7027">
          <w:delText xml:space="preserve">        """Add technical indicators to stock data"""</w:delText>
        </w:r>
      </w:del>
    </w:p>
    <w:p w14:paraId="5690D1EC" w14:textId="02E8934A" w:rsidR="008852DE" w:rsidDel="005D7027" w:rsidRDefault="008852DE" w:rsidP="005D7027">
      <w:pPr>
        <w:pStyle w:val="SourceCode"/>
        <w:spacing w:line="360" w:lineRule="auto"/>
        <w:rPr>
          <w:del w:id="780" w:author="Office" w:date="2025-10-26T17:52:00Z" w16du:dateUtc="2025-10-26T17:52:00Z"/>
        </w:rPr>
        <w:pPrChange w:id="781" w:author="Office" w:date="2025-10-26T17:52:00Z" w16du:dateUtc="2025-10-26T17:52:00Z">
          <w:pPr>
            <w:pStyle w:val="BodyText"/>
          </w:pPr>
        </w:pPrChange>
      </w:pPr>
    </w:p>
    <w:p w14:paraId="0CD22780" w14:textId="2281C342" w:rsidR="008852DE" w:rsidDel="005D7027" w:rsidRDefault="008852DE" w:rsidP="005D7027">
      <w:pPr>
        <w:pStyle w:val="SourceCode"/>
        <w:spacing w:line="360" w:lineRule="auto"/>
        <w:rPr>
          <w:del w:id="782" w:author="Office" w:date="2025-10-26T17:52:00Z" w16du:dateUtc="2025-10-26T17:52:00Z"/>
        </w:rPr>
        <w:pPrChange w:id="783" w:author="Office" w:date="2025-10-26T17:52:00Z" w16du:dateUtc="2025-10-26T17:52:00Z">
          <w:pPr>
            <w:pStyle w:val="BodyText"/>
          </w:pPr>
        </w:pPrChange>
      </w:pPr>
      <w:del w:id="784" w:author="Office" w:date="2025-10-26T17:52:00Z" w16du:dateUtc="2025-10-26T17:52:00Z">
        <w:r w:rsidDel="005D7027">
          <w:delText xml:space="preserve">        df = self.stock_df</w:delText>
        </w:r>
      </w:del>
    </w:p>
    <w:p w14:paraId="75420807" w14:textId="672C7412" w:rsidR="008852DE" w:rsidDel="005D7027" w:rsidRDefault="008852DE" w:rsidP="005D7027">
      <w:pPr>
        <w:pStyle w:val="SourceCode"/>
        <w:spacing w:line="360" w:lineRule="auto"/>
        <w:rPr>
          <w:del w:id="785" w:author="Office" w:date="2025-10-26T17:52:00Z" w16du:dateUtc="2025-10-26T17:52:00Z"/>
        </w:rPr>
        <w:pPrChange w:id="786" w:author="Office" w:date="2025-10-26T17:52:00Z" w16du:dateUtc="2025-10-26T17:52:00Z">
          <w:pPr>
            <w:pStyle w:val="BodyText"/>
          </w:pPr>
        </w:pPrChange>
      </w:pPr>
    </w:p>
    <w:p w14:paraId="013AED08" w14:textId="206FEFC1" w:rsidR="008852DE" w:rsidDel="005D7027" w:rsidRDefault="008852DE" w:rsidP="005D7027">
      <w:pPr>
        <w:pStyle w:val="SourceCode"/>
        <w:spacing w:line="360" w:lineRule="auto"/>
        <w:rPr>
          <w:del w:id="787" w:author="Office" w:date="2025-10-26T17:52:00Z" w16du:dateUtc="2025-10-26T17:52:00Z"/>
        </w:rPr>
        <w:pPrChange w:id="788" w:author="Office" w:date="2025-10-26T17:52:00Z" w16du:dateUtc="2025-10-26T17:52:00Z">
          <w:pPr>
            <w:pStyle w:val="BodyText"/>
          </w:pPr>
        </w:pPrChange>
      </w:pPr>
      <w:del w:id="789" w:author="Office" w:date="2025-10-26T17:52:00Z" w16du:dateUtc="2025-10-26T17:52:00Z">
        <w:r w:rsidDel="005D7027">
          <w:delText xml:space="preserve">        # Moving averages</w:delText>
        </w:r>
      </w:del>
    </w:p>
    <w:p w14:paraId="4CA40261" w14:textId="15AA4014" w:rsidR="008852DE" w:rsidDel="005D7027" w:rsidRDefault="008852DE" w:rsidP="005D7027">
      <w:pPr>
        <w:pStyle w:val="SourceCode"/>
        <w:spacing w:line="360" w:lineRule="auto"/>
        <w:rPr>
          <w:del w:id="790" w:author="Office" w:date="2025-10-26T17:52:00Z" w16du:dateUtc="2025-10-26T17:52:00Z"/>
        </w:rPr>
        <w:pPrChange w:id="791" w:author="Office" w:date="2025-10-26T17:52:00Z" w16du:dateUtc="2025-10-26T17:52:00Z">
          <w:pPr>
            <w:pStyle w:val="BodyText"/>
          </w:pPr>
        </w:pPrChange>
      </w:pPr>
      <w:del w:id="792" w:author="Office" w:date="2025-10-26T17:52:00Z" w16du:dateUtc="2025-10-26T17:52:00Z">
        <w:r w:rsidDel="005D7027">
          <w:delText xml:space="preserve">        df['MA_5'] = df['Close'].rolling(window=5).mean()</w:delText>
        </w:r>
      </w:del>
    </w:p>
    <w:p w14:paraId="4AFC1F1A" w14:textId="3A4068A9" w:rsidR="008852DE" w:rsidDel="005D7027" w:rsidRDefault="008852DE" w:rsidP="005D7027">
      <w:pPr>
        <w:pStyle w:val="SourceCode"/>
        <w:spacing w:line="360" w:lineRule="auto"/>
        <w:rPr>
          <w:del w:id="793" w:author="Office" w:date="2025-10-26T17:52:00Z" w16du:dateUtc="2025-10-26T17:52:00Z"/>
        </w:rPr>
        <w:pPrChange w:id="794" w:author="Office" w:date="2025-10-26T17:52:00Z" w16du:dateUtc="2025-10-26T17:52:00Z">
          <w:pPr>
            <w:pStyle w:val="BodyText"/>
          </w:pPr>
        </w:pPrChange>
      </w:pPr>
      <w:del w:id="795" w:author="Office" w:date="2025-10-26T17:52:00Z" w16du:dateUtc="2025-10-26T17:52:00Z">
        <w:r w:rsidDel="005D7027">
          <w:delText xml:space="preserve">        df['MA_10'] = df['Close'].rolling(window=10).mean()</w:delText>
        </w:r>
      </w:del>
    </w:p>
    <w:p w14:paraId="454201E9" w14:textId="02F07C80" w:rsidR="008852DE" w:rsidDel="005D7027" w:rsidRDefault="008852DE" w:rsidP="005D7027">
      <w:pPr>
        <w:pStyle w:val="SourceCode"/>
        <w:spacing w:line="360" w:lineRule="auto"/>
        <w:rPr>
          <w:del w:id="796" w:author="Office" w:date="2025-10-26T17:52:00Z" w16du:dateUtc="2025-10-26T17:52:00Z"/>
        </w:rPr>
        <w:pPrChange w:id="797" w:author="Office" w:date="2025-10-26T17:52:00Z" w16du:dateUtc="2025-10-26T17:52:00Z">
          <w:pPr>
            <w:pStyle w:val="BodyText"/>
          </w:pPr>
        </w:pPrChange>
      </w:pPr>
      <w:del w:id="798" w:author="Office" w:date="2025-10-26T17:52:00Z" w16du:dateUtc="2025-10-26T17:52:00Z">
        <w:r w:rsidDel="005D7027">
          <w:delText xml:space="preserve">        df['MA_20'] = df['Close'].rolling(window=20).mean()</w:delText>
        </w:r>
      </w:del>
    </w:p>
    <w:p w14:paraId="10501CD7" w14:textId="5EE4ED26" w:rsidR="008852DE" w:rsidDel="005D7027" w:rsidRDefault="008852DE" w:rsidP="005D7027">
      <w:pPr>
        <w:pStyle w:val="SourceCode"/>
        <w:spacing w:line="360" w:lineRule="auto"/>
        <w:rPr>
          <w:del w:id="799" w:author="Office" w:date="2025-10-26T17:52:00Z" w16du:dateUtc="2025-10-26T17:52:00Z"/>
        </w:rPr>
        <w:pPrChange w:id="800" w:author="Office" w:date="2025-10-26T17:52:00Z" w16du:dateUtc="2025-10-26T17:52:00Z">
          <w:pPr>
            <w:pStyle w:val="BodyText"/>
          </w:pPr>
        </w:pPrChange>
      </w:pPr>
    </w:p>
    <w:p w14:paraId="6C6F2BBC" w14:textId="0DC4825F" w:rsidR="008852DE" w:rsidDel="005D7027" w:rsidRDefault="008852DE" w:rsidP="005D7027">
      <w:pPr>
        <w:pStyle w:val="SourceCode"/>
        <w:spacing w:line="360" w:lineRule="auto"/>
        <w:rPr>
          <w:del w:id="801" w:author="Office" w:date="2025-10-26T17:52:00Z" w16du:dateUtc="2025-10-26T17:52:00Z"/>
        </w:rPr>
        <w:pPrChange w:id="802" w:author="Office" w:date="2025-10-26T17:52:00Z" w16du:dateUtc="2025-10-26T17:52:00Z">
          <w:pPr>
            <w:pStyle w:val="BodyText"/>
          </w:pPr>
        </w:pPrChange>
      </w:pPr>
      <w:del w:id="803" w:author="Office" w:date="2025-10-26T17:52:00Z" w16du:dateUtc="2025-10-26T17:52:00Z">
        <w:r w:rsidDel="005D7027">
          <w:delText xml:space="preserve">        # Price changes</w:delText>
        </w:r>
      </w:del>
    </w:p>
    <w:p w14:paraId="7FEDBE02" w14:textId="56C1E92C" w:rsidR="008852DE" w:rsidDel="005D7027" w:rsidRDefault="008852DE" w:rsidP="005D7027">
      <w:pPr>
        <w:pStyle w:val="SourceCode"/>
        <w:spacing w:line="360" w:lineRule="auto"/>
        <w:rPr>
          <w:del w:id="804" w:author="Office" w:date="2025-10-26T17:52:00Z" w16du:dateUtc="2025-10-26T17:52:00Z"/>
        </w:rPr>
        <w:pPrChange w:id="805" w:author="Office" w:date="2025-10-26T17:52:00Z" w16du:dateUtc="2025-10-26T17:52:00Z">
          <w:pPr>
            <w:pStyle w:val="BodyText"/>
          </w:pPr>
        </w:pPrChange>
      </w:pPr>
      <w:del w:id="806" w:author="Office" w:date="2025-10-26T17:52:00Z" w16du:dateUtc="2025-10-26T17:52:00Z">
        <w:r w:rsidDel="005D7027">
          <w:delText xml:space="preserve">        df['Price_Change_1d'] = df['Close'].pct_change(1)</w:delText>
        </w:r>
      </w:del>
    </w:p>
    <w:p w14:paraId="5E9F5686" w14:textId="75696A3D" w:rsidR="008852DE" w:rsidDel="005D7027" w:rsidRDefault="008852DE" w:rsidP="005D7027">
      <w:pPr>
        <w:pStyle w:val="SourceCode"/>
        <w:spacing w:line="360" w:lineRule="auto"/>
        <w:rPr>
          <w:del w:id="807" w:author="Office" w:date="2025-10-26T17:52:00Z" w16du:dateUtc="2025-10-26T17:52:00Z"/>
        </w:rPr>
        <w:pPrChange w:id="808" w:author="Office" w:date="2025-10-26T17:52:00Z" w16du:dateUtc="2025-10-26T17:52:00Z">
          <w:pPr>
            <w:pStyle w:val="BodyText"/>
          </w:pPr>
        </w:pPrChange>
      </w:pPr>
      <w:del w:id="809" w:author="Office" w:date="2025-10-26T17:52:00Z" w16du:dateUtc="2025-10-26T17:52:00Z">
        <w:r w:rsidDel="005D7027">
          <w:delText xml:space="preserve">        df['Price_Change_5d'] = df['Close'].pct_change(5)</w:delText>
        </w:r>
      </w:del>
    </w:p>
    <w:p w14:paraId="21C74001" w14:textId="681DA709" w:rsidR="008852DE" w:rsidDel="005D7027" w:rsidRDefault="008852DE" w:rsidP="005D7027">
      <w:pPr>
        <w:pStyle w:val="SourceCode"/>
        <w:spacing w:line="360" w:lineRule="auto"/>
        <w:rPr>
          <w:del w:id="810" w:author="Office" w:date="2025-10-26T17:52:00Z" w16du:dateUtc="2025-10-26T17:52:00Z"/>
        </w:rPr>
        <w:pPrChange w:id="811" w:author="Office" w:date="2025-10-26T17:52:00Z" w16du:dateUtc="2025-10-26T17:52:00Z">
          <w:pPr>
            <w:pStyle w:val="BodyText"/>
          </w:pPr>
        </w:pPrChange>
      </w:pPr>
    </w:p>
    <w:p w14:paraId="73EF1A5C" w14:textId="49CB8DE9" w:rsidR="008852DE" w:rsidDel="005D7027" w:rsidRDefault="008852DE" w:rsidP="005D7027">
      <w:pPr>
        <w:pStyle w:val="SourceCode"/>
        <w:spacing w:line="360" w:lineRule="auto"/>
        <w:rPr>
          <w:del w:id="812" w:author="Office" w:date="2025-10-26T17:52:00Z" w16du:dateUtc="2025-10-26T17:52:00Z"/>
        </w:rPr>
        <w:pPrChange w:id="813" w:author="Office" w:date="2025-10-26T17:52:00Z" w16du:dateUtc="2025-10-26T17:52:00Z">
          <w:pPr>
            <w:pStyle w:val="BodyText"/>
          </w:pPr>
        </w:pPrChange>
      </w:pPr>
      <w:del w:id="814" w:author="Office" w:date="2025-10-26T17:52:00Z" w16du:dateUtc="2025-10-26T17:52:00Z">
        <w:r w:rsidDel="005D7027">
          <w:delText xml:space="preserve">        # Volume indicators</w:delText>
        </w:r>
      </w:del>
    </w:p>
    <w:p w14:paraId="36D33DDF" w14:textId="7C401DF1" w:rsidR="008852DE" w:rsidDel="005D7027" w:rsidRDefault="008852DE" w:rsidP="005D7027">
      <w:pPr>
        <w:pStyle w:val="SourceCode"/>
        <w:spacing w:line="360" w:lineRule="auto"/>
        <w:rPr>
          <w:del w:id="815" w:author="Office" w:date="2025-10-26T17:52:00Z" w16du:dateUtc="2025-10-26T17:52:00Z"/>
        </w:rPr>
        <w:pPrChange w:id="816" w:author="Office" w:date="2025-10-26T17:52:00Z" w16du:dateUtc="2025-10-26T17:52:00Z">
          <w:pPr>
            <w:pStyle w:val="BodyText"/>
          </w:pPr>
        </w:pPrChange>
      </w:pPr>
      <w:del w:id="817" w:author="Office" w:date="2025-10-26T17:52:00Z" w16du:dateUtc="2025-10-26T17:52:00Z">
        <w:r w:rsidDel="005D7027">
          <w:delText xml:space="preserve">        df['Volume_MA'] = df['Turnover'].rolling(window=10).mean()</w:delText>
        </w:r>
      </w:del>
    </w:p>
    <w:p w14:paraId="60F976FE" w14:textId="4BEF98CB" w:rsidR="008852DE" w:rsidDel="005D7027" w:rsidRDefault="008852DE" w:rsidP="005D7027">
      <w:pPr>
        <w:pStyle w:val="SourceCode"/>
        <w:spacing w:line="360" w:lineRule="auto"/>
        <w:rPr>
          <w:del w:id="818" w:author="Office" w:date="2025-10-26T17:52:00Z" w16du:dateUtc="2025-10-26T17:52:00Z"/>
        </w:rPr>
        <w:pPrChange w:id="819" w:author="Office" w:date="2025-10-26T17:52:00Z" w16du:dateUtc="2025-10-26T17:52:00Z">
          <w:pPr>
            <w:pStyle w:val="BodyText"/>
          </w:pPr>
        </w:pPrChange>
      </w:pPr>
      <w:del w:id="820" w:author="Office" w:date="2025-10-26T17:52:00Z" w16du:dateUtc="2025-10-26T17:52:00Z">
        <w:r w:rsidDel="005D7027">
          <w:delText xml:space="preserve">        df['Volume_Ratio'] = df['Turnover'] / df['Volume_MA']</w:delText>
        </w:r>
      </w:del>
    </w:p>
    <w:p w14:paraId="5D56C617" w14:textId="41C57A37" w:rsidR="008852DE" w:rsidDel="005D7027" w:rsidRDefault="008852DE" w:rsidP="005D7027">
      <w:pPr>
        <w:pStyle w:val="SourceCode"/>
        <w:spacing w:line="360" w:lineRule="auto"/>
        <w:rPr>
          <w:del w:id="821" w:author="Office" w:date="2025-10-26T17:52:00Z" w16du:dateUtc="2025-10-26T17:52:00Z"/>
        </w:rPr>
        <w:pPrChange w:id="822" w:author="Office" w:date="2025-10-26T17:52:00Z" w16du:dateUtc="2025-10-26T17:52:00Z">
          <w:pPr>
            <w:pStyle w:val="BodyText"/>
          </w:pPr>
        </w:pPrChange>
      </w:pPr>
    </w:p>
    <w:p w14:paraId="64FA35B2" w14:textId="06254892" w:rsidR="008852DE" w:rsidDel="005D7027" w:rsidRDefault="008852DE" w:rsidP="005D7027">
      <w:pPr>
        <w:pStyle w:val="SourceCode"/>
        <w:spacing w:line="360" w:lineRule="auto"/>
        <w:rPr>
          <w:del w:id="823" w:author="Office" w:date="2025-10-26T17:52:00Z" w16du:dateUtc="2025-10-26T17:52:00Z"/>
        </w:rPr>
        <w:pPrChange w:id="824" w:author="Office" w:date="2025-10-26T17:52:00Z" w16du:dateUtc="2025-10-26T17:52:00Z">
          <w:pPr>
            <w:pStyle w:val="BodyText"/>
          </w:pPr>
        </w:pPrChange>
      </w:pPr>
      <w:del w:id="825" w:author="Office" w:date="2025-10-26T17:52:00Z" w16du:dateUtc="2025-10-26T17:52:00Z">
        <w:r w:rsidDel="005D7027">
          <w:delText xml:space="preserve">        # RSI (simplified)</w:delText>
        </w:r>
      </w:del>
    </w:p>
    <w:p w14:paraId="6DEAE998" w14:textId="2B91548E" w:rsidR="008852DE" w:rsidDel="005D7027" w:rsidRDefault="008852DE" w:rsidP="005D7027">
      <w:pPr>
        <w:pStyle w:val="SourceCode"/>
        <w:spacing w:line="360" w:lineRule="auto"/>
        <w:rPr>
          <w:del w:id="826" w:author="Office" w:date="2025-10-26T17:52:00Z" w16du:dateUtc="2025-10-26T17:52:00Z"/>
        </w:rPr>
        <w:pPrChange w:id="827" w:author="Office" w:date="2025-10-26T17:52:00Z" w16du:dateUtc="2025-10-26T17:52:00Z">
          <w:pPr>
            <w:pStyle w:val="BodyText"/>
          </w:pPr>
        </w:pPrChange>
      </w:pPr>
      <w:del w:id="828" w:author="Office" w:date="2025-10-26T17:52:00Z" w16du:dateUtc="2025-10-26T17:52:00Z">
        <w:r w:rsidDel="005D7027">
          <w:delText xml:space="preserve">        df['RSI'] = 50  # Placeholder for RSI calculation</w:delText>
        </w:r>
      </w:del>
    </w:p>
    <w:p w14:paraId="681056B1" w14:textId="01659E16" w:rsidR="008852DE" w:rsidDel="005D7027" w:rsidRDefault="008852DE" w:rsidP="005D7027">
      <w:pPr>
        <w:pStyle w:val="SourceCode"/>
        <w:spacing w:line="360" w:lineRule="auto"/>
        <w:rPr>
          <w:del w:id="829" w:author="Office" w:date="2025-10-26T17:52:00Z" w16du:dateUtc="2025-10-26T17:52:00Z"/>
        </w:rPr>
        <w:pPrChange w:id="830" w:author="Office" w:date="2025-10-26T17:52:00Z" w16du:dateUtc="2025-10-26T17:52:00Z">
          <w:pPr>
            <w:pStyle w:val="BodyText"/>
          </w:pPr>
        </w:pPrChange>
      </w:pPr>
    </w:p>
    <w:p w14:paraId="55DAA27C" w14:textId="50235F2C" w:rsidR="008852DE" w:rsidDel="005D7027" w:rsidRDefault="008852DE" w:rsidP="005D7027">
      <w:pPr>
        <w:pStyle w:val="SourceCode"/>
        <w:spacing w:line="360" w:lineRule="auto"/>
        <w:rPr>
          <w:del w:id="831" w:author="Office" w:date="2025-10-26T17:52:00Z" w16du:dateUtc="2025-10-26T17:52:00Z"/>
        </w:rPr>
        <w:pPrChange w:id="832" w:author="Office" w:date="2025-10-26T17:52:00Z" w16du:dateUtc="2025-10-26T17:52:00Z">
          <w:pPr>
            <w:pStyle w:val="BodyText"/>
          </w:pPr>
        </w:pPrChange>
      </w:pPr>
      <w:del w:id="833" w:author="Office" w:date="2025-10-26T17:52:00Z" w16du:dateUtc="2025-10-26T17:52:00Z">
        <w:r w:rsidDel="005D7027">
          <w:delText xml:space="preserve">    def perform_eda(self):</w:delText>
        </w:r>
      </w:del>
    </w:p>
    <w:p w14:paraId="3F985540" w14:textId="3E2601A3" w:rsidR="008852DE" w:rsidDel="005D7027" w:rsidRDefault="008852DE" w:rsidP="005D7027">
      <w:pPr>
        <w:pStyle w:val="SourceCode"/>
        <w:spacing w:line="360" w:lineRule="auto"/>
        <w:rPr>
          <w:del w:id="834" w:author="Office" w:date="2025-10-26T17:52:00Z" w16du:dateUtc="2025-10-26T17:52:00Z"/>
        </w:rPr>
        <w:pPrChange w:id="835" w:author="Office" w:date="2025-10-26T17:52:00Z" w16du:dateUtc="2025-10-26T17:52:00Z">
          <w:pPr>
            <w:pStyle w:val="BodyText"/>
          </w:pPr>
        </w:pPrChange>
      </w:pPr>
      <w:del w:id="836" w:author="Office" w:date="2025-10-26T17:52:00Z" w16du:dateUtc="2025-10-26T17:52:00Z">
        <w:r w:rsidDel="005D7027">
          <w:delText xml:space="preserve">        """Perform comprehensive exploratory data analysis"""</w:delText>
        </w:r>
      </w:del>
    </w:p>
    <w:p w14:paraId="520B48CC" w14:textId="5319985D" w:rsidR="008852DE" w:rsidDel="005D7027" w:rsidRDefault="008852DE" w:rsidP="005D7027">
      <w:pPr>
        <w:pStyle w:val="SourceCode"/>
        <w:spacing w:line="360" w:lineRule="auto"/>
        <w:rPr>
          <w:del w:id="837" w:author="Office" w:date="2025-10-26T17:52:00Z" w16du:dateUtc="2025-10-26T17:52:00Z"/>
        </w:rPr>
        <w:pPrChange w:id="838" w:author="Office" w:date="2025-10-26T17:52:00Z" w16du:dateUtc="2025-10-26T17:52:00Z">
          <w:pPr>
            <w:pStyle w:val="BodyText"/>
          </w:pPr>
        </w:pPrChange>
      </w:pPr>
    </w:p>
    <w:p w14:paraId="15F49E11" w14:textId="7C9E2AEB" w:rsidR="008852DE" w:rsidDel="005D7027" w:rsidRDefault="008852DE" w:rsidP="005D7027">
      <w:pPr>
        <w:pStyle w:val="SourceCode"/>
        <w:spacing w:line="360" w:lineRule="auto"/>
        <w:rPr>
          <w:del w:id="839" w:author="Office" w:date="2025-10-26T17:52:00Z" w16du:dateUtc="2025-10-26T17:52:00Z"/>
        </w:rPr>
        <w:pPrChange w:id="840" w:author="Office" w:date="2025-10-26T17:52:00Z" w16du:dateUtc="2025-10-26T17:52:00Z">
          <w:pPr>
            <w:pStyle w:val="BodyText"/>
          </w:pPr>
        </w:pPrChange>
      </w:pPr>
      <w:del w:id="841" w:author="Office" w:date="2025-10-26T17:52:00Z" w16du:dateUtc="2025-10-26T17:52:00Z">
        <w:r w:rsidDel="005D7027">
          <w:delText xml:space="preserve">        print("\n=== EXPLORATORY DATA ANALYSIS ===")</w:delText>
        </w:r>
      </w:del>
    </w:p>
    <w:p w14:paraId="6460B17D" w14:textId="5AE1803E" w:rsidR="008852DE" w:rsidDel="005D7027" w:rsidRDefault="008852DE" w:rsidP="005D7027">
      <w:pPr>
        <w:pStyle w:val="SourceCode"/>
        <w:spacing w:line="360" w:lineRule="auto"/>
        <w:rPr>
          <w:del w:id="842" w:author="Office" w:date="2025-10-26T17:52:00Z" w16du:dateUtc="2025-10-26T17:52:00Z"/>
        </w:rPr>
        <w:pPrChange w:id="843" w:author="Office" w:date="2025-10-26T17:52:00Z" w16du:dateUtc="2025-10-26T17:52:00Z">
          <w:pPr>
            <w:pStyle w:val="BodyText"/>
          </w:pPr>
        </w:pPrChange>
      </w:pPr>
    </w:p>
    <w:p w14:paraId="6C85F4E7" w14:textId="11C65890" w:rsidR="008852DE" w:rsidDel="005D7027" w:rsidRDefault="008852DE" w:rsidP="005D7027">
      <w:pPr>
        <w:pStyle w:val="SourceCode"/>
        <w:spacing w:line="360" w:lineRule="auto"/>
        <w:rPr>
          <w:del w:id="844" w:author="Office" w:date="2025-10-26T17:52:00Z" w16du:dateUtc="2025-10-26T17:52:00Z"/>
        </w:rPr>
        <w:pPrChange w:id="845" w:author="Office" w:date="2025-10-26T17:52:00Z" w16du:dateUtc="2025-10-26T17:52:00Z">
          <w:pPr>
            <w:pStyle w:val="BodyText"/>
          </w:pPr>
        </w:pPrChange>
      </w:pPr>
      <w:del w:id="846" w:author="Office" w:date="2025-10-26T17:52:00Z" w16du:dateUtc="2025-10-26T17:52:00Z">
        <w:r w:rsidDel="005D7027">
          <w:delText xml:space="preserve">        # Sentiment analysis</w:delText>
        </w:r>
      </w:del>
    </w:p>
    <w:p w14:paraId="6A1142B8" w14:textId="1C1D948D" w:rsidR="008852DE" w:rsidDel="005D7027" w:rsidRDefault="008852DE" w:rsidP="005D7027">
      <w:pPr>
        <w:pStyle w:val="SourceCode"/>
        <w:spacing w:line="360" w:lineRule="auto"/>
        <w:rPr>
          <w:del w:id="847" w:author="Office" w:date="2025-10-26T17:52:00Z" w16du:dateUtc="2025-10-26T17:52:00Z"/>
        </w:rPr>
        <w:pPrChange w:id="848" w:author="Office" w:date="2025-10-26T17:52:00Z" w16du:dateUtc="2025-10-26T17:52:00Z">
          <w:pPr>
            <w:pStyle w:val="BodyText"/>
          </w:pPr>
        </w:pPrChange>
      </w:pPr>
      <w:del w:id="849" w:author="Office" w:date="2025-10-26T17:52:00Z" w16du:dateUtc="2025-10-26T17:52:00Z">
        <w:r w:rsidDel="005D7027">
          <w:delText xml:space="preserve">        self._analyze_sentiment_data()</w:delText>
        </w:r>
      </w:del>
    </w:p>
    <w:p w14:paraId="33396FFA" w14:textId="35D8B8C5" w:rsidR="008852DE" w:rsidDel="005D7027" w:rsidRDefault="008852DE" w:rsidP="005D7027">
      <w:pPr>
        <w:pStyle w:val="SourceCode"/>
        <w:spacing w:line="360" w:lineRule="auto"/>
        <w:rPr>
          <w:del w:id="850" w:author="Office" w:date="2025-10-26T17:52:00Z" w16du:dateUtc="2025-10-26T17:52:00Z"/>
        </w:rPr>
        <w:pPrChange w:id="851" w:author="Office" w:date="2025-10-26T17:52:00Z" w16du:dateUtc="2025-10-26T17:52:00Z">
          <w:pPr>
            <w:pStyle w:val="BodyText"/>
          </w:pPr>
        </w:pPrChange>
      </w:pPr>
    </w:p>
    <w:p w14:paraId="3D898936" w14:textId="519FDDBB" w:rsidR="008852DE" w:rsidDel="005D7027" w:rsidRDefault="008852DE" w:rsidP="005D7027">
      <w:pPr>
        <w:pStyle w:val="SourceCode"/>
        <w:spacing w:line="360" w:lineRule="auto"/>
        <w:rPr>
          <w:del w:id="852" w:author="Office" w:date="2025-10-26T17:52:00Z" w16du:dateUtc="2025-10-26T17:52:00Z"/>
        </w:rPr>
        <w:pPrChange w:id="853" w:author="Office" w:date="2025-10-26T17:52:00Z" w16du:dateUtc="2025-10-26T17:52:00Z">
          <w:pPr>
            <w:pStyle w:val="BodyText"/>
          </w:pPr>
        </w:pPrChange>
      </w:pPr>
      <w:del w:id="854" w:author="Office" w:date="2025-10-26T17:52:00Z" w16du:dateUtc="2025-10-26T17:52:00Z">
        <w:r w:rsidDel="005D7027">
          <w:delText xml:space="preserve">        # Stock data analysis</w:delText>
        </w:r>
      </w:del>
    </w:p>
    <w:p w14:paraId="6061A9B7" w14:textId="0B7FF1F3" w:rsidR="008852DE" w:rsidDel="005D7027" w:rsidRDefault="008852DE" w:rsidP="005D7027">
      <w:pPr>
        <w:pStyle w:val="SourceCode"/>
        <w:spacing w:line="360" w:lineRule="auto"/>
        <w:rPr>
          <w:del w:id="855" w:author="Office" w:date="2025-10-26T17:52:00Z" w16du:dateUtc="2025-10-26T17:52:00Z"/>
        </w:rPr>
        <w:pPrChange w:id="856" w:author="Office" w:date="2025-10-26T17:52:00Z" w16du:dateUtc="2025-10-26T17:52:00Z">
          <w:pPr>
            <w:pStyle w:val="BodyText"/>
          </w:pPr>
        </w:pPrChange>
      </w:pPr>
      <w:del w:id="857" w:author="Office" w:date="2025-10-26T17:52:00Z" w16du:dateUtc="2025-10-26T17:52:00Z">
        <w:r w:rsidDel="005D7027">
          <w:delText xml:space="preserve">        self._analyze_stock_data()</w:delText>
        </w:r>
      </w:del>
    </w:p>
    <w:p w14:paraId="1DB8CE2A" w14:textId="46719DDE" w:rsidR="008852DE" w:rsidDel="005D7027" w:rsidRDefault="008852DE" w:rsidP="005D7027">
      <w:pPr>
        <w:pStyle w:val="SourceCode"/>
        <w:spacing w:line="360" w:lineRule="auto"/>
        <w:rPr>
          <w:del w:id="858" w:author="Office" w:date="2025-10-26T17:52:00Z" w16du:dateUtc="2025-10-26T17:52:00Z"/>
        </w:rPr>
        <w:pPrChange w:id="859" w:author="Office" w:date="2025-10-26T17:52:00Z" w16du:dateUtc="2025-10-26T17:52:00Z">
          <w:pPr>
            <w:pStyle w:val="BodyText"/>
          </w:pPr>
        </w:pPrChange>
      </w:pPr>
    </w:p>
    <w:p w14:paraId="55C9DE53" w14:textId="23D3F638" w:rsidR="008852DE" w:rsidDel="005D7027" w:rsidRDefault="008852DE" w:rsidP="005D7027">
      <w:pPr>
        <w:pStyle w:val="SourceCode"/>
        <w:spacing w:line="360" w:lineRule="auto"/>
        <w:rPr>
          <w:del w:id="860" w:author="Office" w:date="2025-10-26T17:52:00Z" w16du:dateUtc="2025-10-26T17:52:00Z"/>
        </w:rPr>
        <w:pPrChange w:id="861" w:author="Office" w:date="2025-10-26T17:52:00Z" w16du:dateUtc="2025-10-26T17:52:00Z">
          <w:pPr>
            <w:pStyle w:val="BodyText"/>
          </w:pPr>
        </w:pPrChange>
      </w:pPr>
      <w:del w:id="862" w:author="Office" w:date="2025-10-26T17:52:00Z" w16du:dateUtc="2025-10-26T17:52:00Z">
        <w:r w:rsidDel="005D7027">
          <w:delText xml:space="preserve">        # Correlation analysis</w:delText>
        </w:r>
      </w:del>
    </w:p>
    <w:p w14:paraId="3C62F16A" w14:textId="3B63A9CC" w:rsidR="008852DE" w:rsidDel="005D7027" w:rsidRDefault="008852DE" w:rsidP="005D7027">
      <w:pPr>
        <w:pStyle w:val="SourceCode"/>
        <w:spacing w:line="360" w:lineRule="auto"/>
        <w:rPr>
          <w:del w:id="863" w:author="Office" w:date="2025-10-26T17:52:00Z" w16du:dateUtc="2025-10-26T17:52:00Z"/>
        </w:rPr>
        <w:pPrChange w:id="864" w:author="Office" w:date="2025-10-26T17:52:00Z" w16du:dateUtc="2025-10-26T17:52:00Z">
          <w:pPr>
            <w:pStyle w:val="BodyText"/>
          </w:pPr>
        </w:pPrChange>
      </w:pPr>
      <w:del w:id="865" w:author="Office" w:date="2025-10-26T17:52:00Z" w16du:dateUtc="2025-10-26T17:52:00Z">
        <w:r w:rsidDel="005D7027">
          <w:delText xml:space="preserve">        self._analyze_correlations()</w:delText>
        </w:r>
      </w:del>
    </w:p>
    <w:p w14:paraId="3AD4527D" w14:textId="7975D1C5" w:rsidR="008852DE" w:rsidDel="005D7027" w:rsidRDefault="008852DE" w:rsidP="005D7027">
      <w:pPr>
        <w:pStyle w:val="SourceCode"/>
        <w:spacing w:line="360" w:lineRule="auto"/>
        <w:rPr>
          <w:del w:id="866" w:author="Office" w:date="2025-10-26T17:52:00Z" w16du:dateUtc="2025-10-26T17:52:00Z"/>
        </w:rPr>
        <w:pPrChange w:id="867" w:author="Office" w:date="2025-10-26T17:52:00Z" w16du:dateUtc="2025-10-26T17:52:00Z">
          <w:pPr>
            <w:pStyle w:val="BodyText"/>
          </w:pPr>
        </w:pPrChange>
      </w:pPr>
    </w:p>
    <w:p w14:paraId="7E6D5D39" w14:textId="0FEC8F8B" w:rsidR="008852DE" w:rsidDel="005D7027" w:rsidRDefault="008852DE" w:rsidP="005D7027">
      <w:pPr>
        <w:pStyle w:val="SourceCode"/>
        <w:spacing w:line="360" w:lineRule="auto"/>
        <w:rPr>
          <w:del w:id="868" w:author="Office" w:date="2025-10-26T17:52:00Z" w16du:dateUtc="2025-10-26T17:52:00Z"/>
        </w:rPr>
        <w:pPrChange w:id="869" w:author="Office" w:date="2025-10-26T17:52:00Z" w16du:dateUtc="2025-10-26T17:52:00Z">
          <w:pPr>
            <w:pStyle w:val="BodyText"/>
          </w:pPr>
        </w:pPrChange>
      </w:pPr>
      <w:del w:id="870" w:author="Office" w:date="2025-10-26T17:52:00Z" w16du:dateUtc="2025-10-26T17:52:00Z">
        <w:r w:rsidDel="005D7027">
          <w:delText xml:space="preserve">        # Time series analysis</w:delText>
        </w:r>
      </w:del>
    </w:p>
    <w:p w14:paraId="449E4F6A" w14:textId="47A55509" w:rsidR="008852DE" w:rsidDel="005D7027" w:rsidRDefault="008852DE" w:rsidP="005D7027">
      <w:pPr>
        <w:pStyle w:val="SourceCode"/>
        <w:spacing w:line="360" w:lineRule="auto"/>
        <w:rPr>
          <w:del w:id="871" w:author="Office" w:date="2025-10-26T17:52:00Z" w16du:dateUtc="2025-10-26T17:52:00Z"/>
        </w:rPr>
        <w:pPrChange w:id="872" w:author="Office" w:date="2025-10-26T17:52:00Z" w16du:dateUtc="2025-10-26T17:52:00Z">
          <w:pPr>
            <w:pStyle w:val="BodyText"/>
          </w:pPr>
        </w:pPrChange>
      </w:pPr>
      <w:del w:id="873" w:author="Office" w:date="2025-10-26T17:52:00Z" w16du:dateUtc="2025-10-26T17:52:00Z">
        <w:r w:rsidDel="005D7027">
          <w:delText xml:space="preserve">        self._analyze_time_series()</w:delText>
        </w:r>
      </w:del>
    </w:p>
    <w:p w14:paraId="08596B28" w14:textId="2CBC0A25" w:rsidR="008852DE" w:rsidDel="005D7027" w:rsidRDefault="008852DE" w:rsidP="005D7027">
      <w:pPr>
        <w:pStyle w:val="SourceCode"/>
        <w:spacing w:line="360" w:lineRule="auto"/>
        <w:rPr>
          <w:del w:id="874" w:author="Office" w:date="2025-10-26T17:52:00Z" w16du:dateUtc="2025-10-26T17:52:00Z"/>
        </w:rPr>
        <w:pPrChange w:id="875" w:author="Office" w:date="2025-10-26T17:52:00Z" w16du:dateUtc="2025-10-26T17:52:00Z">
          <w:pPr>
            <w:pStyle w:val="BodyText"/>
          </w:pPr>
        </w:pPrChange>
      </w:pPr>
    </w:p>
    <w:p w14:paraId="6970823E" w14:textId="145FCB9E" w:rsidR="008852DE" w:rsidDel="005D7027" w:rsidRDefault="008852DE" w:rsidP="005D7027">
      <w:pPr>
        <w:pStyle w:val="SourceCode"/>
        <w:spacing w:line="360" w:lineRule="auto"/>
        <w:rPr>
          <w:del w:id="876" w:author="Office" w:date="2025-10-26T17:52:00Z" w16du:dateUtc="2025-10-26T17:52:00Z"/>
        </w:rPr>
        <w:pPrChange w:id="877" w:author="Office" w:date="2025-10-26T17:52:00Z" w16du:dateUtc="2025-10-26T17:52:00Z">
          <w:pPr>
            <w:pStyle w:val="BodyText"/>
          </w:pPr>
        </w:pPrChange>
      </w:pPr>
      <w:del w:id="878" w:author="Office" w:date="2025-10-26T17:52:00Z" w16du:dateUtc="2025-10-26T17:52:00Z">
        <w:r w:rsidDel="005D7027">
          <w:delText xml:space="preserve">    def _analyze_sentiment_data(self):</w:delText>
        </w:r>
      </w:del>
    </w:p>
    <w:p w14:paraId="1C4184E1" w14:textId="0A840882" w:rsidR="008852DE" w:rsidDel="005D7027" w:rsidRDefault="008852DE" w:rsidP="005D7027">
      <w:pPr>
        <w:pStyle w:val="SourceCode"/>
        <w:spacing w:line="360" w:lineRule="auto"/>
        <w:rPr>
          <w:del w:id="879" w:author="Office" w:date="2025-10-26T17:52:00Z" w16du:dateUtc="2025-10-26T17:52:00Z"/>
        </w:rPr>
        <w:pPrChange w:id="880" w:author="Office" w:date="2025-10-26T17:52:00Z" w16du:dateUtc="2025-10-26T17:52:00Z">
          <w:pPr>
            <w:pStyle w:val="BodyText"/>
          </w:pPr>
        </w:pPrChange>
      </w:pPr>
      <w:del w:id="881" w:author="Office" w:date="2025-10-26T17:52:00Z" w16du:dateUtc="2025-10-26T17:52:00Z">
        <w:r w:rsidDel="005D7027">
          <w:delText xml:space="preserve">        """Analyze sentiment data characteristics"""</w:delText>
        </w:r>
      </w:del>
    </w:p>
    <w:p w14:paraId="189364FC" w14:textId="064717D4" w:rsidR="008852DE" w:rsidDel="005D7027" w:rsidRDefault="008852DE" w:rsidP="005D7027">
      <w:pPr>
        <w:pStyle w:val="SourceCode"/>
        <w:spacing w:line="360" w:lineRule="auto"/>
        <w:rPr>
          <w:del w:id="882" w:author="Office" w:date="2025-10-26T17:52:00Z" w16du:dateUtc="2025-10-26T17:52:00Z"/>
        </w:rPr>
        <w:pPrChange w:id="883" w:author="Office" w:date="2025-10-26T17:52:00Z" w16du:dateUtc="2025-10-26T17:52:00Z">
          <w:pPr>
            <w:pStyle w:val="BodyText"/>
          </w:pPr>
        </w:pPrChange>
      </w:pPr>
    </w:p>
    <w:p w14:paraId="6995E8B1" w14:textId="29D47890" w:rsidR="008852DE" w:rsidDel="005D7027" w:rsidRDefault="008852DE" w:rsidP="005D7027">
      <w:pPr>
        <w:pStyle w:val="SourceCode"/>
        <w:spacing w:line="360" w:lineRule="auto"/>
        <w:rPr>
          <w:del w:id="884" w:author="Office" w:date="2025-10-26T17:52:00Z" w16du:dateUtc="2025-10-26T17:52:00Z"/>
        </w:rPr>
        <w:pPrChange w:id="885" w:author="Office" w:date="2025-10-26T17:52:00Z" w16du:dateUtc="2025-10-26T17:52:00Z">
          <w:pPr>
            <w:pStyle w:val="BodyText"/>
          </w:pPr>
        </w:pPrChange>
      </w:pPr>
      <w:del w:id="886" w:author="Office" w:date="2025-10-26T17:52:00Z" w16du:dateUtc="2025-10-26T17:52:00Z">
        <w:r w:rsidDel="005D7027">
          <w:delText xml:space="preserve">        print("\n1. SENTIMENT DATA ANALYSIS")</w:delText>
        </w:r>
      </w:del>
    </w:p>
    <w:p w14:paraId="370CC3A4" w14:textId="4E6CE22F" w:rsidR="008852DE" w:rsidDel="005D7027" w:rsidRDefault="008852DE" w:rsidP="005D7027">
      <w:pPr>
        <w:pStyle w:val="SourceCode"/>
        <w:spacing w:line="360" w:lineRule="auto"/>
        <w:rPr>
          <w:del w:id="887" w:author="Office" w:date="2025-10-26T17:52:00Z" w16du:dateUtc="2025-10-26T17:52:00Z"/>
        </w:rPr>
        <w:pPrChange w:id="888" w:author="Office" w:date="2025-10-26T17:52:00Z" w16du:dateUtc="2025-10-26T17:52:00Z">
          <w:pPr>
            <w:pStyle w:val="BodyText"/>
          </w:pPr>
        </w:pPrChange>
      </w:pPr>
      <w:del w:id="889" w:author="Office" w:date="2025-10-26T17:52:00Z" w16du:dateUtc="2025-10-26T17:52:00Z">
        <w:r w:rsidDel="005D7027">
          <w:delText xml:space="preserve">        print("-" * 40)</w:delText>
        </w:r>
      </w:del>
    </w:p>
    <w:p w14:paraId="7FBA2F49" w14:textId="422E153E" w:rsidR="008852DE" w:rsidDel="005D7027" w:rsidRDefault="008852DE" w:rsidP="005D7027">
      <w:pPr>
        <w:pStyle w:val="SourceCode"/>
        <w:spacing w:line="360" w:lineRule="auto"/>
        <w:rPr>
          <w:del w:id="890" w:author="Office" w:date="2025-10-26T17:52:00Z" w16du:dateUtc="2025-10-26T17:52:00Z"/>
        </w:rPr>
        <w:pPrChange w:id="891" w:author="Office" w:date="2025-10-26T17:52:00Z" w16du:dateUtc="2025-10-26T17:52:00Z">
          <w:pPr>
            <w:pStyle w:val="BodyText"/>
          </w:pPr>
        </w:pPrChange>
      </w:pPr>
    </w:p>
    <w:p w14:paraId="24B4F304" w14:textId="61B1B804" w:rsidR="008852DE" w:rsidDel="005D7027" w:rsidRDefault="008852DE" w:rsidP="005D7027">
      <w:pPr>
        <w:pStyle w:val="SourceCode"/>
        <w:spacing w:line="360" w:lineRule="auto"/>
        <w:rPr>
          <w:del w:id="892" w:author="Office" w:date="2025-10-26T17:52:00Z" w16du:dateUtc="2025-10-26T17:52:00Z"/>
        </w:rPr>
        <w:pPrChange w:id="893" w:author="Office" w:date="2025-10-26T17:52:00Z" w16du:dateUtc="2025-10-26T17:52:00Z">
          <w:pPr>
            <w:pStyle w:val="BodyText"/>
          </w:pPr>
        </w:pPrChange>
      </w:pPr>
      <w:del w:id="894" w:author="Office" w:date="2025-10-26T17:52:00Z" w16du:dateUtc="2025-10-26T17:52:00Z">
        <w:r w:rsidDel="005D7027">
          <w:delText xml:space="preserve">        df = self.sentiment_df</w:delText>
        </w:r>
      </w:del>
    </w:p>
    <w:p w14:paraId="4CDB9EB8" w14:textId="79ED62AB" w:rsidR="008852DE" w:rsidDel="005D7027" w:rsidRDefault="008852DE" w:rsidP="005D7027">
      <w:pPr>
        <w:pStyle w:val="SourceCode"/>
        <w:spacing w:line="360" w:lineRule="auto"/>
        <w:rPr>
          <w:del w:id="895" w:author="Office" w:date="2025-10-26T17:52:00Z" w16du:dateUtc="2025-10-26T17:52:00Z"/>
        </w:rPr>
        <w:pPrChange w:id="896" w:author="Office" w:date="2025-10-26T17:52:00Z" w16du:dateUtc="2025-10-26T17:52:00Z">
          <w:pPr>
            <w:pStyle w:val="BodyText"/>
          </w:pPr>
        </w:pPrChange>
      </w:pPr>
    </w:p>
    <w:p w14:paraId="2064D083" w14:textId="4B8117CC" w:rsidR="008852DE" w:rsidDel="005D7027" w:rsidRDefault="008852DE" w:rsidP="005D7027">
      <w:pPr>
        <w:pStyle w:val="SourceCode"/>
        <w:spacing w:line="360" w:lineRule="auto"/>
        <w:rPr>
          <w:del w:id="897" w:author="Office" w:date="2025-10-26T17:52:00Z" w16du:dateUtc="2025-10-26T17:52:00Z"/>
        </w:rPr>
        <w:pPrChange w:id="898" w:author="Office" w:date="2025-10-26T17:52:00Z" w16du:dateUtc="2025-10-26T17:52:00Z">
          <w:pPr>
            <w:pStyle w:val="BodyText"/>
          </w:pPr>
        </w:pPrChange>
      </w:pPr>
      <w:del w:id="899" w:author="Office" w:date="2025-10-26T17:52:00Z" w16du:dateUtc="2025-10-26T17:52:00Z">
        <w:r w:rsidDel="005D7027">
          <w:delText xml:space="preserve">        print(f"Total sentiment entries: {len(df)}")</w:delText>
        </w:r>
      </w:del>
    </w:p>
    <w:p w14:paraId="569FF8FF" w14:textId="2BCD42D6" w:rsidR="008852DE" w:rsidDel="005D7027" w:rsidRDefault="008852DE" w:rsidP="005D7027">
      <w:pPr>
        <w:pStyle w:val="SourceCode"/>
        <w:spacing w:line="360" w:lineRule="auto"/>
        <w:rPr>
          <w:del w:id="900" w:author="Office" w:date="2025-10-26T17:52:00Z" w16du:dateUtc="2025-10-26T17:52:00Z"/>
        </w:rPr>
        <w:pPrChange w:id="901" w:author="Office" w:date="2025-10-26T17:52:00Z" w16du:dateUtc="2025-10-26T17:52:00Z">
          <w:pPr>
            <w:pStyle w:val="BodyText"/>
          </w:pPr>
        </w:pPrChange>
      </w:pPr>
      <w:del w:id="902" w:author="Office" w:date="2025-10-26T17:52:00Z" w16du:dateUtc="2025-10-26T17:52:00Z">
        <w:r w:rsidDel="005D7027">
          <w:delText xml:space="preserve">        print(f"Date range: {df['timestamp'].min()} to {df['timestamp'].max()}")</w:delText>
        </w:r>
      </w:del>
    </w:p>
    <w:p w14:paraId="52202C72" w14:textId="51AF317F" w:rsidR="008852DE" w:rsidDel="005D7027" w:rsidRDefault="008852DE" w:rsidP="005D7027">
      <w:pPr>
        <w:pStyle w:val="SourceCode"/>
        <w:spacing w:line="360" w:lineRule="auto"/>
        <w:rPr>
          <w:del w:id="903" w:author="Office" w:date="2025-10-26T17:52:00Z" w16du:dateUtc="2025-10-26T17:52:00Z"/>
        </w:rPr>
        <w:pPrChange w:id="904" w:author="Office" w:date="2025-10-26T17:52:00Z" w16du:dateUtc="2025-10-26T17:52:00Z">
          <w:pPr>
            <w:pStyle w:val="BodyText"/>
          </w:pPr>
        </w:pPrChange>
      </w:pPr>
      <w:del w:id="905" w:author="Office" w:date="2025-10-26T17:52:00Z" w16du:dateUtc="2025-10-26T17:52:00Z">
        <w:r w:rsidDel="005D7027">
          <w:delText xml:space="preserve">        print(f"Companies covered: {df['company'].nunique()}")</w:delText>
        </w:r>
      </w:del>
    </w:p>
    <w:p w14:paraId="3755FB24" w14:textId="3D45D7B2" w:rsidR="008852DE" w:rsidDel="005D7027" w:rsidRDefault="008852DE" w:rsidP="005D7027">
      <w:pPr>
        <w:pStyle w:val="SourceCode"/>
        <w:spacing w:line="360" w:lineRule="auto"/>
        <w:rPr>
          <w:del w:id="906" w:author="Office" w:date="2025-10-26T17:52:00Z" w16du:dateUtc="2025-10-26T17:52:00Z"/>
        </w:rPr>
        <w:pPrChange w:id="907" w:author="Office" w:date="2025-10-26T17:52:00Z" w16du:dateUtc="2025-10-26T17:52:00Z">
          <w:pPr>
            <w:pStyle w:val="BodyText"/>
          </w:pPr>
        </w:pPrChange>
      </w:pPr>
      <w:del w:id="908" w:author="Office" w:date="2025-10-26T17:52:00Z" w16du:dateUtc="2025-10-26T17:52:00Z">
        <w:r w:rsidDel="005D7027">
          <w:delText xml:space="preserve">        print(f"Sources: {df['source'].nunique()}")</w:delText>
        </w:r>
      </w:del>
    </w:p>
    <w:p w14:paraId="789052DD" w14:textId="3B70985D" w:rsidR="008852DE" w:rsidDel="005D7027" w:rsidRDefault="008852DE" w:rsidP="005D7027">
      <w:pPr>
        <w:pStyle w:val="SourceCode"/>
        <w:spacing w:line="360" w:lineRule="auto"/>
        <w:rPr>
          <w:del w:id="909" w:author="Office" w:date="2025-10-26T17:52:00Z" w16du:dateUtc="2025-10-26T17:52:00Z"/>
        </w:rPr>
        <w:pPrChange w:id="910" w:author="Office" w:date="2025-10-26T17:52:00Z" w16du:dateUtc="2025-10-26T17:52:00Z">
          <w:pPr>
            <w:pStyle w:val="BodyText"/>
          </w:pPr>
        </w:pPrChange>
      </w:pPr>
    </w:p>
    <w:p w14:paraId="53C7F0BB" w14:textId="1F302180" w:rsidR="008852DE" w:rsidDel="005D7027" w:rsidRDefault="008852DE" w:rsidP="005D7027">
      <w:pPr>
        <w:pStyle w:val="SourceCode"/>
        <w:spacing w:line="360" w:lineRule="auto"/>
        <w:rPr>
          <w:del w:id="911" w:author="Office" w:date="2025-10-26T17:52:00Z" w16du:dateUtc="2025-10-26T17:52:00Z"/>
        </w:rPr>
        <w:pPrChange w:id="912" w:author="Office" w:date="2025-10-26T17:52:00Z" w16du:dateUtc="2025-10-26T17:52:00Z">
          <w:pPr>
            <w:pStyle w:val="BodyText"/>
          </w:pPr>
        </w:pPrChange>
      </w:pPr>
      <w:del w:id="913" w:author="Office" w:date="2025-10-26T17:52:00Z" w16du:dateUtc="2025-10-26T17:52:00Z">
        <w:r w:rsidDel="005D7027">
          <w:delText xml:space="preserve">        # Sentiment distribution</w:delText>
        </w:r>
      </w:del>
    </w:p>
    <w:p w14:paraId="386B06EF" w14:textId="583C6CFF" w:rsidR="008852DE" w:rsidDel="005D7027" w:rsidRDefault="008852DE" w:rsidP="005D7027">
      <w:pPr>
        <w:pStyle w:val="SourceCode"/>
        <w:spacing w:line="360" w:lineRule="auto"/>
        <w:rPr>
          <w:del w:id="914" w:author="Office" w:date="2025-10-26T17:52:00Z" w16du:dateUtc="2025-10-26T17:52:00Z"/>
        </w:rPr>
        <w:pPrChange w:id="915" w:author="Office" w:date="2025-10-26T17:52:00Z" w16du:dateUtc="2025-10-26T17:52:00Z">
          <w:pPr>
            <w:pStyle w:val="BodyText"/>
          </w:pPr>
        </w:pPrChange>
      </w:pPr>
      <w:del w:id="916" w:author="Office" w:date="2025-10-26T17:52:00Z" w16du:dateUtc="2025-10-26T17:52:00Z">
        <w:r w:rsidDel="005D7027">
          <w:delText xml:space="preserve">        sentiment_dist = df['sentiment_label'].value_counts(normalize=True)</w:delText>
        </w:r>
      </w:del>
    </w:p>
    <w:p w14:paraId="7CF5BFDC" w14:textId="092D0B01" w:rsidR="008852DE" w:rsidDel="005D7027" w:rsidRDefault="008852DE" w:rsidP="005D7027">
      <w:pPr>
        <w:pStyle w:val="SourceCode"/>
        <w:spacing w:line="360" w:lineRule="auto"/>
        <w:rPr>
          <w:del w:id="917" w:author="Office" w:date="2025-10-26T17:52:00Z" w16du:dateUtc="2025-10-26T17:52:00Z"/>
        </w:rPr>
        <w:pPrChange w:id="918" w:author="Office" w:date="2025-10-26T17:52:00Z" w16du:dateUtc="2025-10-26T17:52:00Z">
          <w:pPr>
            <w:pStyle w:val="BodyText"/>
          </w:pPr>
        </w:pPrChange>
      </w:pPr>
      <w:del w:id="919" w:author="Office" w:date="2025-10-26T17:52:00Z" w16du:dateUtc="2025-10-26T17:52:00Z">
        <w:r w:rsidDel="005D7027">
          <w:delText xml:space="preserve">        print("\nSentiment distribution:")</w:delText>
        </w:r>
      </w:del>
    </w:p>
    <w:p w14:paraId="7ACE4E3C" w14:textId="00B8AB39" w:rsidR="008852DE" w:rsidDel="005D7027" w:rsidRDefault="008852DE" w:rsidP="005D7027">
      <w:pPr>
        <w:pStyle w:val="SourceCode"/>
        <w:spacing w:line="360" w:lineRule="auto"/>
        <w:rPr>
          <w:del w:id="920" w:author="Office" w:date="2025-10-26T17:52:00Z" w16du:dateUtc="2025-10-26T17:52:00Z"/>
        </w:rPr>
        <w:pPrChange w:id="921" w:author="Office" w:date="2025-10-26T17:52:00Z" w16du:dateUtc="2025-10-26T17:52:00Z">
          <w:pPr>
            <w:pStyle w:val="BodyText"/>
          </w:pPr>
        </w:pPrChange>
      </w:pPr>
      <w:del w:id="922" w:author="Office" w:date="2025-10-26T17:52:00Z" w16du:dateUtc="2025-10-26T17:52:00Z">
        <w:r w:rsidDel="005D7027">
          <w:delText xml:space="preserve">        for label, pct in sentiment_dist.items():</w:delText>
        </w:r>
      </w:del>
    </w:p>
    <w:p w14:paraId="579C429D" w14:textId="14429100" w:rsidR="008852DE" w:rsidDel="005D7027" w:rsidRDefault="008852DE" w:rsidP="005D7027">
      <w:pPr>
        <w:pStyle w:val="SourceCode"/>
        <w:spacing w:line="360" w:lineRule="auto"/>
        <w:rPr>
          <w:del w:id="923" w:author="Office" w:date="2025-10-26T17:52:00Z" w16du:dateUtc="2025-10-26T17:52:00Z"/>
        </w:rPr>
        <w:pPrChange w:id="924" w:author="Office" w:date="2025-10-26T17:52:00Z" w16du:dateUtc="2025-10-26T17:52:00Z">
          <w:pPr>
            <w:pStyle w:val="BodyText"/>
          </w:pPr>
        </w:pPrChange>
      </w:pPr>
      <w:del w:id="925" w:author="Office" w:date="2025-10-26T17:52:00Z" w16du:dateUtc="2025-10-26T17:52:00Z">
        <w:r w:rsidDel="005D7027">
          <w:delText xml:space="preserve">            print(f"  {label}: {pct:.1%}")</w:delText>
        </w:r>
      </w:del>
    </w:p>
    <w:p w14:paraId="20B473C1" w14:textId="58C178C0" w:rsidR="008852DE" w:rsidDel="005D7027" w:rsidRDefault="008852DE" w:rsidP="005D7027">
      <w:pPr>
        <w:pStyle w:val="SourceCode"/>
        <w:spacing w:line="360" w:lineRule="auto"/>
        <w:rPr>
          <w:del w:id="926" w:author="Office" w:date="2025-10-26T17:52:00Z" w16du:dateUtc="2025-10-26T17:52:00Z"/>
        </w:rPr>
        <w:pPrChange w:id="927" w:author="Office" w:date="2025-10-26T17:52:00Z" w16du:dateUtc="2025-10-26T17:52:00Z">
          <w:pPr>
            <w:pStyle w:val="BodyText"/>
          </w:pPr>
        </w:pPrChange>
      </w:pPr>
    </w:p>
    <w:p w14:paraId="45C96A1C" w14:textId="3807633D" w:rsidR="008852DE" w:rsidDel="005D7027" w:rsidRDefault="008852DE" w:rsidP="005D7027">
      <w:pPr>
        <w:pStyle w:val="SourceCode"/>
        <w:spacing w:line="360" w:lineRule="auto"/>
        <w:rPr>
          <w:del w:id="928" w:author="Office" w:date="2025-10-26T17:52:00Z" w16du:dateUtc="2025-10-26T17:52:00Z"/>
        </w:rPr>
        <w:pPrChange w:id="929" w:author="Office" w:date="2025-10-26T17:52:00Z" w16du:dateUtc="2025-10-26T17:52:00Z">
          <w:pPr>
            <w:pStyle w:val="BodyText"/>
          </w:pPr>
        </w:pPrChange>
      </w:pPr>
      <w:del w:id="930" w:author="Office" w:date="2025-10-26T17:52:00Z" w16du:dateUtc="2025-10-26T17:52:00Z">
        <w:r w:rsidDel="005D7027">
          <w:delText xml:space="preserve">        # Sentiment statistics</w:delText>
        </w:r>
      </w:del>
    </w:p>
    <w:p w14:paraId="5AF89A73" w14:textId="03D5BBDC" w:rsidR="008852DE" w:rsidDel="005D7027" w:rsidRDefault="008852DE" w:rsidP="005D7027">
      <w:pPr>
        <w:pStyle w:val="SourceCode"/>
        <w:spacing w:line="360" w:lineRule="auto"/>
        <w:rPr>
          <w:del w:id="931" w:author="Office" w:date="2025-10-26T17:52:00Z" w16du:dateUtc="2025-10-26T17:52:00Z"/>
        </w:rPr>
        <w:pPrChange w:id="932" w:author="Office" w:date="2025-10-26T17:52:00Z" w16du:dateUtc="2025-10-26T17:52:00Z">
          <w:pPr>
            <w:pStyle w:val="BodyText"/>
          </w:pPr>
        </w:pPrChange>
      </w:pPr>
      <w:del w:id="933" w:author="Office" w:date="2025-10-26T17:52:00Z" w16du:dateUtc="2025-10-26T17:52:00Z">
        <w:r w:rsidDel="005D7027">
          <w:delText xml:space="preserve">        print(f"\nSentiment score statistics:")</w:delText>
        </w:r>
      </w:del>
    </w:p>
    <w:p w14:paraId="0E4A054C" w14:textId="12BDC635" w:rsidR="008852DE" w:rsidDel="005D7027" w:rsidRDefault="008852DE" w:rsidP="005D7027">
      <w:pPr>
        <w:pStyle w:val="SourceCode"/>
        <w:spacing w:line="360" w:lineRule="auto"/>
        <w:rPr>
          <w:del w:id="934" w:author="Office" w:date="2025-10-26T17:52:00Z" w16du:dateUtc="2025-10-26T17:52:00Z"/>
        </w:rPr>
        <w:pPrChange w:id="935" w:author="Office" w:date="2025-10-26T17:52:00Z" w16du:dateUtc="2025-10-26T17:52:00Z">
          <w:pPr>
            <w:pStyle w:val="BodyText"/>
          </w:pPr>
        </w:pPrChange>
      </w:pPr>
      <w:del w:id="936" w:author="Office" w:date="2025-10-26T17:52:00Z" w16du:dateUtc="2025-10-26T17:52:00Z">
        <w:r w:rsidDel="005D7027">
          <w:delText xml:space="preserve">        print(f"  Mean: {df['sentiment_score'].mean():.3f}")</w:delText>
        </w:r>
      </w:del>
    </w:p>
    <w:p w14:paraId="48B9EE14" w14:textId="0F0C37A7" w:rsidR="008852DE" w:rsidDel="005D7027" w:rsidRDefault="008852DE" w:rsidP="005D7027">
      <w:pPr>
        <w:pStyle w:val="SourceCode"/>
        <w:spacing w:line="360" w:lineRule="auto"/>
        <w:rPr>
          <w:del w:id="937" w:author="Office" w:date="2025-10-26T17:52:00Z" w16du:dateUtc="2025-10-26T17:52:00Z"/>
        </w:rPr>
        <w:pPrChange w:id="938" w:author="Office" w:date="2025-10-26T17:52:00Z" w16du:dateUtc="2025-10-26T17:52:00Z">
          <w:pPr>
            <w:pStyle w:val="BodyText"/>
          </w:pPr>
        </w:pPrChange>
      </w:pPr>
      <w:del w:id="939" w:author="Office" w:date="2025-10-26T17:52:00Z" w16du:dateUtc="2025-10-26T17:52:00Z">
        <w:r w:rsidDel="005D7027">
          <w:delText xml:space="preserve">        print(f"  Std: {df['sentiment_score'].std():.3f}")</w:delText>
        </w:r>
      </w:del>
    </w:p>
    <w:p w14:paraId="1FEF5B52" w14:textId="6DF450DD" w:rsidR="008852DE" w:rsidDel="005D7027" w:rsidRDefault="008852DE" w:rsidP="005D7027">
      <w:pPr>
        <w:pStyle w:val="SourceCode"/>
        <w:spacing w:line="360" w:lineRule="auto"/>
        <w:rPr>
          <w:del w:id="940" w:author="Office" w:date="2025-10-26T17:52:00Z" w16du:dateUtc="2025-10-26T17:52:00Z"/>
        </w:rPr>
        <w:pPrChange w:id="941" w:author="Office" w:date="2025-10-26T17:52:00Z" w16du:dateUtc="2025-10-26T17:52:00Z">
          <w:pPr>
            <w:pStyle w:val="BodyText"/>
          </w:pPr>
        </w:pPrChange>
      </w:pPr>
      <w:del w:id="942" w:author="Office" w:date="2025-10-26T17:52:00Z" w16du:dateUtc="2025-10-26T17:52:00Z">
        <w:r w:rsidDel="005D7027">
          <w:delText xml:space="preserve">        print(f"  Range: {df['sentiment_score'].min():.3f} to {df['sentiment_score'].max():.3f}")</w:delText>
        </w:r>
      </w:del>
    </w:p>
    <w:p w14:paraId="3C8F1B67" w14:textId="50CF1DC7" w:rsidR="008852DE" w:rsidDel="005D7027" w:rsidRDefault="008852DE" w:rsidP="005D7027">
      <w:pPr>
        <w:pStyle w:val="SourceCode"/>
        <w:spacing w:line="360" w:lineRule="auto"/>
        <w:rPr>
          <w:del w:id="943" w:author="Office" w:date="2025-10-26T17:52:00Z" w16du:dateUtc="2025-10-26T17:52:00Z"/>
        </w:rPr>
        <w:pPrChange w:id="944" w:author="Office" w:date="2025-10-26T17:52:00Z" w16du:dateUtc="2025-10-26T17:52:00Z">
          <w:pPr>
            <w:pStyle w:val="BodyText"/>
          </w:pPr>
        </w:pPrChange>
      </w:pPr>
    </w:p>
    <w:p w14:paraId="591B0440" w14:textId="4EBF1866" w:rsidR="008852DE" w:rsidDel="005D7027" w:rsidRDefault="008852DE" w:rsidP="005D7027">
      <w:pPr>
        <w:pStyle w:val="SourceCode"/>
        <w:spacing w:line="360" w:lineRule="auto"/>
        <w:rPr>
          <w:del w:id="945" w:author="Office" w:date="2025-10-26T17:52:00Z" w16du:dateUtc="2025-10-26T17:52:00Z"/>
        </w:rPr>
        <w:pPrChange w:id="946" w:author="Office" w:date="2025-10-26T17:52:00Z" w16du:dateUtc="2025-10-26T17:52:00Z">
          <w:pPr>
            <w:pStyle w:val="BodyText"/>
          </w:pPr>
        </w:pPrChange>
      </w:pPr>
      <w:del w:id="947" w:author="Office" w:date="2025-10-26T17:52:00Z" w16du:dateUtc="2025-10-26T17:52:00Z">
        <w:r w:rsidDel="005D7027">
          <w:delText xml:space="preserve">    def _analyze_stock_data(self):</w:delText>
        </w:r>
      </w:del>
    </w:p>
    <w:p w14:paraId="7C7EF02D" w14:textId="7531F276" w:rsidR="008852DE" w:rsidDel="005D7027" w:rsidRDefault="008852DE" w:rsidP="005D7027">
      <w:pPr>
        <w:pStyle w:val="SourceCode"/>
        <w:spacing w:line="360" w:lineRule="auto"/>
        <w:rPr>
          <w:del w:id="948" w:author="Office" w:date="2025-10-26T17:52:00Z" w16du:dateUtc="2025-10-26T17:52:00Z"/>
        </w:rPr>
        <w:pPrChange w:id="949" w:author="Office" w:date="2025-10-26T17:52:00Z" w16du:dateUtc="2025-10-26T17:52:00Z">
          <w:pPr>
            <w:pStyle w:val="BodyText"/>
          </w:pPr>
        </w:pPrChange>
      </w:pPr>
      <w:del w:id="950" w:author="Office" w:date="2025-10-26T17:52:00Z" w16du:dateUtc="2025-10-26T17:52:00Z">
        <w:r w:rsidDel="005D7027">
          <w:delText xml:space="preserve">        """Analyze stock market data characteristics"""</w:delText>
        </w:r>
      </w:del>
    </w:p>
    <w:p w14:paraId="2CD0E1E3" w14:textId="182F8298" w:rsidR="008852DE" w:rsidDel="005D7027" w:rsidRDefault="008852DE" w:rsidP="005D7027">
      <w:pPr>
        <w:pStyle w:val="SourceCode"/>
        <w:spacing w:line="360" w:lineRule="auto"/>
        <w:rPr>
          <w:del w:id="951" w:author="Office" w:date="2025-10-26T17:52:00Z" w16du:dateUtc="2025-10-26T17:52:00Z"/>
        </w:rPr>
        <w:pPrChange w:id="952" w:author="Office" w:date="2025-10-26T17:52:00Z" w16du:dateUtc="2025-10-26T17:52:00Z">
          <w:pPr>
            <w:pStyle w:val="BodyText"/>
          </w:pPr>
        </w:pPrChange>
      </w:pPr>
    </w:p>
    <w:p w14:paraId="64769EE6" w14:textId="4B22CEAE" w:rsidR="008852DE" w:rsidDel="005D7027" w:rsidRDefault="008852DE" w:rsidP="005D7027">
      <w:pPr>
        <w:pStyle w:val="SourceCode"/>
        <w:spacing w:line="360" w:lineRule="auto"/>
        <w:rPr>
          <w:del w:id="953" w:author="Office" w:date="2025-10-26T17:52:00Z" w16du:dateUtc="2025-10-26T17:52:00Z"/>
        </w:rPr>
        <w:pPrChange w:id="954" w:author="Office" w:date="2025-10-26T17:52:00Z" w16du:dateUtc="2025-10-26T17:52:00Z">
          <w:pPr>
            <w:pStyle w:val="BodyText"/>
          </w:pPr>
        </w:pPrChange>
      </w:pPr>
      <w:del w:id="955" w:author="Office" w:date="2025-10-26T17:52:00Z" w16du:dateUtc="2025-10-26T17:52:00Z">
        <w:r w:rsidDel="005D7027">
          <w:delText xml:space="preserve">        print("\n2. STOCK DATA ANALYSIS")</w:delText>
        </w:r>
      </w:del>
    </w:p>
    <w:p w14:paraId="35BACACD" w14:textId="1FDC31A4" w:rsidR="008852DE" w:rsidDel="005D7027" w:rsidRDefault="008852DE" w:rsidP="005D7027">
      <w:pPr>
        <w:pStyle w:val="SourceCode"/>
        <w:spacing w:line="360" w:lineRule="auto"/>
        <w:rPr>
          <w:del w:id="956" w:author="Office" w:date="2025-10-26T17:52:00Z" w16du:dateUtc="2025-10-26T17:52:00Z"/>
        </w:rPr>
        <w:pPrChange w:id="957" w:author="Office" w:date="2025-10-26T17:52:00Z" w16du:dateUtc="2025-10-26T17:52:00Z">
          <w:pPr>
            <w:pStyle w:val="BodyText"/>
          </w:pPr>
        </w:pPrChange>
      </w:pPr>
      <w:del w:id="958" w:author="Office" w:date="2025-10-26T17:52:00Z" w16du:dateUtc="2025-10-26T17:52:00Z">
        <w:r w:rsidDel="005D7027">
          <w:delText xml:space="preserve">        print("-" * 35)</w:delText>
        </w:r>
      </w:del>
    </w:p>
    <w:p w14:paraId="5A02EDDE" w14:textId="5D6925E3" w:rsidR="008852DE" w:rsidDel="005D7027" w:rsidRDefault="008852DE" w:rsidP="005D7027">
      <w:pPr>
        <w:pStyle w:val="SourceCode"/>
        <w:spacing w:line="360" w:lineRule="auto"/>
        <w:rPr>
          <w:del w:id="959" w:author="Office" w:date="2025-10-26T17:52:00Z" w16du:dateUtc="2025-10-26T17:52:00Z"/>
        </w:rPr>
        <w:pPrChange w:id="960" w:author="Office" w:date="2025-10-26T17:52:00Z" w16du:dateUtc="2025-10-26T17:52:00Z">
          <w:pPr>
            <w:pStyle w:val="BodyText"/>
          </w:pPr>
        </w:pPrChange>
      </w:pPr>
    </w:p>
    <w:p w14:paraId="3D6C3DDB" w14:textId="030C13D9" w:rsidR="008852DE" w:rsidDel="005D7027" w:rsidRDefault="008852DE" w:rsidP="005D7027">
      <w:pPr>
        <w:pStyle w:val="SourceCode"/>
        <w:spacing w:line="360" w:lineRule="auto"/>
        <w:rPr>
          <w:del w:id="961" w:author="Office" w:date="2025-10-26T17:52:00Z" w16du:dateUtc="2025-10-26T17:52:00Z"/>
        </w:rPr>
        <w:pPrChange w:id="962" w:author="Office" w:date="2025-10-26T17:52:00Z" w16du:dateUtc="2025-10-26T17:52:00Z">
          <w:pPr>
            <w:pStyle w:val="BodyText"/>
          </w:pPr>
        </w:pPrChange>
      </w:pPr>
      <w:del w:id="963" w:author="Office" w:date="2025-10-26T17:52:00Z" w16du:dateUtc="2025-10-26T17:52:00Z">
        <w:r w:rsidDel="005D7027">
          <w:delText xml:space="preserve">        df = self.stock_df</w:delText>
        </w:r>
      </w:del>
    </w:p>
    <w:p w14:paraId="7C8DDD16" w14:textId="01622023" w:rsidR="008852DE" w:rsidDel="005D7027" w:rsidRDefault="008852DE" w:rsidP="005D7027">
      <w:pPr>
        <w:pStyle w:val="SourceCode"/>
        <w:spacing w:line="360" w:lineRule="auto"/>
        <w:rPr>
          <w:del w:id="964" w:author="Office" w:date="2025-10-26T17:52:00Z" w16du:dateUtc="2025-10-26T17:52:00Z"/>
        </w:rPr>
        <w:pPrChange w:id="965" w:author="Office" w:date="2025-10-26T17:52:00Z" w16du:dateUtc="2025-10-26T17:52:00Z">
          <w:pPr>
            <w:pStyle w:val="BodyText"/>
          </w:pPr>
        </w:pPrChange>
      </w:pPr>
    </w:p>
    <w:p w14:paraId="69678FB9" w14:textId="00F418B3" w:rsidR="008852DE" w:rsidDel="005D7027" w:rsidRDefault="008852DE" w:rsidP="005D7027">
      <w:pPr>
        <w:pStyle w:val="SourceCode"/>
        <w:spacing w:line="360" w:lineRule="auto"/>
        <w:rPr>
          <w:del w:id="966" w:author="Office" w:date="2025-10-26T17:52:00Z" w16du:dateUtc="2025-10-26T17:52:00Z"/>
        </w:rPr>
        <w:pPrChange w:id="967" w:author="Office" w:date="2025-10-26T17:52:00Z" w16du:dateUtc="2025-10-26T17:52:00Z">
          <w:pPr>
            <w:pStyle w:val="BodyText"/>
          </w:pPr>
        </w:pPrChange>
      </w:pPr>
      <w:del w:id="968" w:author="Office" w:date="2025-10-26T17:52:00Z" w16du:dateUtc="2025-10-26T17:52:00Z">
        <w:r w:rsidDel="005D7027">
          <w:delText xml:space="preserve">        print(f"Total trading records: {len(df)}")</w:delText>
        </w:r>
      </w:del>
    </w:p>
    <w:p w14:paraId="45019A6D" w14:textId="3424B7F2" w:rsidR="008852DE" w:rsidDel="005D7027" w:rsidRDefault="008852DE" w:rsidP="005D7027">
      <w:pPr>
        <w:pStyle w:val="SourceCode"/>
        <w:spacing w:line="360" w:lineRule="auto"/>
        <w:rPr>
          <w:del w:id="969" w:author="Office" w:date="2025-10-26T17:52:00Z" w16du:dateUtc="2025-10-26T17:52:00Z"/>
        </w:rPr>
        <w:pPrChange w:id="970" w:author="Office" w:date="2025-10-26T17:52:00Z" w16du:dateUtc="2025-10-26T17:52:00Z">
          <w:pPr>
            <w:pStyle w:val="BodyText"/>
          </w:pPr>
        </w:pPrChange>
      </w:pPr>
      <w:del w:id="971" w:author="Office" w:date="2025-10-26T17:52:00Z" w16du:dateUtc="2025-10-26T17:52:00Z">
        <w:r w:rsidDel="005D7027">
          <w:delText xml:space="preserve">        print(f"Date range: {df['Date'].min()} to {df['Date'].max()}")</w:delText>
        </w:r>
      </w:del>
    </w:p>
    <w:p w14:paraId="698E28DA" w14:textId="5B189777" w:rsidR="008852DE" w:rsidDel="005D7027" w:rsidRDefault="008852DE" w:rsidP="005D7027">
      <w:pPr>
        <w:pStyle w:val="SourceCode"/>
        <w:spacing w:line="360" w:lineRule="auto"/>
        <w:rPr>
          <w:del w:id="972" w:author="Office" w:date="2025-10-26T17:52:00Z" w16du:dateUtc="2025-10-26T17:52:00Z"/>
        </w:rPr>
        <w:pPrChange w:id="973" w:author="Office" w:date="2025-10-26T17:52:00Z" w16du:dateUtc="2025-10-26T17:52:00Z">
          <w:pPr>
            <w:pStyle w:val="BodyText"/>
          </w:pPr>
        </w:pPrChange>
      </w:pPr>
      <w:del w:id="974" w:author="Office" w:date="2025-10-26T17:52:00Z" w16du:dateUtc="2025-10-26T17:52:00Z">
        <w:r w:rsidDel="005D7027">
          <w:delText xml:space="preserve">        print(f"Price range: {df['Close'].min():.2f} - {df['Close'].max():.2f}")</w:delText>
        </w:r>
      </w:del>
    </w:p>
    <w:p w14:paraId="0DC22A8F" w14:textId="597798E7" w:rsidR="008852DE" w:rsidDel="005D7027" w:rsidRDefault="008852DE" w:rsidP="005D7027">
      <w:pPr>
        <w:pStyle w:val="SourceCode"/>
        <w:spacing w:line="360" w:lineRule="auto"/>
        <w:rPr>
          <w:del w:id="975" w:author="Office" w:date="2025-10-26T17:52:00Z" w16du:dateUtc="2025-10-26T17:52:00Z"/>
        </w:rPr>
        <w:pPrChange w:id="976" w:author="Office" w:date="2025-10-26T17:52:00Z" w16du:dateUtc="2025-10-26T17:52:00Z">
          <w:pPr>
            <w:pStyle w:val="BodyText"/>
          </w:pPr>
        </w:pPrChange>
      </w:pPr>
    </w:p>
    <w:p w14:paraId="6CE770FC" w14:textId="7D83255B" w:rsidR="008852DE" w:rsidDel="005D7027" w:rsidRDefault="008852DE" w:rsidP="005D7027">
      <w:pPr>
        <w:pStyle w:val="SourceCode"/>
        <w:spacing w:line="360" w:lineRule="auto"/>
        <w:rPr>
          <w:del w:id="977" w:author="Office" w:date="2025-10-26T17:52:00Z" w16du:dateUtc="2025-10-26T17:52:00Z"/>
        </w:rPr>
        <w:pPrChange w:id="978" w:author="Office" w:date="2025-10-26T17:52:00Z" w16du:dateUtc="2025-10-26T17:52:00Z">
          <w:pPr>
            <w:pStyle w:val="BodyText"/>
          </w:pPr>
        </w:pPrChange>
      </w:pPr>
      <w:del w:id="979" w:author="Office" w:date="2025-10-26T17:52:00Z" w16du:dateUtc="2025-10-26T17:52:00Z">
        <w:r w:rsidDel="005D7027">
          <w:delText xml:space="preserve">        # Trading activity</w:delText>
        </w:r>
      </w:del>
    </w:p>
    <w:p w14:paraId="05E666DE" w14:textId="5F1FD89A" w:rsidR="008852DE" w:rsidDel="005D7027" w:rsidRDefault="008852DE" w:rsidP="005D7027">
      <w:pPr>
        <w:pStyle w:val="SourceCode"/>
        <w:spacing w:line="360" w:lineRule="auto"/>
        <w:rPr>
          <w:del w:id="980" w:author="Office" w:date="2025-10-26T17:52:00Z" w16du:dateUtc="2025-10-26T17:52:00Z"/>
        </w:rPr>
        <w:pPrChange w:id="981" w:author="Office" w:date="2025-10-26T17:52:00Z" w16du:dateUtc="2025-10-26T17:52:00Z">
          <w:pPr>
            <w:pStyle w:val="BodyText"/>
          </w:pPr>
        </w:pPrChange>
      </w:pPr>
      <w:del w:id="982" w:author="Office" w:date="2025-10-26T17:52:00Z" w16du:dateUtc="2025-10-26T17:52:00Z">
        <w:r w:rsidDel="005D7027">
          <w:delText xml:space="preserve">        print(f"Average daily turnover: {df['Turnover'].mean():,.0f}")</w:delText>
        </w:r>
      </w:del>
    </w:p>
    <w:p w14:paraId="7304F4BD" w14:textId="2AA1965E" w:rsidR="008852DE" w:rsidDel="005D7027" w:rsidRDefault="008852DE" w:rsidP="005D7027">
      <w:pPr>
        <w:pStyle w:val="SourceCode"/>
        <w:spacing w:line="360" w:lineRule="auto"/>
        <w:rPr>
          <w:del w:id="983" w:author="Office" w:date="2025-10-26T17:52:00Z" w16du:dateUtc="2025-10-26T17:52:00Z"/>
        </w:rPr>
        <w:pPrChange w:id="984" w:author="Office" w:date="2025-10-26T17:52:00Z" w16du:dateUtc="2025-10-26T17:52:00Z">
          <w:pPr>
            <w:pStyle w:val="BodyText"/>
          </w:pPr>
        </w:pPrChange>
      </w:pPr>
      <w:del w:id="985" w:author="Office" w:date="2025-10-26T17:52:00Z" w16du:dateUtc="2025-10-26T17:52:00Z">
        <w:r w:rsidDel="005D7027">
          <w:delText xml:space="preserve">        print(f"Average daily price change: {df['Price_Change'].mean():.3f}")</w:delText>
        </w:r>
      </w:del>
    </w:p>
    <w:p w14:paraId="202DE94D" w14:textId="14126E11" w:rsidR="008852DE" w:rsidDel="005D7027" w:rsidRDefault="008852DE" w:rsidP="005D7027">
      <w:pPr>
        <w:pStyle w:val="SourceCode"/>
        <w:spacing w:line="360" w:lineRule="auto"/>
        <w:rPr>
          <w:del w:id="986" w:author="Office" w:date="2025-10-26T17:52:00Z" w16du:dateUtc="2025-10-26T17:52:00Z"/>
        </w:rPr>
        <w:pPrChange w:id="987" w:author="Office" w:date="2025-10-26T17:52:00Z" w16du:dateUtc="2025-10-26T17:52:00Z">
          <w:pPr>
            <w:pStyle w:val="BodyText"/>
          </w:pPr>
        </w:pPrChange>
      </w:pPr>
    </w:p>
    <w:p w14:paraId="1C5C0584" w14:textId="228A1B69" w:rsidR="008852DE" w:rsidDel="005D7027" w:rsidRDefault="008852DE" w:rsidP="005D7027">
      <w:pPr>
        <w:pStyle w:val="SourceCode"/>
        <w:spacing w:line="360" w:lineRule="auto"/>
        <w:rPr>
          <w:del w:id="988" w:author="Office" w:date="2025-10-26T17:52:00Z" w16du:dateUtc="2025-10-26T17:52:00Z"/>
        </w:rPr>
        <w:pPrChange w:id="989" w:author="Office" w:date="2025-10-26T17:52:00Z" w16du:dateUtc="2025-10-26T17:52:00Z">
          <w:pPr>
            <w:pStyle w:val="BodyText"/>
          </w:pPr>
        </w:pPrChange>
      </w:pPr>
      <w:del w:id="990" w:author="Office" w:date="2025-10-26T17:52:00Z" w16du:dateUtc="2025-10-26T17:52:00Z">
        <w:r w:rsidDel="005D7027">
          <w:delText xml:space="preserve">        # Trading by day of week</w:delText>
        </w:r>
      </w:del>
    </w:p>
    <w:p w14:paraId="114C6AEE" w14:textId="6A61BC9E" w:rsidR="008852DE" w:rsidDel="005D7027" w:rsidRDefault="008852DE" w:rsidP="005D7027">
      <w:pPr>
        <w:pStyle w:val="SourceCode"/>
        <w:spacing w:line="360" w:lineRule="auto"/>
        <w:rPr>
          <w:del w:id="991" w:author="Office" w:date="2025-10-26T17:52:00Z" w16du:dateUtc="2025-10-26T17:52:00Z"/>
        </w:rPr>
        <w:pPrChange w:id="992" w:author="Office" w:date="2025-10-26T17:52:00Z" w16du:dateUtc="2025-10-26T17:52:00Z">
          <w:pPr>
            <w:pStyle w:val="BodyText"/>
          </w:pPr>
        </w:pPrChange>
      </w:pPr>
      <w:del w:id="993" w:author="Office" w:date="2025-10-26T17:52:00Z" w16du:dateUtc="2025-10-26T17:52:00Z">
        <w:r w:rsidDel="005D7027">
          <w:delText xml:space="preserve">        df['Day_of_Week'] = df['Date'].dt.day_name()</w:delText>
        </w:r>
      </w:del>
    </w:p>
    <w:p w14:paraId="3BAED4FF" w14:textId="5683161B" w:rsidR="008852DE" w:rsidDel="005D7027" w:rsidRDefault="008852DE" w:rsidP="005D7027">
      <w:pPr>
        <w:pStyle w:val="SourceCode"/>
        <w:spacing w:line="360" w:lineRule="auto"/>
        <w:rPr>
          <w:del w:id="994" w:author="Office" w:date="2025-10-26T17:52:00Z" w16du:dateUtc="2025-10-26T17:52:00Z"/>
        </w:rPr>
        <w:pPrChange w:id="995" w:author="Office" w:date="2025-10-26T17:52:00Z" w16du:dateUtc="2025-10-26T17:52:00Z">
          <w:pPr>
            <w:pStyle w:val="BodyText"/>
          </w:pPr>
        </w:pPrChange>
      </w:pPr>
      <w:del w:id="996" w:author="Office" w:date="2025-10-26T17:52:00Z" w16du:dateUtc="2025-10-26T17:52:00Z">
        <w:r w:rsidDel="005D7027">
          <w:delText xml:space="preserve">        trading_by_day = df.groupby('Day_of_Week')['Turnover'].count().sort_values(ascending=False)</w:delText>
        </w:r>
      </w:del>
    </w:p>
    <w:p w14:paraId="3D2E1EBE" w14:textId="12C14E57" w:rsidR="008852DE" w:rsidDel="005D7027" w:rsidRDefault="008852DE" w:rsidP="005D7027">
      <w:pPr>
        <w:pStyle w:val="SourceCode"/>
        <w:spacing w:line="360" w:lineRule="auto"/>
        <w:rPr>
          <w:del w:id="997" w:author="Office" w:date="2025-10-26T17:52:00Z" w16du:dateUtc="2025-10-26T17:52:00Z"/>
        </w:rPr>
        <w:pPrChange w:id="998" w:author="Office" w:date="2025-10-26T17:52:00Z" w16du:dateUtc="2025-10-26T17:52:00Z">
          <w:pPr>
            <w:pStyle w:val="BodyText"/>
          </w:pPr>
        </w:pPrChange>
      </w:pPr>
      <w:del w:id="999" w:author="Office" w:date="2025-10-26T17:52:00Z" w16du:dateUtc="2025-10-26T17:52:00Z">
        <w:r w:rsidDel="005D7027">
          <w:delText xml:space="preserve">        print("\nTrading activity by day:")</w:delText>
        </w:r>
      </w:del>
    </w:p>
    <w:p w14:paraId="2D5E2C47" w14:textId="6704E79C" w:rsidR="008852DE" w:rsidDel="005D7027" w:rsidRDefault="008852DE" w:rsidP="005D7027">
      <w:pPr>
        <w:pStyle w:val="SourceCode"/>
        <w:spacing w:line="360" w:lineRule="auto"/>
        <w:rPr>
          <w:del w:id="1000" w:author="Office" w:date="2025-10-26T17:52:00Z" w16du:dateUtc="2025-10-26T17:52:00Z"/>
        </w:rPr>
        <w:pPrChange w:id="1001" w:author="Office" w:date="2025-10-26T17:52:00Z" w16du:dateUtc="2025-10-26T17:52:00Z">
          <w:pPr>
            <w:pStyle w:val="BodyText"/>
          </w:pPr>
        </w:pPrChange>
      </w:pPr>
      <w:del w:id="1002" w:author="Office" w:date="2025-10-26T17:52:00Z" w16du:dateUtc="2025-10-26T17:52:00Z">
        <w:r w:rsidDel="005D7027">
          <w:delText xml:space="preserve">        for day, count in trading_by_day.items():</w:delText>
        </w:r>
      </w:del>
    </w:p>
    <w:p w14:paraId="10D55DB0" w14:textId="398BC346" w:rsidR="008852DE" w:rsidDel="005D7027" w:rsidRDefault="008852DE" w:rsidP="005D7027">
      <w:pPr>
        <w:pStyle w:val="SourceCode"/>
        <w:spacing w:line="360" w:lineRule="auto"/>
        <w:rPr>
          <w:del w:id="1003" w:author="Office" w:date="2025-10-26T17:52:00Z" w16du:dateUtc="2025-10-26T17:52:00Z"/>
        </w:rPr>
        <w:pPrChange w:id="1004" w:author="Office" w:date="2025-10-26T17:52:00Z" w16du:dateUtc="2025-10-26T17:52:00Z">
          <w:pPr>
            <w:pStyle w:val="BodyText"/>
          </w:pPr>
        </w:pPrChange>
      </w:pPr>
      <w:del w:id="1005" w:author="Office" w:date="2025-10-26T17:52:00Z" w16du:dateUtc="2025-10-26T17:52:00Z">
        <w:r w:rsidDel="005D7027">
          <w:delText xml:space="preserve">            print(f"  {day}: {count} days")</w:delText>
        </w:r>
      </w:del>
    </w:p>
    <w:p w14:paraId="6477DDC3" w14:textId="41CF3A2F" w:rsidR="008852DE" w:rsidDel="005D7027" w:rsidRDefault="008852DE" w:rsidP="005D7027">
      <w:pPr>
        <w:pStyle w:val="SourceCode"/>
        <w:spacing w:line="360" w:lineRule="auto"/>
        <w:rPr>
          <w:del w:id="1006" w:author="Office" w:date="2025-10-26T17:52:00Z" w16du:dateUtc="2025-10-26T17:52:00Z"/>
        </w:rPr>
        <w:pPrChange w:id="1007" w:author="Office" w:date="2025-10-26T17:52:00Z" w16du:dateUtc="2025-10-26T17:52:00Z">
          <w:pPr>
            <w:pStyle w:val="BodyText"/>
          </w:pPr>
        </w:pPrChange>
      </w:pPr>
    </w:p>
    <w:p w14:paraId="65835DDA" w14:textId="52DF96AA" w:rsidR="008852DE" w:rsidDel="005D7027" w:rsidRDefault="008852DE" w:rsidP="005D7027">
      <w:pPr>
        <w:pStyle w:val="SourceCode"/>
        <w:spacing w:line="360" w:lineRule="auto"/>
        <w:rPr>
          <w:del w:id="1008" w:author="Office" w:date="2025-10-26T17:52:00Z" w16du:dateUtc="2025-10-26T17:52:00Z"/>
        </w:rPr>
        <w:pPrChange w:id="1009" w:author="Office" w:date="2025-10-26T17:52:00Z" w16du:dateUtc="2025-10-26T17:52:00Z">
          <w:pPr>
            <w:pStyle w:val="BodyText"/>
          </w:pPr>
        </w:pPrChange>
      </w:pPr>
      <w:del w:id="1010" w:author="Office" w:date="2025-10-26T17:52:00Z" w16du:dateUtc="2025-10-26T17:52:00Z">
        <w:r w:rsidDel="005D7027">
          <w:delText xml:space="preserve">    def _analyze_correlations(self):</w:delText>
        </w:r>
      </w:del>
    </w:p>
    <w:p w14:paraId="7BB45021" w14:textId="371C9BB3" w:rsidR="008852DE" w:rsidDel="005D7027" w:rsidRDefault="008852DE" w:rsidP="005D7027">
      <w:pPr>
        <w:pStyle w:val="SourceCode"/>
        <w:spacing w:line="360" w:lineRule="auto"/>
        <w:rPr>
          <w:del w:id="1011" w:author="Office" w:date="2025-10-26T17:52:00Z" w16du:dateUtc="2025-10-26T17:52:00Z"/>
        </w:rPr>
        <w:pPrChange w:id="1012" w:author="Office" w:date="2025-10-26T17:52:00Z" w16du:dateUtc="2025-10-26T17:52:00Z">
          <w:pPr>
            <w:pStyle w:val="BodyText"/>
          </w:pPr>
        </w:pPrChange>
      </w:pPr>
      <w:del w:id="1013" w:author="Office" w:date="2025-10-26T17:52:00Z" w16du:dateUtc="2025-10-26T17:52:00Z">
        <w:r w:rsidDel="005D7027">
          <w:delText xml:space="preserve">        """Analyze correlations between variables"""</w:delText>
        </w:r>
      </w:del>
    </w:p>
    <w:p w14:paraId="4F72FD52" w14:textId="5F8E0502" w:rsidR="008852DE" w:rsidDel="005D7027" w:rsidRDefault="008852DE" w:rsidP="005D7027">
      <w:pPr>
        <w:pStyle w:val="SourceCode"/>
        <w:spacing w:line="360" w:lineRule="auto"/>
        <w:rPr>
          <w:del w:id="1014" w:author="Office" w:date="2025-10-26T17:52:00Z" w16du:dateUtc="2025-10-26T17:52:00Z"/>
        </w:rPr>
        <w:pPrChange w:id="1015" w:author="Office" w:date="2025-10-26T17:52:00Z" w16du:dateUtc="2025-10-26T17:52:00Z">
          <w:pPr>
            <w:pStyle w:val="BodyText"/>
          </w:pPr>
        </w:pPrChange>
      </w:pPr>
    </w:p>
    <w:p w14:paraId="096D0C08" w14:textId="7D72AAD6" w:rsidR="008852DE" w:rsidDel="005D7027" w:rsidRDefault="008852DE" w:rsidP="005D7027">
      <w:pPr>
        <w:pStyle w:val="SourceCode"/>
        <w:spacing w:line="360" w:lineRule="auto"/>
        <w:rPr>
          <w:del w:id="1016" w:author="Office" w:date="2025-10-26T17:52:00Z" w16du:dateUtc="2025-10-26T17:52:00Z"/>
        </w:rPr>
        <w:pPrChange w:id="1017" w:author="Office" w:date="2025-10-26T17:52:00Z" w16du:dateUtc="2025-10-26T17:52:00Z">
          <w:pPr>
            <w:pStyle w:val="BodyText"/>
          </w:pPr>
        </w:pPrChange>
      </w:pPr>
      <w:del w:id="1018" w:author="Office" w:date="2025-10-26T17:52:00Z" w16du:dateUtc="2025-10-26T17:52:00Z">
        <w:r w:rsidDel="005D7027">
          <w:delText xml:space="preserve">        print("\n3. CORRELATION ANALYSIS")</w:delText>
        </w:r>
      </w:del>
    </w:p>
    <w:p w14:paraId="37734F32" w14:textId="26FBE41C" w:rsidR="008852DE" w:rsidDel="005D7027" w:rsidRDefault="008852DE" w:rsidP="005D7027">
      <w:pPr>
        <w:pStyle w:val="SourceCode"/>
        <w:spacing w:line="360" w:lineRule="auto"/>
        <w:rPr>
          <w:del w:id="1019" w:author="Office" w:date="2025-10-26T17:52:00Z" w16du:dateUtc="2025-10-26T17:52:00Z"/>
        </w:rPr>
        <w:pPrChange w:id="1020" w:author="Office" w:date="2025-10-26T17:52:00Z" w16du:dateUtc="2025-10-26T17:52:00Z">
          <w:pPr>
            <w:pStyle w:val="BodyText"/>
          </w:pPr>
        </w:pPrChange>
      </w:pPr>
      <w:del w:id="1021" w:author="Office" w:date="2025-10-26T17:52:00Z" w16du:dateUtc="2025-10-26T17:52:00Z">
        <w:r w:rsidDel="005D7027">
          <w:delText xml:space="preserve">        print("-" * 25)</w:delText>
        </w:r>
      </w:del>
    </w:p>
    <w:p w14:paraId="5DB20528" w14:textId="286ACBDB" w:rsidR="008852DE" w:rsidDel="005D7027" w:rsidRDefault="008852DE" w:rsidP="005D7027">
      <w:pPr>
        <w:pStyle w:val="SourceCode"/>
        <w:spacing w:line="360" w:lineRule="auto"/>
        <w:rPr>
          <w:del w:id="1022" w:author="Office" w:date="2025-10-26T17:52:00Z" w16du:dateUtc="2025-10-26T17:52:00Z"/>
        </w:rPr>
        <w:pPrChange w:id="1023" w:author="Office" w:date="2025-10-26T17:52:00Z" w16du:dateUtc="2025-10-26T17:52:00Z">
          <w:pPr>
            <w:pStyle w:val="BodyText"/>
          </w:pPr>
        </w:pPrChange>
      </w:pPr>
    </w:p>
    <w:p w14:paraId="117CC120" w14:textId="4A6061A4" w:rsidR="008852DE" w:rsidDel="005D7027" w:rsidRDefault="008852DE" w:rsidP="005D7027">
      <w:pPr>
        <w:pStyle w:val="SourceCode"/>
        <w:spacing w:line="360" w:lineRule="auto"/>
        <w:rPr>
          <w:del w:id="1024" w:author="Office" w:date="2025-10-26T17:52:00Z" w16du:dateUtc="2025-10-26T17:52:00Z"/>
        </w:rPr>
        <w:pPrChange w:id="1025" w:author="Office" w:date="2025-10-26T17:52:00Z" w16du:dateUtc="2025-10-26T17:52:00Z">
          <w:pPr>
            <w:pStyle w:val="BodyText"/>
          </w:pPr>
        </w:pPrChange>
      </w:pPr>
      <w:del w:id="1026" w:author="Office" w:date="2025-10-26T17:52:00Z" w16du:dateUtc="2025-10-26T17:52:00Z">
        <w:r w:rsidDel="005D7027">
          <w:delText xml:space="preserve">        # Merge data for correlation analysis</w:delText>
        </w:r>
      </w:del>
    </w:p>
    <w:p w14:paraId="7A09AA2F" w14:textId="729417E2" w:rsidR="008852DE" w:rsidDel="005D7027" w:rsidRDefault="008852DE" w:rsidP="005D7027">
      <w:pPr>
        <w:pStyle w:val="SourceCode"/>
        <w:spacing w:line="360" w:lineRule="auto"/>
        <w:rPr>
          <w:del w:id="1027" w:author="Office" w:date="2025-10-26T17:52:00Z" w16du:dateUtc="2025-10-26T17:52:00Z"/>
        </w:rPr>
        <w:pPrChange w:id="1028" w:author="Office" w:date="2025-10-26T17:52:00Z" w16du:dateUtc="2025-10-26T17:52:00Z">
          <w:pPr>
            <w:pStyle w:val="BodyText"/>
          </w:pPr>
        </w:pPrChange>
      </w:pPr>
      <w:del w:id="1029" w:author="Office" w:date="2025-10-26T17:52:00Z" w16du:dateUtc="2025-10-26T17:52:00Z">
        <w:r w:rsidDel="005D7027">
          <w:delText xml:space="preserve">        self._merge_datasets()</w:delText>
        </w:r>
      </w:del>
    </w:p>
    <w:p w14:paraId="5FD2CACD" w14:textId="36653E1A" w:rsidR="008852DE" w:rsidDel="005D7027" w:rsidRDefault="008852DE" w:rsidP="005D7027">
      <w:pPr>
        <w:pStyle w:val="SourceCode"/>
        <w:spacing w:line="360" w:lineRule="auto"/>
        <w:rPr>
          <w:del w:id="1030" w:author="Office" w:date="2025-10-26T17:52:00Z" w16du:dateUtc="2025-10-26T17:52:00Z"/>
        </w:rPr>
        <w:pPrChange w:id="1031" w:author="Office" w:date="2025-10-26T17:52:00Z" w16du:dateUtc="2025-10-26T17:52:00Z">
          <w:pPr>
            <w:pStyle w:val="BodyText"/>
          </w:pPr>
        </w:pPrChange>
      </w:pPr>
    </w:p>
    <w:p w14:paraId="34BB12E2" w14:textId="1F6C79FE" w:rsidR="008852DE" w:rsidDel="005D7027" w:rsidRDefault="008852DE" w:rsidP="005D7027">
      <w:pPr>
        <w:pStyle w:val="SourceCode"/>
        <w:spacing w:line="360" w:lineRule="auto"/>
        <w:rPr>
          <w:del w:id="1032" w:author="Office" w:date="2025-10-26T17:52:00Z" w16du:dateUtc="2025-10-26T17:52:00Z"/>
        </w:rPr>
        <w:pPrChange w:id="1033" w:author="Office" w:date="2025-10-26T17:52:00Z" w16du:dateUtc="2025-10-26T17:52:00Z">
          <w:pPr>
            <w:pStyle w:val="BodyText"/>
          </w:pPr>
        </w:pPrChange>
      </w:pPr>
      <w:del w:id="1034" w:author="Office" w:date="2025-10-26T17:52:00Z" w16du:dateUtc="2025-10-26T17:52:00Z">
        <w:r w:rsidDel="005D7027">
          <w:delText xml:space="preserve">        if self.merged_df is not None and len(self.merged_df) &gt; 0:</w:delText>
        </w:r>
      </w:del>
    </w:p>
    <w:p w14:paraId="07D03DF9" w14:textId="0F48A133" w:rsidR="008852DE" w:rsidDel="005D7027" w:rsidRDefault="008852DE" w:rsidP="005D7027">
      <w:pPr>
        <w:pStyle w:val="SourceCode"/>
        <w:spacing w:line="360" w:lineRule="auto"/>
        <w:rPr>
          <w:del w:id="1035" w:author="Office" w:date="2025-10-26T17:52:00Z" w16du:dateUtc="2025-10-26T17:52:00Z"/>
        </w:rPr>
        <w:pPrChange w:id="1036" w:author="Office" w:date="2025-10-26T17:52:00Z" w16du:dateUtc="2025-10-26T17:52:00Z">
          <w:pPr>
            <w:pStyle w:val="BodyText"/>
          </w:pPr>
        </w:pPrChange>
      </w:pPr>
      <w:del w:id="1037" w:author="Office" w:date="2025-10-26T17:52:00Z" w16du:dateUtc="2025-10-26T17:52:00Z">
        <w:r w:rsidDel="005D7027">
          <w:delText xml:space="preserve">            # Calculate correlations</w:delText>
        </w:r>
      </w:del>
    </w:p>
    <w:p w14:paraId="5AE63313" w14:textId="35614DA8" w:rsidR="008852DE" w:rsidDel="005D7027" w:rsidRDefault="008852DE" w:rsidP="005D7027">
      <w:pPr>
        <w:pStyle w:val="SourceCode"/>
        <w:spacing w:line="360" w:lineRule="auto"/>
        <w:rPr>
          <w:del w:id="1038" w:author="Office" w:date="2025-10-26T17:52:00Z" w16du:dateUtc="2025-10-26T17:52:00Z"/>
        </w:rPr>
        <w:pPrChange w:id="1039" w:author="Office" w:date="2025-10-26T17:52:00Z" w16du:dateUtc="2025-10-26T17:52:00Z">
          <w:pPr>
            <w:pStyle w:val="BodyText"/>
          </w:pPr>
        </w:pPrChange>
      </w:pPr>
      <w:del w:id="1040" w:author="Office" w:date="2025-10-26T17:52:00Z" w16du:dateUtc="2025-10-26T17:52:00Z">
        <w:r w:rsidDel="005D7027">
          <w:delText xml:space="preserve">            numeric_cols = self.merged_df.select_dtypes(include=[np.number]).columns</w:delText>
        </w:r>
      </w:del>
    </w:p>
    <w:p w14:paraId="4C4253E4" w14:textId="4C7A7E34" w:rsidR="008852DE" w:rsidDel="005D7027" w:rsidRDefault="008852DE" w:rsidP="005D7027">
      <w:pPr>
        <w:pStyle w:val="SourceCode"/>
        <w:spacing w:line="360" w:lineRule="auto"/>
        <w:rPr>
          <w:del w:id="1041" w:author="Office" w:date="2025-10-26T17:52:00Z" w16du:dateUtc="2025-10-26T17:52:00Z"/>
        </w:rPr>
        <w:pPrChange w:id="1042" w:author="Office" w:date="2025-10-26T17:52:00Z" w16du:dateUtc="2025-10-26T17:52:00Z">
          <w:pPr>
            <w:pStyle w:val="BodyText"/>
          </w:pPr>
        </w:pPrChange>
      </w:pPr>
      <w:del w:id="1043" w:author="Office" w:date="2025-10-26T17:52:00Z" w16du:dateUtc="2025-10-26T17:52:00Z">
        <w:r w:rsidDel="005D7027">
          <w:delText xml:space="preserve">            corr_matrix = self.merged_df[numeric_cols].corr()</w:delText>
        </w:r>
      </w:del>
    </w:p>
    <w:p w14:paraId="27993290" w14:textId="124877EC" w:rsidR="008852DE" w:rsidDel="005D7027" w:rsidRDefault="008852DE" w:rsidP="005D7027">
      <w:pPr>
        <w:pStyle w:val="SourceCode"/>
        <w:spacing w:line="360" w:lineRule="auto"/>
        <w:rPr>
          <w:del w:id="1044" w:author="Office" w:date="2025-10-26T17:52:00Z" w16du:dateUtc="2025-10-26T17:52:00Z"/>
        </w:rPr>
        <w:pPrChange w:id="1045" w:author="Office" w:date="2025-10-26T17:52:00Z" w16du:dateUtc="2025-10-26T17:52:00Z">
          <w:pPr>
            <w:pStyle w:val="BodyText"/>
          </w:pPr>
        </w:pPrChange>
      </w:pPr>
    </w:p>
    <w:p w14:paraId="3B3584E5" w14:textId="406A3574" w:rsidR="008852DE" w:rsidDel="005D7027" w:rsidRDefault="008852DE" w:rsidP="005D7027">
      <w:pPr>
        <w:pStyle w:val="SourceCode"/>
        <w:spacing w:line="360" w:lineRule="auto"/>
        <w:rPr>
          <w:del w:id="1046" w:author="Office" w:date="2025-10-26T17:52:00Z" w16du:dateUtc="2025-10-26T17:52:00Z"/>
        </w:rPr>
        <w:pPrChange w:id="1047" w:author="Office" w:date="2025-10-26T17:52:00Z" w16du:dateUtc="2025-10-26T17:52:00Z">
          <w:pPr>
            <w:pStyle w:val="BodyText"/>
          </w:pPr>
        </w:pPrChange>
      </w:pPr>
      <w:del w:id="1048" w:author="Office" w:date="2025-10-26T17:52:00Z" w16du:dateUtc="2025-10-26T17:52:00Z">
        <w:r w:rsidDel="005D7027">
          <w:delText xml:space="preserve">            # Target correlations</w:delText>
        </w:r>
      </w:del>
    </w:p>
    <w:p w14:paraId="0F382314" w14:textId="7BD8CAC5" w:rsidR="008852DE" w:rsidDel="005D7027" w:rsidRDefault="008852DE" w:rsidP="005D7027">
      <w:pPr>
        <w:pStyle w:val="SourceCode"/>
        <w:spacing w:line="360" w:lineRule="auto"/>
        <w:rPr>
          <w:del w:id="1049" w:author="Office" w:date="2025-10-26T17:52:00Z" w16du:dateUtc="2025-10-26T17:52:00Z"/>
        </w:rPr>
        <w:pPrChange w:id="1050" w:author="Office" w:date="2025-10-26T17:52:00Z" w16du:dateUtc="2025-10-26T17:52:00Z">
          <w:pPr>
            <w:pStyle w:val="BodyText"/>
          </w:pPr>
        </w:pPrChange>
      </w:pPr>
      <w:del w:id="1051" w:author="Office" w:date="2025-10-26T17:52:00Z" w16du:dateUtc="2025-10-26T17:52:00Z">
        <w:r w:rsidDel="005D7027">
          <w:delText xml:space="preserve">            target_corr = corr_matrix['Target'].abs().sort_values(ascending=False)</w:delText>
        </w:r>
      </w:del>
    </w:p>
    <w:p w14:paraId="77A68097" w14:textId="491DC90A" w:rsidR="008852DE" w:rsidDel="005D7027" w:rsidRDefault="008852DE" w:rsidP="005D7027">
      <w:pPr>
        <w:pStyle w:val="SourceCode"/>
        <w:spacing w:line="360" w:lineRule="auto"/>
        <w:rPr>
          <w:del w:id="1052" w:author="Office" w:date="2025-10-26T17:52:00Z" w16du:dateUtc="2025-10-26T17:52:00Z"/>
        </w:rPr>
        <w:pPrChange w:id="1053" w:author="Office" w:date="2025-10-26T17:52:00Z" w16du:dateUtc="2025-10-26T17:52:00Z">
          <w:pPr>
            <w:pStyle w:val="BodyText"/>
          </w:pPr>
        </w:pPrChange>
      </w:pPr>
      <w:del w:id="1054" w:author="Office" w:date="2025-10-26T17:52:00Z" w16du:dateUtc="2025-10-26T17:52:00Z">
        <w:r w:rsidDel="005D7027">
          <w:delText xml:space="preserve">            print("\nTop correlations with target variable:")</w:delText>
        </w:r>
      </w:del>
    </w:p>
    <w:p w14:paraId="49A02840" w14:textId="6BEBC9CB" w:rsidR="008852DE" w:rsidDel="005D7027" w:rsidRDefault="008852DE" w:rsidP="005D7027">
      <w:pPr>
        <w:pStyle w:val="SourceCode"/>
        <w:spacing w:line="360" w:lineRule="auto"/>
        <w:rPr>
          <w:del w:id="1055" w:author="Office" w:date="2025-10-26T17:52:00Z" w16du:dateUtc="2025-10-26T17:52:00Z"/>
        </w:rPr>
        <w:pPrChange w:id="1056" w:author="Office" w:date="2025-10-26T17:52:00Z" w16du:dateUtc="2025-10-26T17:52:00Z">
          <w:pPr>
            <w:pStyle w:val="BodyText"/>
          </w:pPr>
        </w:pPrChange>
      </w:pPr>
      <w:del w:id="1057" w:author="Office" w:date="2025-10-26T17:52:00Z" w16du:dateUtc="2025-10-26T17:52:00Z">
        <w:r w:rsidDel="005D7027">
          <w:delText xml:space="preserve">            for var, corr in target_corr.head(10).items():</w:delText>
        </w:r>
      </w:del>
    </w:p>
    <w:p w14:paraId="203501C8" w14:textId="2F03729E" w:rsidR="008852DE" w:rsidDel="005D7027" w:rsidRDefault="008852DE" w:rsidP="005D7027">
      <w:pPr>
        <w:pStyle w:val="SourceCode"/>
        <w:spacing w:line="360" w:lineRule="auto"/>
        <w:rPr>
          <w:del w:id="1058" w:author="Office" w:date="2025-10-26T17:52:00Z" w16du:dateUtc="2025-10-26T17:52:00Z"/>
        </w:rPr>
        <w:pPrChange w:id="1059" w:author="Office" w:date="2025-10-26T17:52:00Z" w16du:dateUtc="2025-10-26T17:52:00Z">
          <w:pPr>
            <w:pStyle w:val="BodyText"/>
          </w:pPr>
        </w:pPrChange>
      </w:pPr>
      <w:del w:id="1060" w:author="Office" w:date="2025-10-26T17:52:00Z" w16du:dateUtc="2025-10-26T17:52:00Z">
        <w:r w:rsidDel="005D7027">
          <w:delText xml:space="preserve">                print(f"  {var}: {corr:.3f}")</w:delText>
        </w:r>
      </w:del>
    </w:p>
    <w:p w14:paraId="2C922A07" w14:textId="3250F55C" w:rsidR="008852DE" w:rsidDel="005D7027" w:rsidRDefault="008852DE" w:rsidP="005D7027">
      <w:pPr>
        <w:pStyle w:val="SourceCode"/>
        <w:spacing w:line="360" w:lineRule="auto"/>
        <w:rPr>
          <w:del w:id="1061" w:author="Office" w:date="2025-10-26T17:52:00Z" w16du:dateUtc="2025-10-26T17:52:00Z"/>
        </w:rPr>
        <w:pPrChange w:id="1062" w:author="Office" w:date="2025-10-26T17:52:00Z" w16du:dateUtc="2025-10-26T17:52:00Z">
          <w:pPr>
            <w:pStyle w:val="BodyText"/>
          </w:pPr>
        </w:pPrChange>
      </w:pPr>
    </w:p>
    <w:p w14:paraId="7E63163F" w14:textId="781FBEC0" w:rsidR="008852DE" w:rsidDel="005D7027" w:rsidRDefault="008852DE" w:rsidP="005D7027">
      <w:pPr>
        <w:pStyle w:val="SourceCode"/>
        <w:spacing w:line="360" w:lineRule="auto"/>
        <w:rPr>
          <w:del w:id="1063" w:author="Office" w:date="2025-10-26T17:52:00Z" w16du:dateUtc="2025-10-26T17:52:00Z"/>
        </w:rPr>
        <w:pPrChange w:id="1064" w:author="Office" w:date="2025-10-26T17:52:00Z" w16du:dateUtc="2025-10-26T17:52:00Z">
          <w:pPr>
            <w:pStyle w:val="BodyText"/>
          </w:pPr>
        </w:pPrChange>
      </w:pPr>
      <w:del w:id="1065" w:author="Office" w:date="2025-10-26T17:52:00Z" w16du:dateUtc="2025-10-26T17:52:00Z">
        <w:r w:rsidDel="005D7027">
          <w:delText xml:space="preserve">    def _analyze_time_series(self):</w:delText>
        </w:r>
      </w:del>
    </w:p>
    <w:p w14:paraId="3A596892" w14:textId="302711DF" w:rsidR="008852DE" w:rsidDel="005D7027" w:rsidRDefault="008852DE" w:rsidP="005D7027">
      <w:pPr>
        <w:pStyle w:val="SourceCode"/>
        <w:spacing w:line="360" w:lineRule="auto"/>
        <w:rPr>
          <w:del w:id="1066" w:author="Office" w:date="2025-10-26T17:52:00Z" w16du:dateUtc="2025-10-26T17:52:00Z"/>
        </w:rPr>
        <w:pPrChange w:id="1067" w:author="Office" w:date="2025-10-26T17:52:00Z" w16du:dateUtc="2025-10-26T17:52:00Z">
          <w:pPr>
            <w:pStyle w:val="BodyText"/>
          </w:pPr>
        </w:pPrChange>
      </w:pPr>
      <w:del w:id="1068" w:author="Office" w:date="2025-10-26T17:52:00Z" w16du:dateUtc="2025-10-26T17:52:00Z">
        <w:r w:rsidDel="005D7027">
          <w:delText xml:space="preserve">        """Analyze time series patterns"""</w:delText>
        </w:r>
      </w:del>
    </w:p>
    <w:p w14:paraId="130D8248" w14:textId="65E55646" w:rsidR="008852DE" w:rsidDel="005D7027" w:rsidRDefault="008852DE" w:rsidP="005D7027">
      <w:pPr>
        <w:pStyle w:val="SourceCode"/>
        <w:spacing w:line="360" w:lineRule="auto"/>
        <w:rPr>
          <w:del w:id="1069" w:author="Office" w:date="2025-10-26T17:52:00Z" w16du:dateUtc="2025-10-26T17:52:00Z"/>
        </w:rPr>
        <w:pPrChange w:id="1070" w:author="Office" w:date="2025-10-26T17:52:00Z" w16du:dateUtc="2025-10-26T17:52:00Z">
          <w:pPr>
            <w:pStyle w:val="BodyText"/>
          </w:pPr>
        </w:pPrChange>
      </w:pPr>
    </w:p>
    <w:p w14:paraId="084BC473" w14:textId="6A76AB46" w:rsidR="008852DE" w:rsidDel="005D7027" w:rsidRDefault="008852DE" w:rsidP="005D7027">
      <w:pPr>
        <w:pStyle w:val="SourceCode"/>
        <w:spacing w:line="360" w:lineRule="auto"/>
        <w:rPr>
          <w:del w:id="1071" w:author="Office" w:date="2025-10-26T17:52:00Z" w16du:dateUtc="2025-10-26T17:52:00Z"/>
        </w:rPr>
        <w:pPrChange w:id="1072" w:author="Office" w:date="2025-10-26T17:52:00Z" w16du:dateUtc="2025-10-26T17:52:00Z">
          <w:pPr>
            <w:pStyle w:val="BodyText"/>
          </w:pPr>
        </w:pPrChange>
      </w:pPr>
      <w:del w:id="1073" w:author="Office" w:date="2025-10-26T17:52:00Z" w16du:dateUtc="2025-10-26T17:52:00Z">
        <w:r w:rsidDel="005D7027">
          <w:delText xml:space="preserve">        print("\n4. TIME SERIES ANALYSIS")</w:delText>
        </w:r>
      </w:del>
    </w:p>
    <w:p w14:paraId="5DBC1D68" w14:textId="327F5FE3" w:rsidR="008852DE" w:rsidDel="005D7027" w:rsidRDefault="008852DE" w:rsidP="005D7027">
      <w:pPr>
        <w:pStyle w:val="SourceCode"/>
        <w:spacing w:line="360" w:lineRule="auto"/>
        <w:rPr>
          <w:del w:id="1074" w:author="Office" w:date="2025-10-26T17:52:00Z" w16du:dateUtc="2025-10-26T17:52:00Z"/>
        </w:rPr>
        <w:pPrChange w:id="1075" w:author="Office" w:date="2025-10-26T17:52:00Z" w16du:dateUtc="2025-10-26T17:52:00Z">
          <w:pPr>
            <w:pStyle w:val="BodyText"/>
          </w:pPr>
        </w:pPrChange>
      </w:pPr>
      <w:del w:id="1076" w:author="Office" w:date="2025-10-26T17:52:00Z" w16du:dateUtc="2025-10-26T17:52:00Z">
        <w:r w:rsidDel="005D7027">
          <w:delText xml:space="preserve">        print("-" * 25)</w:delText>
        </w:r>
      </w:del>
    </w:p>
    <w:p w14:paraId="14C11060" w14:textId="5B8E4641" w:rsidR="008852DE" w:rsidDel="005D7027" w:rsidRDefault="008852DE" w:rsidP="005D7027">
      <w:pPr>
        <w:pStyle w:val="SourceCode"/>
        <w:spacing w:line="360" w:lineRule="auto"/>
        <w:rPr>
          <w:del w:id="1077" w:author="Office" w:date="2025-10-26T17:52:00Z" w16du:dateUtc="2025-10-26T17:52:00Z"/>
        </w:rPr>
        <w:pPrChange w:id="1078" w:author="Office" w:date="2025-10-26T17:52:00Z" w16du:dateUtc="2025-10-26T17:52:00Z">
          <w:pPr>
            <w:pStyle w:val="BodyText"/>
          </w:pPr>
        </w:pPrChange>
      </w:pPr>
    </w:p>
    <w:p w14:paraId="4D9DF470" w14:textId="745C3695" w:rsidR="008852DE" w:rsidDel="005D7027" w:rsidRDefault="008852DE" w:rsidP="005D7027">
      <w:pPr>
        <w:pStyle w:val="SourceCode"/>
        <w:spacing w:line="360" w:lineRule="auto"/>
        <w:rPr>
          <w:del w:id="1079" w:author="Office" w:date="2025-10-26T17:52:00Z" w16du:dateUtc="2025-10-26T17:52:00Z"/>
        </w:rPr>
        <w:pPrChange w:id="1080" w:author="Office" w:date="2025-10-26T17:52:00Z" w16du:dateUtc="2025-10-26T17:52:00Z">
          <w:pPr>
            <w:pStyle w:val="BodyText"/>
          </w:pPr>
        </w:pPrChange>
      </w:pPr>
      <w:del w:id="1081" w:author="Office" w:date="2025-10-26T17:52:00Z" w16du:dateUtc="2025-10-26T17:52:00Z">
        <w:r w:rsidDel="005D7027">
          <w:delText xml:space="preserve">        if self.merged_df is not None:</w:delText>
        </w:r>
      </w:del>
    </w:p>
    <w:p w14:paraId="3FB7440E" w14:textId="70A86D3E" w:rsidR="008852DE" w:rsidDel="005D7027" w:rsidRDefault="008852DE" w:rsidP="005D7027">
      <w:pPr>
        <w:pStyle w:val="SourceCode"/>
        <w:spacing w:line="360" w:lineRule="auto"/>
        <w:rPr>
          <w:del w:id="1082" w:author="Office" w:date="2025-10-26T17:52:00Z" w16du:dateUtc="2025-10-26T17:52:00Z"/>
        </w:rPr>
        <w:pPrChange w:id="1083" w:author="Office" w:date="2025-10-26T17:52:00Z" w16du:dateUtc="2025-10-26T17:52:00Z">
          <w:pPr>
            <w:pStyle w:val="BodyText"/>
          </w:pPr>
        </w:pPrChange>
      </w:pPr>
      <w:del w:id="1084" w:author="Office" w:date="2025-10-26T17:52:00Z" w16du:dateUtc="2025-10-26T17:52:00Z">
        <w:r w:rsidDel="005D7027">
          <w:delText xml:space="preserve">            # Daily sentiment aggregation</w:delText>
        </w:r>
      </w:del>
    </w:p>
    <w:p w14:paraId="74BA9EFB" w14:textId="5F535B25" w:rsidR="008852DE" w:rsidDel="005D7027" w:rsidRDefault="008852DE" w:rsidP="005D7027">
      <w:pPr>
        <w:pStyle w:val="SourceCode"/>
        <w:spacing w:line="360" w:lineRule="auto"/>
        <w:rPr>
          <w:del w:id="1085" w:author="Office" w:date="2025-10-26T17:52:00Z" w16du:dateUtc="2025-10-26T17:52:00Z"/>
        </w:rPr>
        <w:pPrChange w:id="1086" w:author="Office" w:date="2025-10-26T17:52:00Z" w16du:dateUtc="2025-10-26T17:52:00Z">
          <w:pPr>
            <w:pStyle w:val="BodyText"/>
          </w:pPr>
        </w:pPrChange>
      </w:pPr>
      <w:del w:id="1087" w:author="Office" w:date="2025-10-26T17:52:00Z" w16du:dateUtc="2025-10-26T17:52:00Z">
        <w:r w:rsidDel="005D7027">
          <w:delText xml:space="preserve">            daily_sentiment = self.merged_df.groupby('Date').agg({</w:delText>
        </w:r>
      </w:del>
    </w:p>
    <w:p w14:paraId="3671F17B" w14:textId="72FB649C" w:rsidR="008852DE" w:rsidDel="005D7027" w:rsidRDefault="008852DE" w:rsidP="005D7027">
      <w:pPr>
        <w:pStyle w:val="SourceCode"/>
        <w:spacing w:line="360" w:lineRule="auto"/>
        <w:rPr>
          <w:del w:id="1088" w:author="Office" w:date="2025-10-26T17:52:00Z" w16du:dateUtc="2025-10-26T17:52:00Z"/>
        </w:rPr>
        <w:pPrChange w:id="1089" w:author="Office" w:date="2025-10-26T17:52:00Z" w16du:dateUtc="2025-10-26T17:52:00Z">
          <w:pPr>
            <w:pStyle w:val="BodyText"/>
          </w:pPr>
        </w:pPrChange>
      </w:pPr>
      <w:del w:id="1090" w:author="Office" w:date="2025-10-26T17:52:00Z" w16du:dateUtc="2025-10-26T17:52:00Z">
        <w:r w:rsidDel="005D7027">
          <w:delText xml:space="preserve">                'sentiment_score': ['mean', 'std', 'count'],</w:delText>
        </w:r>
      </w:del>
    </w:p>
    <w:p w14:paraId="4C49BD8C" w14:textId="59A42981" w:rsidR="008852DE" w:rsidDel="005D7027" w:rsidRDefault="008852DE" w:rsidP="005D7027">
      <w:pPr>
        <w:pStyle w:val="SourceCode"/>
        <w:spacing w:line="360" w:lineRule="auto"/>
        <w:rPr>
          <w:del w:id="1091" w:author="Office" w:date="2025-10-26T17:52:00Z" w16du:dateUtc="2025-10-26T17:52:00Z"/>
        </w:rPr>
        <w:pPrChange w:id="1092" w:author="Office" w:date="2025-10-26T17:52:00Z" w16du:dateUtc="2025-10-26T17:52:00Z">
          <w:pPr>
            <w:pStyle w:val="BodyText"/>
          </w:pPr>
        </w:pPrChange>
      </w:pPr>
      <w:del w:id="1093" w:author="Office" w:date="2025-10-26T17:52:00Z" w16du:dateUtc="2025-10-26T17:52:00Z">
        <w:r w:rsidDel="005D7027">
          <w:delText xml:space="preserve">                'Target': 'mean'</w:delText>
        </w:r>
      </w:del>
    </w:p>
    <w:p w14:paraId="43F970BC" w14:textId="6800D01F" w:rsidR="008852DE" w:rsidDel="005D7027" w:rsidRDefault="008852DE" w:rsidP="005D7027">
      <w:pPr>
        <w:pStyle w:val="SourceCode"/>
        <w:spacing w:line="360" w:lineRule="auto"/>
        <w:rPr>
          <w:del w:id="1094" w:author="Office" w:date="2025-10-26T17:52:00Z" w16du:dateUtc="2025-10-26T17:52:00Z"/>
        </w:rPr>
        <w:pPrChange w:id="1095" w:author="Office" w:date="2025-10-26T17:52:00Z" w16du:dateUtc="2025-10-26T17:52:00Z">
          <w:pPr>
            <w:pStyle w:val="BodyText"/>
          </w:pPr>
        </w:pPrChange>
      </w:pPr>
      <w:del w:id="1096" w:author="Office" w:date="2025-10-26T17:52:00Z" w16du:dateUtc="2025-10-26T17:52:00Z">
        <w:r w:rsidDel="005D7027">
          <w:delText xml:space="preserve">            }).fillna(0)</w:delText>
        </w:r>
      </w:del>
    </w:p>
    <w:p w14:paraId="5366C412" w14:textId="023D1D91" w:rsidR="008852DE" w:rsidDel="005D7027" w:rsidRDefault="008852DE" w:rsidP="005D7027">
      <w:pPr>
        <w:pStyle w:val="SourceCode"/>
        <w:spacing w:line="360" w:lineRule="auto"/>
        <w:rPr>
          <w:del w:id="1097" w:author="Office" w:date="2025-10-26T17:52:00Z" w16du:dateUtc="2025-10-26T17:52:00Z"/>
        </w:rPr>
        <w:pPrChange w:id="1098" w:author="Office" w:date="2025-10-26T17:52:00Z" w16du:dateUtc="2025-10-26T17:52:00Z">
          <w:pPr>
            <w:pStyle w:val="BodyText"/>
          </w:pPr>
        </w:pPrChange>
      </w:pPr>
    </w:p>
    <w:p w14:paraId="287CD655" w14:textId="15676F31" w:rsidR="008852DE" w:rsidDel="005D7027" w:rsidRDefault="008852DE" w:rsidP="005D7027">
      <w:pPr>
        <w:pStyle w:val="SourceCode"/>
        <w:spacing w:line="360" w:lineRule="auto"/>
        <w:rPr>
          <w:del w:id="1099" w:author="Office" w:date="2025-10-26T17:52:00Z" w16du:dateUtc="2025-10-26T17:52:00Z"/>
        </w:rPr>
        <w:pPrChange w:id="1100" w:author="Office" w:date="2025-10-26T17:52:00Z" w16du:dateUtc="2025-10-26T17:52:00Z">
          <w:pPr>
            <w:pStyle w:val="BodyText"/>
          </w:pPr>
        </w:pPrChange>
      </w:pPr>
      <w:del w:id="1101" w:author="Office" w:date="2025-10-26T17:52:00Z" w16du:dateUtc="2025-10-26T17:52:00Z">
        <w:r w:rsidDel="005D7027">
          <w:delText xml:space="preserve">            print(f"Days with sentiment data: {len(daily_sentiment)}")</w:delText>
        </w:r>
      </w:del>
    </w:p>
    <w:p w14:paraId="58375504" w14:textId="6838CF4E" w:rsidR="008852DE" w:rsidDel="005D7027" w:rsidRDefault="008852DE" w:rsidP="005D7027">
      <w:pPr>
        <w:pStyle w:val="SourceCode"/>
        <w:spacing w:line="360" w:lineRule="auto"/>
        <w:rPr>
          <w:del w:id="1102" w:author="Office" w:date="2025-10-26T17:52:00Z" w16du:dateUtc="2025-10-26T17:52:00Z"/>
        </w:rPr>
        <w:pPrChange w:id="1103" w:author="Office" w:date="2025-10-26T17:52:00Z" w16du:dateUtc="2025-10-26T17:52:00Z">
          <w:pPr>
            <w:pStyle w:val="BodyText"/>
          </w:pPr>
        </w:pPrChange>
      </w:pPr>
      <w:del w:id="1104" w:author="Office" w:date="2025-10-26T17:52:00Z" w16du:dateUtc="2025-10-26T17:52:00Z">
        <w:r w:rsidDel="005D7027">
          <w:delText xml:space="preserve">            print(f"Average daily sentiment: {daily_sentiment[('sentiment_score', 'mean')].mean():.3f}")</w:delText>
        </w:r>
      </w:del>
    </w:p>
    <w:p w14:paraId="5DC567FF" w14:textId="5305FE0C" w:rsidR="008852DE" w:rsidDel="005D7027" w:rsidRDefault="008852DE" w:rsidP="005D7027">
      <w:pPr>
        <w:pStyle w:val="SourceCode"/>
        <w:spacing w:line="360" w:lineRule="auto"/>
        <w:rPr>
          <w:del w:id="1105" w:author="Office" w:date="2025-10-26T17:52:00Z" w16du:dateUtc="2025-10-26T17:52:00Z"/>
        </w:rPr>
        <w:pPrChange w:id="1106" w:author="Office" w:date="2025-10-26T17:52:00Z" w16du:dateUtc="2025-10-26T17:52:00Z">
          <w:pPr>
            <w:pStyle w:val="BodyText"/>
          </w:pPr>
        </w:pPrChange>
      </w:pPr>
      <w:del w:id="1107" w:author="Office" w:date="2025-10-26T17:52:00Z" w16du:dateUtc="2025-10-26T17:52:00Z">
        <w:r w:rsidDel="005D7027">
          <w:delText xml:space="preserve">            print(f"Daily sentiment volatility: {daily_sentiment[('sentiment_score', 'std')].mean():.3f}")</w:delText>
        </w:r>
      </w:del>
    </w:p>
    <w:p w14:paraId="793390E7" w14:textId="27EFEC5A" w:rsidR="008852DE" w:rsidDel="005D7027" w:rsidRDefault="008852DE" w:rsidP="005D7027">
      <w:pPr>
        <w:pStyle w:val="SourceCode"/>
        <w:spacing w:line="360" w:lineRule="auto"/>
        <w:rPr>
          <w:del w:id="1108" w:author="Office" w:date="2025-10-26T17:52:00Z" w16du:dateUtc="2025-10-26T17:52:00Z"/>
        </w:rPr>
        <w:pPrChange w:id="1109" w:author="Office" w:date="2025-10-26T17:52:00Z" w16du:dateUtc="2025-10-26T17:52:00Z">
          <w:pPr>
            <w:pStyle w:val="BodyText"/>
          </w:pPr>
        </w:pPrChange>
      </w:pPr>
    </w:p>
    <w:p w14:paraId="4A4AE401" w14:textId="68307BB2" w:rsidR="008852DE" w:rsidDel="005D7027" w:rsidRDefault="008852DE" w:rsidP="005D7027">
      <w:pPr>
        <w:pStyle w:val="SourceCode"/>
        <w:spacing w:line="360" w:lineRule="auto"/>
        <w:rPr>
          <w:del w:id="1110" w:author="Office" w:date="2025-10-26T17:52:00Z" w16du:dateUtc="2025-10-26T17:52:00Z"/>
        </w:rPr>
        <w:pPrChange w:id="1111" w:author="Office" w:date="2025-10-26T17:52:00Z" w16du:dateUtc="2025-10-26T17:52:00Z">
          <w:pPr>
            <w:pStyle w:val="BodyText"/>
          </w:pPr>
        </w:pPrChange>
      </w:pPr>
      <w:del w:id="1112" w:author="Office" w:date="2025-10-26T17:52:00Z" w16du:dateUtc="2025-10-26T17:52:00Z">
        <w:r w:rsidDel="005D7027">
          <w:delText xml:space="preserve">    def _merge_datasets(self):</w:delText>
        </w:r>
      </w:del>
    </w:p>
    <w:p w14:paraId="3619DE65" w14:textId="385E5813" w:rsidR="008852DE" w:rsidDel="005D7027" w:rsidRDefault="008852DE" w:rsidP="005D7027">
      <w:pPr>
        <w:pStyle w:val="SourceCode"/>
        <w:spacing w:line="360" w:lineRule="auto"/>
        <w:rPr>
          <w:del w:id="1113" w:author="Office" w:date="2025-10-26T17:52:00Z" w16du:dateUtc="2025-10-26T17:52:00Z"/>
        </w:rPr>
        <w:pPrChange w:id="1114" w:author="Office" w:date="2025-10-26T17:52:00Z" w16du:dateUtc="2025-10-26T17:52:00Z">
          <w:pPr>
            <w:pStyle w:val="BodyText"/>
          </w:pPr>
        </w:pPrChange>
      </w:pPr>
      <w:del w:id="1115" w:author="Office" w:date="2025-10-26T17:52:00Z" w16du:dateUtc="2025-10-26T17:52:00Z">
        <w:r w:rsidDel="005D7027">
          <w:delText xml:space="preserve">        """Merge sentiment and stock data"""</w:delText>
        </w:r>
      </w:del>
    </w:p>
    <w:p w14:paraId="19758EFA" w14:textId="16659A09" w:rsidR="008852DE" w:rsidDel="005D7027" w:rsidRDefault="008852DE" w:rsidP="005D7027">
      <w:pPr>
        <w:pStyle w:val="SourceCode"/>
        <w:spacing w:line="360" w:lineRule="auto"/>
        <w:rPr>
          <w:del w:id="1116" w:author="Office" w:date="2025-10-26T17:52:00Z" w16du:dateUtc="2025-10-26T17:52:00Z"/>
        </w:rPr>
        <w:pPrChange w:id="1117" w:author="Office" w:date="2025-10-26T17:52:00Z" w16du:dateUtc="2025-10-26T17:52:00Z">
          <w:pPr>
            <w:pStyle w:val="BodyText"/>
          </w:pPr>
        </w:pPrChange>
      </w:pPr>
    </w:p>
    <w:p w14:paraId="4DFACED5" w14:textId="0521A471" w:rsidR="008852DE" w:rsidDel="005D7027" w:rsidRDefault="008852DE" w:rsidP="005D7027">
      <w:pPr>
        <w:pStyle w:val="SourceCode"/>
        <w:spacing w:line="360" w:lineRule="auto"/>
        <w:rPr>
          <w:del w:id="1118" w:author="Office" w:date="2025-10-26T17:52:00Z" w16du:dateUtc="2025-10-26T17:52:00Z"/>
        </w:rPr>
        <w:pPrChange w:id="1119" w:author="Office" w:date="2025-10-26T17:52:00Z" w16du:dateUtc="2025-10-26T17:52:00Z">
          <w:pPr>
            <w:pStyle w:val="BodyText"/>
          </w:pPr>
        </w:pPrChange>
      </w:pPr>
      <w:del w:id="1120" w:author="Office" w:date="2025-10-26T17:52:00Z" w16du:dateUtc="2025-10-26T17:52:00Z">
        <w:r w:rsidDel="005D7027">
          <w:delText xml:space="preserve">        if self.sentiment_df is None or self.stock_df is None:</w:delText>
        </w:r>
      </w:del>
    </w:p>
    <w:p w14:paraId="29DD9C32" w14:textId="11AB8A88" w:rsidR="008852DE" w:rsidDel="005D7027" w:rsidRDefault="008852DE" w:rsidP="005D7027">
      <w:pPr>
        <w:pStyle w:val="SourceCode"/>
        <w:spacing w:line="360" w:lineRule="auto"/>
        <w:rPr>
          <w:del w:id="1121" w:author="Office" w:date="2025-10-26T17:52:00Z" w16du:dateUtc="2025-10-26T17:52:00Z"/>
        </w:rPr>
        <w:pPrChange w:id="1122" w:author="Office" w:date="2025-10-26T17:52:00Z" w16du:dateUtc="2025-10-26T17:52:00Z">
          <w:pPr>
            <w:pStyle w:val="BodyText"/>
          </w:pPr>
        </w:pPrChange>
      </w:pPr>
      <w:del w:id="1123" w:author="Office" w:date="2025-10-26T17:52:00Z" w16du:dateUtc="2025-10-26T17:52:00Z">
        <w:r w:rsidDel="005D7027">
          <w:delText xml:space="preserve">            return</w:delText>
        </w:r>
      </w:del>
    </w:p>
    <w:p w14:paraId="35BDE356" w14:textId="7CEE46C3" w:rsidR="008852DE" w:rsidDel="005D7027" w:rsidRDefault="008852DE" w:rsidP="005D7027">
      <w:pPr>
        <w:pStyle w:val="SourceCode"/>
        <w:spacing w:line="360" w:lineRule="auto"/>
        <w:rPr>
          <w:del w:id="1124" w:author="Office" w:date="2025-10-26T17:52:00Z" w16du:dateUtc="2025-10-26T17:52:00Z"/>
        </w:rPr>
        <w:pPrChange w:id="1125" w:author="Office" w:date="2025-10-26T17:52:00Z" w16du:dateUtc="2025-10-26T17:52:00Z">
          <w:pPr>
            <w:pStyle w:val="BodyText"/>
          </w:pPr>
        </w:pPrChange>
      </w:pPr>
    </w:p>
    <w:p w14:paraId="50C7246C" w14:textId="7A502F49" w:rsidR="008852DE" w:rsidDel="005D7027" w:rsidRDefault="008852DE" w:rsidP="005D7027">
      <w:pPr>
        <w:pStyle w:val="SourceCode"/>
        <w:spacing w:line="360" w:lineRule="auto"/>
        <w:rPr>
          <w:del w:id="1126" w:author="Office" w:date="2025-10-26T17:52:00Z" w16du:dateUtc="2025-10-26T17:52:00Z"/>
        </w:rPr>
        <w:pPrChange w:id="1127" w:author="Office" w:date="2025-10-26T17:52:00Z" w16du:dateUtc="2025-10-26T17:52:00Z">
          <w:pPr>
            <w:pStyle w:val="BodyText"/>
          </w:pPr>
        </w:pPrChange>
      </w:pPr>
      <w:del w:id="1128" w:author="Office" w:date="2025-10-26T17:52:00Z" w16du:dateUtc="2025-10-26T17:52:00Z">
        <w:r w:rsidDel="005D7027">
          <w:delText xml:space="preserve">        # Aggregate sentiment by date</w:delText>
        </w:r>
      </w:del>
    </w:p>
    <w:p w14:paraId="02CD1655" w14:textId="4DE3395D" w:rsidR="008852DE" w:rsidDel="005D7027" w:rsidRDefault="008852DE" w:rsidP="005D7027">
      <w:pPr>
        <w:pStyle w:val="SourceCode"/>
        <w:spacing w:line="360" w:lineRule="auto"/>
        <w:rPr>
          <w:del w:id="1129" w:author="Office" w:date="2025-10-26T17:52:00Z" w16du:dateUtc="2025-10-26T17:52:00Z"/>
        </w:rPr>
        <w:pPrChange w:id="1130" w:author="Office" w:date="2025-10-26T17:52:00Z" w16du:dateUtc="2025-10-26T17:52:00Z">
          <w:pPr>
            <w:pStyle w:val="BodyText"/>
          </w:pPr>
        </w:pPrChange>
      </w:pPr>
      <w:del w:id="1131" w:author="Office" w:date="2025-10-26T17:52:00Z" w16du:dateUtc="2025-10-26T17:52:00Z">
        <w:r w:rsidDel="005D7027">
          <w:delText xml:space="preserve">        sentiment_daily = self.sentiment_df.groupby('date').agg({</w:delText>
        </w:r>
      </w:del>
    </w:p>
    <w:p w14:paraId="10DE7F37" w14:textId="5E188773" w:rsidR="008852DE" w:rsidDel="005D7027" w:rsidRDefault="008852DE" w:rsidP="005D7027">
      <w:pPr>
        <w:pStyle w:val="SourceCode"/>
        <w:spacing w:line="360" w:lineRule="auto"/>
        <w:rPr>
          <w:del w:id="1132" w:author="Office" w:date="2025-10-26T17:52:00Z" w16du:dateUtc="2025-10-26T17:52:00Z"/>
        </w:rPr>
        <w:pPrChange w:id="1133" w:author="Office" w:date="2025-10-26T17:52:00Z" w16du:dateUtc="2025-10-26T17:52:00Z">
          <w:pPr>
            <w:pStyle w:val="BodyText"/>
          </w:pPr>
        </w:pPrChange>
      </w:pPr>
      <w:del w:id="1134" w:author="Office" w:date="2025-10-26T17:52:00Z" w16du:dateUtc="2025-10-26T17:52:00Z">
        <w:r w:rsidDel="005D7027">
          <w:delText xml:space="preserve">            'sentiment_score': ['mean', 'std', 'count'],</w:delText>
        </w:r>
      </w:del>
    </w:p>
    <w:p w14:paraId="42C32DA2" w14:textId="2461C4F3" w:rsidR="008852DE" w:rsidDel="005D7027" w:rsidRDefault="008852DE" w:rsidP="005D7027">
      <w:pPr>
        <w:pStyle w:val="SourceCode"/>
        <w:spacing w:line="360" w:lineRule="auto"/>
        <w:rPr>
          <w:del w:id="1135" w:author="Office" w:date="2025-10-26T17:52:00Z" w16du:dateUtc="2025-10-26T17:52:00Z"/>
        </w:rPr>
        <w:pPrChange w:id="1136" w:author="Office" w:date="2025-10-26T17:52:00Z" w16du:dateUtc="2025-10-26T17:52:00Z">
          <w:pPr>
            <w:pStyle w:val="BodyText"/>
          </w:pPr>
        </w:pPrChange>
      </w:pPr>
      <w:del w:id="1137" w:author="Office" w:date="2025-10-26T17:52:00Z" w16du:dateUtc="2025-10-26T17:52:00Z">
        <w:r w:rsidDel="005D7027">
          <w:delText xml:space="preserve">            'confidence': 'mean'</w:delText>
        </w:r>
      </w:del>
    </w:p>
    <w:p w14:paraId="54BA89B9" w14:textId="426F97A5" w:rsidR="008852DE" w:rsidDel="005D7027" w:rsidRDefault="008852DE" w:rsidP="005D7027">
      <w:pPr>
        <w:pStyle w:val="SourceCode"/>
        <w:spacing w:line="360" w:lineRule="auto"/>
        <w:rPr>
          <w:del w:id="1138" w:author="Office" w:date="2025-10-26T17:52:00Z" w16du:dateUtc="2025-10-26T17:52:00Z"/>
        </w:rPr>
        <w:pPrChange w:id="1139" w:author="Office" w:date="2025-10-26T17:52:00Z" w16du:dateUtc="2025-10-26T17:52:00Z">
          <w:pPr>
            <w:pStyle w:val="BodyText"/>
          </w:pPr>
        </w:pPrChange>
      </w:pPr>
      <w:del w:id="1140" w:author="Office" w:date="2025-10-26T17:52:00Z" w16du:dateUtc="2025-10-26T17:52:00Z">
        <w:r w:rsidDel="005D7027">
          <w:delText xml:space="preserve">        }).fillna(0)</w:delText>
        </w:r>
      </w:del>
    </w:p>
    <w:p w14:paraId="1342714D" w14:textId="4E19723A" w:rsidR="008852DE" w:rsidDel="005D7027" w:rsidRDefault="008852DE" w:rsidP="005D7027">
      <w:pPr>
        <w:pStyle w:val="SourceCode"/>
        <w:spacing w:line="360" w:lineRule="auto"/>
        <w:rPr>
          <w:del w:id="1141" w:author="Office" w:date="2025-10-26T17:52:00Z" w16du:dateUtc="2025-10-26T17:52:00Z"/>
        </w:rPr>
        <w:pPrChange w:id="1142" w:author="Office" w:date="2025-10-26T17:52:00Z" w16du:dateUtc="2025-10-26T17:52:00Z">
          <w:pPr>
            <w:pStyle w:val="BodyText"/>
          </w:pPr>
        </w:pPrChange>
      </w:pPr>
    </w:p>
    <w:p w14:paraId="77014A72" w14:textId="4E7536E0" w:rsidR="008852DE" w:rsidDel="005D7027" w:rsidRDefault="008852DE" w:rsidP="005D7027">
      <w:pPr>
        <w:pStyle w:val="SourceCode"/>
        <w:spacing w:line="360" w:lineRule="auto"/>
        <w:rPr>
          <w:del w:id="1143" w:author="Office" w:date="2025-10-26T17:52:00Z" w16du:dateUtc="2025-10-26T17:52:00Z"/>
        </w:rPr>
        <w:pPrChange w:id="1144" w:author="Office" w:date="2025-10-26T17:52:00Z" w16du:dateUtc="2025-10-26T17:52:00Z">
          <w:pPr>
            <w:pStyle w:val="BodyText"/>
          </w:pPr>
        </w:pPrChange>
      </w:pPr>
      <w:del w:id="1145" w:author="Office" w:date="2025-10-26T17:52:00Z" w16du:dateUtc="2025-10-26T17:52:00Z">
        <w:r w:rsidDel="005D7027">
          <w:delText xml:space="preserve">        # Flatten column names</w:delText>
        </w:r>
      </w:del>
    </w:p>
    <w:p w14:paraId="0791EF74" w14:textId="4C90EAF4" w:rsidR="008852DE" w:rsidDel="005D7027" w:rsidRDefault="008852DE" w:rsidP="005D7027">
      <w:pPr>
        <w:pStyle w:val="SourceCode"/>
        <w:spacing w:line="360" w:lineRule="auto"/>
        <w:rPr>
          <w:del w:id="1146" w:author="Office" w:date="2025-10-26T17:52:00Z" w16du:dateUtc="2025-10-26T17:52:00Z"/>
        </w:rPr>
        <w:pPrChange w:id="1147" w:author="Office" w:date="2025-10-26T17:52:00Z" w16du:dateUtc="2025-10-26T17:52:00Z">
          <w:pPr>
            <w:pStyle w:val="BodyText"/>
          </w:pPr>
        </w:pPrChange>
      </w:pPr>
      <w:del w:id="1148" w:author="Office" w:date="2025-10-26T17:52:00Z" w16du:dateUtc="2025-10-26T17:52:00Z">
        <w:r w:rsidDel="005D7027">
          <w:delText xml:space="preserve">        sentiment_daily.columns = ['sentiment_mean', 'sentiment_std',</w:delText>
        </w:r>
      </w:del>
    </w:p>
    <w:p w14:paraId="049BE852" w14:textId="01F3F7E4" w:rsidR="008852DE" w:rsidDel="005D7027" w:rsidRDefault="008852DE" w:rsidP="005D7027">
      <w:pPr>
        <w:pStyle w:val="SourceCode"/>
        <w:spacing w:line="360" w:lineRule="auto"/>
        <w:rPr>
          <w:del w:id="1149" w:author="Office" w:date="2025-10-26T17:52:00Z" w16du:dateUtc="2025-10-26T17:52:00Z"/>
        </w:rPr>
        <w:pPrChange w:id="1150" w:author="Office" w:date="2025-10-26T17:52:00Z" w16du:dateUtc="2025-10-26T17:52:00Z">
          <w:pPr>
            <w:pStyle w:val="BodyText"/>
          </w:pPr>
        </w:pPrChange>
      </w:pPr>
      <w:del w:id="1151" w:author="Office" w:date="2025-10-26T17:52:00Z" w16du:dateUtc="2025-10-26T17:52:00Z">
        <w:r w:rsidDel="005D7027">
          <w:delText xml:space="preserve">                                  'sentiment_count', 'confidence_mean']</w:delText>
        </w:r>
      </w:del>
    </w:p>
    <w:p w14:paraId="6C2C4796" w14:textId="5C323715" w:rsidR="008852DE" w:rsidDel="005D7027" w:rsidRDefault="008852DE" w:rsidP="005D7027">
      <w:pPr>
        <w:pStyle w:val="SourceCode"/>
        <w:spacing w:line="360" w:lineRule="auto"/>
        <w:rPr>
          <w:del w:id="1152" w:author="Office" w:date="2025-10-26T17:52:00Z" w16du:dateUtc="2025-10-26T17:52:00Z"/>
        </w:rPr>
        <w:pPrChange w:id="1153" w:author="Office" w:date="2025-10-26T17:52:00Z" w16du:dateUtc="2025-10-26T17:52:00Z">
          <w:pPr>
            <w:pStyle w:val="BodyText"/>
          </w:pPr>
        </w:pPrChange>
      </w:pPr>
      <w:del w:id="1154" w:author="Office" w:date="2025-10-26T17:52:00Z" w16du:dateUtc="2025-10-26T17:52:00Z">
        <w:r w:rsidDel="005D7027">
          <w:delText xml:space="preserve">        sentiment_daily = sentiment_daily.reset_index()</w:delText>
        </w:r>
      </w:del>
    </w:p>
    <w:p w14:paraId="79C32F5D" w14:textId="0D78033B" w:rsidR="008852DE" w:rsidDel="005D7027" w:rsidRDefault="008852DE" w:rsidP="005D7027">
      <w:pPr>
        <w:pStyle w:val="SourceCode"/>
        <w:spacing w:line="360" w:lineRule="auto"/>
        <w:rPr>
          <w:del w:id="1155" w:author="Office" w:date="2025-10-26T17:52:00Z" w16du:dateUtc="2025-10-26T17:52:00Z"/>
        </w:rPr>
        <w:pPrChange w:id="1156" w:author="Office" w:date="2025-10-26T17:52:00Z" w16du:dateUtc="2025-10-26T17:52:00Z">
          <w:pPr>
            <w:pStyle w:val="BodyText"/>
          </w:pPr>
        </w:pPrChange>
      </w:pPr>
    </w:p>
    <w:p w14:paraId="4FFCF5F3" w14:textId="0CDF511E" w:rsidR="008852DE" w:rsidDel="005D7027" w:rsidRDefault="008852DE" w:rsidP="005D7027">
      <w:pPr>
        <w:pStyle w:val="SourceCode"/>
        <w:spacing w:line="360" w:lineRule="auto"/>
        <w:rPr>
          <w:del w:id="1157" w:author="Office" w:date="2025-10-26T17:52:00Z" w16du:dateUtc="2025-10-26T17:52:00Z"/>
        </w:rPr>
        <w:pPrChange w:id="1158" w:author="Office" w:date="2025-10-26T17:52:00Z" w16du:dateUtc="2025-10-26T17:52:00Z">
          <w:pPr>
            <w:pStyle w:val="BodyText"/>
          </w:pPr>
        </w:pPrChange>
      </w:pPr>
      <w:del w:id="1159" w:author="Office" w:date="2025-10-26T17:52:00Z" w16du:dateUtc="2025-10-26T17:52:00Z">
        <w:r w:rsidDel="005D7027">
          <w:delText xml:space="preserve">        # Merge with stock data</w:delText>
        </w:r>
      </w:del>
    </w:p>
    <w:p w14:paraId="36744C29" w14:textId="657FC7D7" w:rsidR="008852DE" w:rsidDel="005D7027" w:rsidRDefault="008852DE" w:rsidP="005D7027">
      <w:pPr>
        <w:pStyle w:val="SourceCode"/>
        <w:spacing w:line="360" w:lineRule="auto"/>
        <w:rPr>
          <w:del w:id="1160" w:author="Office" w:date="2025-10-26T17:52:00Z" w16du:dateUtc="2025-10-26T17:52:00Z"/>
        </w:rPr>
        <w:pPrChange w:id="1161" w:author="Office" w:date="2025-10-26T17:52:00Z" w16du:dateUtc="2025-10-26T17:52:00Z">
          <w:pPr>
            <w:pStyle w:val="BodyText"/>
          </w:pPr>
        </w:pPrChange>
      </w:pPr>
      <w:del w:id="1162" w:author="Office" w:date="2025-10-26T17:52:00Z" w16du:dateUtc="2025-10-26T17:52:00Z">
        <w:r w:rsidDel="005D7027">
          <w:delText xml:space="preserve">        # Convert timestamp to date for merging</w:delText>
        </w:r>
      </w:del>
    </w:p>
    <w:p w14:paraId="269A956A" w14:textId="2E56DEEE" w:rsidR="008852DE" w:rsidDel="005D7027" w:rsidRDefault="008852DE" w:rsidP="005D7027">
      <w:pPr>
        <w:pStyle w:val="SourceCode"/>
        <w:spacing w:line="360" w:lineRule="auto"/>
        <w:rPr>
          <w:del w:id="1163" w:author="Office" w:date="2025-10-26T17:52:00Z" w16du:dateUtc="2025-10-26T17:52:00Z"/>
        </w:rPr>
        <w:pPrChange w:id="1164" w:author="Office" w:date="2025-10-26T17:52:00Z" w16du:dateUtc="2025-10-26T17:52:00Z">
          <w:pPr>
            <w:pStyle w:val="BodyText"/>
          </w:pPr>
        </w:pPrChange>
      </w:pPr>
      <w:del w:id="1165" w:author="Office" w:date="2025-10-26T17:52:00Z" w16du:dateUtc="2025-10-26T17:52:00Z">
        <w:r w:rsidDel="005D7027">
          <w:delText xml:space="preserve">        sentiment_daily_copy = sentiment_daily.copy()</w:delText>
        </w:r>
      </w:del>
    </w:p>
    <w:p w14:paraId="1362D927" w14:textId="35F5D8F1" w:rsidR="008852DE" w:rsidDel="005D7027" w:rsidRDefault="008852DE" w:rsidP="005D7027">
      <w:pPr>
        <w:pStyle w:val="SourceCode"/>
        <w:spacing w:line="360" w:lineRule="auto"/>
        <w:rPr>
          <w:del w:id="1166" w:author="Office" w:date="2025-10-26T17:52:00Z" w16du:dateUtc="2025-10-26T17:52:00Z"/>
        </w:rPr>
        <w:pPrChange w:id="1167" w:author="Office" w:date="2025-10-26T17:52:00Z" w16du:dateUtc="2025-10-26T17:52:00Z">
          <w:pPr>
            <w:pStyle w:val="BodyText"/>
          </w:pPr>
        </w:pPrChange>
      </w:pPr>
      <w:del w:id="1168" w:author="Office" w:date="2025-10-26T17:52:00Z" w16du:dateUtc="2025-10-26T17:52:00Z">
        <w:r w:rsidDel="005D7027">
          <w:delText xml:space="preserve">        sentiment_daily_copy['date'] = sentiment_daily_copy['date'].dt.date</w:delText>
        </w:r>
      </w:del>
    </w:p>
    <w:p w14:paraId="5231783F" w14:textId="45679403" w:rsidR="008852DE" w:rsidDel="005D7027" w:rsidRDefault="008852DE" w:rsidP="005D7027">
      <w:pPr>
        <w:pStyle w:val="SourceCode"/>
        <w:spacing w:line="360" w:lineRule="auto"/>
        <w:rPr>
          <w:del w:id="1169" w:author="Office" w:date="2025-10-26T17:52:00Z" w16du:dateUtc="2025-10-26T17:52:00Z"/>
        </w:rPr>
        <w:pPrChange w:id="1170" w:author="Office" w:date="2025-10-26T17:52:00Z" w16du:dateUtc="2025-10-26T17:52:00Z">
          <w:pPr>
            <w:pStyle w:val="BodyText"/>
          </w:pPr>
        </w:pPrChange>
      </w:pPr>
      <w:del w:id="1171" w:author="Office" w:date="2025-10-26T17:52:00Z" w16du:dateUtc="2025-10-26T17:52:00Z">
        <w:r w:rsidDel="005D7027">
          <w:delText xml:space="preserve">        sentiment_daily_copy['date'] = pd.to_datetime(sentiment_daily_copy['date'])</w:delText>
        </w:r>
      </w:del>
    </w:p>
    <w:p w14:paraId="4EDEE2E0" w14:textId="31A60877" w:rsidR="008852DE" w:rsidDel="005D7027" w:rsidRDefault="008852DE" w:rsidP="005D7027">
      <w:pPr>
        <w:pStyle w:val="SourceCode"/>
        <w:spacing w:line="360" w:lineRule="auto"/>
        <w:rPr>
          <w:del w:id="1172" w:author="Office" w:date="2025-10-26T17:52:00Z" w16du:dateUtc="2025-10-26T17:52:00Z"/>
        </w:rPr>
        <w:pPrChange w:id="1173" w:author="Office" w:date="2025-10-26T17:52:00Z" w16du:dateUtc="2025-10-26T17:52:00Z">
          <w:pPr>
            <w:pStyle w:val="BodyText"/>
          </w:pPr>
        </w:pPrChange>
      </w:pPr>
    </w:p>
    <w:p w14:paraId="57B28AFB" w14:textId="0634D01A" w:rsidR="008852DE" w:rsidDel="005D7027" w:rsidRDefault="008852DE" w:rsidP="005D7027">
      <w:pPr>
        <w:pStyle w:val="SourceCode"/>
        <w:spacing w:line="360" w:lineRule="auto"/>
        <w:rPr>
          <w:del w:id="1174" w:author="Office" w:date="2025-10-26T17:52:00Z" w16du:dateUtc="2025-10-26T17:52:00Z"/>
        </w:rPr>
        <w:pPrChange w:id="1175" w:author="Office" w:date="2025-10-26T17:52:00Z" w16du:dateUtc="2025-10-26T17:52:00Z">
          <w:pPr>
            <w:pStyle w:val="BodyText"/>
          </w:pPr>
        </w:pPrChange>
      </w:pPr>
      <w:del w:id="1176" w:author="Office" w:date="2025-10-26T17:52:00Z" w16du:dateUtc="2025-10-26T17:52:00Z">
        <w:r w:rsidDel="005D7027">
          <w:delText xml:space="preserve">        self.merged_df = pd.merge(</w:delText>
        </w:r>
      </w:del>
    </w:p>
    <w:p w14:paraId="778AB6B1" w14:textId="7178D24E" w:rsidR="008852DE" w:rsidDel="005D7027" w:rsidRDefault="008852DE" w:rsidP="005D7027">
      <w:pPr>
        <w:pStyle w:val="SourceCode"/>
        <w:spacing w:line="360" w:lineRule="auto"/>
        <w:rPr>
          <w:del w:id="1177" w:author="Office" w:date="2025-10-26T17:52:00Z" w16du:dateUtc="2025-10-26T17:52:00Z"/>
        </w:rPr>
        <w:pPrChange w:id="1178" w:author="Office" w:date="2025-10-26T17:52:00Z" w16du:dateUtc="2025-10-26T17:52:00Z">
          <w:pPr>
            <w:pStyle w:val="BodyText"/>
          </w:pPr>
        </w:pPrChange>
      </w:pPr>
      <w:del w:id="1179" w:author="Office" w:date="2025-10-26T17:52:00Z" w16du:dateUtc="2025-10-26T17:52:00Z">
        <w:r w:rsidDel="005D7027">
          <w:delText xml:space="preserve">            self.stock_df[['Date', 'Close', 'Price_Change', 'Turnover', 'Target',</w:delText>
        </w:r>
      </w:del>
    </w:p>
    <w:p w14:paraId="1F8F99A4" w14:textId="12493E1D" w:rsidR="008852DE" w:rsidDel="005D7027" w:rsidRDefault="008852DE" w:rsidP="005D7027">
      <w:pPr>
        <w:pStyle w:val="SourceCode"/>
        <w:spacing w:line="360" w:lineRule="auto"/>
        <w:rPr>
          <w:del w:id="1180" w:author="Office" w:date="2025-10-26T17:52:00Z" w16du:dateUtc="2025-10-26T17:52:00Z"/>
        </w:rPr>
        <w:pPrChange w:id="1181" w:author="Office" w:date="2025-10-26T17:52:00Z" w16du:dateUtc="2025-10-26T17:52:00Z">
          <w:pPr>
            <w:pStyle w:val="BodyText"/>
          </w:pPr>
        </w:pPrChange>
      </w:pPr>
      <w:del w:id="1182" w:author="Office" w:date="2025-10-26T17:52:00Z" w16du:dateUtc="2025-10-26T17:52:00Z">
        <w:r w:rsidDel="005D7027">
          <w:delText xml:space="preserve">                          'MA_5', 'MA_10', 'Price_Change_1d', 'Price_Change_5d',</w:delText>
        </w:r>
      </w:del>
    </w:p>
    <w:p w14:paraId="6305ED6F" w14:textId="27C734D8" w:rsidR="008852DE" w:rsidDel="005D7027" w:rsidRDefault="008852DE" w:rsidP="005D7027">
      <w:pPr>
        <w:pStyle w:val="SourceCode"/>
        <w:spacing w:line="360" w:lineRule="auto"/>
        <w:rPr>
          <w:del w:id="1183" w:author="Office" w:date="2025-10-26T17:52:00Z" w16du:dateUtc="2025-10-26T17:52:00Z"/>
        </w:rPr>
        <w:pPrChange w:id="1184" w:author="Office" w:date="2025-10-26T17:52:00Z" w16du:dateUtc="2025-10-26T17:52:00Z">
          <w:pPr>
            <w:pStyle w:val="BodyText"/>
          </w:pPr>
        </w:pPrChange>
      </w:pPr>
      <w:del w:id="1185" w:author="Office" w:date="2025-10-26T17:52:00Z" w16du:dateUtc="2025-10-26T17:52:00Z">
        <w:r w:rsidDel="005D7027">
          <w:delText xml:space="preserve">                          'Volume_Ratio', 'RSI']],</w:delText>
        </w:r>
      </w:del>
    </w:p>
    <w:p w14:paraId="7572B8C0" w14:textId="4418B421" w:rsidR="008852DE" w:rsidDel="005D7027" w:rsidRDefault="008852DE" w:rsidP="005D7027">
      <w:pPr>
        <w:pStyle w:val="SourceCode"/>
        <w:spacing w:line="360" w:lineRule="auto"/>
        <w:rPr>
          <w:del w:id="1186" w:author="Office" w:date="2025-10-26T17:52:00Z" w16du:dateUtc="2025-10-26T17:52:00Z"/>
        </w:rPr>
        <w:pPrChange w:id="1187" w:author="Office" w:date="2025-10-26T17:52:00Z" w16du:dateUtc="2025-10-26T17:52:00Z">
          <w:pPr>
            <w:pStyle w:val="BodyText"/>
          </w:pPr>
        </w:pPrChange>
      </w:pPr>
      <w:del w:id="1188" w:author="Office" w:date="2025-10-26T17:52:00Z" w16du:dateUtc="2025-10-26T17:52:00Z">
        <w:r w:rsidDel="005D7027">
          <w:delText xml:space="preserve">            sentiment_daily_copy,</w:delText>
        </w:r>
      </w:del>
    </w:p>
    <w:p w14:paraId="4D26A080" w14:textId="14C10D2F" w:rsidR="008852DE" w:rsidDel="005D7027" w:rsidRDefault="008852DE" w:rsidP="005D7027">
      <w:pPr>
        <w:pStyle w:val="SourceCode"/>
        <w:spacing w:line="360" w:lineRule="auto"/>
        <w:rPr>
          <w:del w:id="1189" w:author="Office" w:date="2025-10-26T17:52:00Z" w16du:dateUtc="2025-10-26T17:52:00Z"/>
        </w:rPr>
        <w:pPrChange w:id="1190" w:author="Office" w:date="2025-10-26T17:52:00Z" w16du:dateUtc="2025-10-26T17:52:00Z">
          <w:pPr>
            <w:pStyle w:val="BodyText"/>
          </w:pPr>
        </w:pPrChange>
      </w:pPr>
      <w:del w:id="1191" w:author="Office" w:date="2025-10-26T17:52:00Z" w16du:dateUtc="2025-10-26T17:52:00Z">
        <w:r w:rsidDel="005D7027">
          <w:delText xml:space="preserve">            left_on='Date',</w:delText>
        </w:r>
      </w:del>
    </w:p>
    <w:p w14:paraId="5DE826FD" w14:textId="640A6C44" w:rsidR="008852DE" w:rsidDel="005D7027" w:rsidRDefault="008852DE" w:rsidP="005D7027">
      <w:pPr>
        <w:pStyle w:val="SourceCode"/>
        <w:spacing w:line="360" w:lineRule="auto"/>
        <w:rPr>
          <w:del w:id="1192" w:author="Office" w:date="2025-10-26T17:52:00Z" w16du:dateUtc="2025-10-26T17:52:00Z"/>
        </w:rPr>
        <w:pPrChange w:id="1193" w:author="Office" w:date="2025-10-26T17:52:00Z" w16du:dateUtc="2025-10-26T17:52:00Z">
          <w:pPr>
            <w:pStyle w:val="BodyText"/>
          </w:pPr>
        </w:pPrChange>
      </w:pPr>
      <w:del w:id="1194" w:author="Office" w:date="2025-10-26T17:52:00Z" w16du:dateUtc="2025-10-26T17:52:00Z">
        <w:r w:rsidDel="005D7027">
          <w:delText xml:space="preserve">            right_on='date',</w:delText>
        </w:r>
      </w:del>
    </w:p>
    <w:p w14:paraId="2E2CA59B" w14:textId="34EEDA3B" w:rsidR="008852DE" w:rsidDel="005D7027" w:rsidRDefault="008852DE" w:rsidP="005D7027">
      <w:pPr>
        <w:pStyle w:val="SourceCode"/>
        <w:spacing w:line="360" w:lineRule="auto"/>
        <w:rPr>
          <w:del w:id="1195" w:author="Office" w:date="2025-10-26T17:52:00Z" w16du:dateUtc="2025-10-26T17:52:00Z"/>
        </w:rPr>
        <w:pPrChange w:id="1196" w:author="Office" w:date="2025-10-26T17:52:00Z" w16du:dateUtc="2025-10-26T17:52:00Z">
          <w:pPr>
            <w:pStyle w:val="BodyText"/>
          </w:pPr>
        </w:pPrChange>
      </w:pPr>
      <w:del w:id="1197" w:author="Office" w:date="2025-10-26T17:52:00Z" w16du:dateUtc="2025-10-26T17:52:00Z">
        <w:r w:rsidDel="005D7027">
          <w:delText xml:space="preserve">            how='left'</w:delText>
        </w:r>
      </w:del>
    </w:p>
    <w:p w14:paraId="01DA0228" w14:textId="35F64EE6" w:rsidR="008852DE" w:rsidDel="005D7027" w:rsidRDefault="008852DE" w:rsidP="005D7027">
      <w:pPr>
        <w:pStyle w:val="SourceCode"/>
        <w:spacing w:line="360" w:lineRule="auto"/>
        <w:rPr>
          <w:del w:id="1198" w:author="Office" w:date="2025-10-26T17:52:00Z" w16du:dateUtc="2025-10-26T17:52:00Z"/>
        </w:rPr>
        <w:pPrChange w:id="1199" w:author="Office" w:date="2025-10-26T17:52:00Z" w16du:dateUtc="2025-10-26T17:52:00Z">
          <w:pPr>
            <w:pStyle w:val="BodyText"/>
          </w:pPr>
        </w:pPrChange>
      </w:pPr>
      <w:del w:id="1200" w:author="Office" w:date="2025-10-26T17:52:00Z" w16du:dateUtc="2025-10-26T17:52:00Z">
        <w:r w:rsidDel="005D7027">
          <w:delText xml:space="preserve">        ).fillna(0)</w:delText>
        </w:r>
      </w:del>
    </w:p>
    <w:p w14:paraId="239159A7" w14:textId="453D8C45" w:rsidR="008852DE" w:rsidDel="005D7027" w:rsidRDefault="008852DE" w:rsidP="005D7027">
      <w:pPr>
        <w:pStyle w:val="SourceCode"/>
        <w:spacing w:line="360" w:lineRule="auto"/>
        <w:rPr>
          <w:del w:id="1201" w:author="Office" w:date="2025-10-26T17:52:00Z" w16du:dateUtc="2025-10-26T17:52:00Z"/>
        </w:rPr>
        <w:pPrChange w:id="1202" w:author="Office" w:date="2025-10-26T17:52:00Z" w16du:dateUtc="2025-10-26T17:52:00Z">
          <w:pPr>
            <w:pStyle w:val="BodyText"/>
          </w:pPr>
        </w:pPrChange>
      </w:pPr>
    </w:p>
    <w:p w14:paraId="1A291A17" w14:textId="259BCFC2" w:rsidR="008852DE" w:rsidDel="005D7027" w:rsidRDefault="008852DE" w:rsidP="005D7027">
      <w:pPr>
        <w:pStyle w:val="SourceCode"/>
        <w:spacing w:line="360" w:lineRule="auto"/>
        <w:rPr>
          <w:del w:id="1203" w:author="Office" w:date="2025-10-26T17:52:00Z" w16du:dateUtc="2025-10-26T17:52:00Z"/>
        </w:rPr>
        <w:pPrChange w:id="1204" w:author="Office" w:date="2025-10-26T17:52:00Z" w16du:dateUtc="2025-10-26T17:52:00Z">
          <w:pPr>
            <w:pStyle w:val="BodyText"/>
          </w:pPr>
        </w:pPrChange>
      </w:pPr>
      <w:del w:id="1205" w:author="Office" w:date="2025-10-26T17:52:00Z" w16du:dateUtc="2025-10-26T17:52:00Z">
        <w:r w:rsidDel="005D7027">
          <w:delText xml:space="preserve">    def perform_feature_selection(self):</w:delText>
        </w:r>
      </w:del>
    </w:p>
    <w:p w14:paraId="35DA943C" w14:textId="2DB30F94" w:rsidR="008852DE" w:rsidDel="005D7027" w:rsidRDefault="008852DE" w:rsidP="005D7027">
      <w:pPr>
        <w:pStyle w:val="SourceCode"/>
        <w:spacing w:line="360" w:lineRule="auto"/>
        <w:rPr>
          <w:del w:id="1206" w:author="Office" w:date="2025-10-26T17:52:00Z" w16du:dateUtc="2025-10-26T17:52:00Z"/>
        </w:rPr>
        <w:pPrChange w:id="1207" w:author="Office" w:date="2025-10-26T17:52:00Z" w16du:dateUtc="2025-10-26T17:52:00Z">
          <w:pPr>
            <w:pStyle w:val="BodyText"/>
          </w:pPr>
        </w:pPrChange>
      </w:pPr>
      <w:del w:id="1208" w:author="Office" w:date="2025-10-26T17:52:00Z" w16du:dateUtc="2025-10-26T17:52:00Z">
        <w:r w:rsidDel="005D7027">
          <w:delText xml:space="preserve">        """Perform comprehensive feature selection"""</w:delText>
        </w:r>
      </w:del>
    </w:p>
    <w:p w14:paraId="1D759E43" w14:textId="49697D60" w:rsidR="008852DE" w:rsidDel="005D7027" w:rsidRDefault="008852DE" w:rsidP="005D7027">
      <w:pPr>
        <w:pStyle w:val="SourceCode"/>
        <w:spacing w:line="360" w:lineRule="auto"/>
        <w:rPr>
          <w:del w:id="1209" w:author="Office" w:date="2025-10-26T17:52:00Z" w16du:dateUtc="2025-10-26T17:52:00Z"/>
        </w:rPr>
        <w:pPrChange w:id="1210" w:author="Office" w:date="2025-10-26T17:52:00Z" w16du:dateUtc="2025-10-26T17:52:00Z">
          <w:pPr>
            <w:pStyle w:val="BodyText"/>
          </w:pPr>
        </w:pPrChange>
      </w:pPr>
    </w:p>
    <w:p w14:paraId="4445295C" w14:textId="49FC8D87" w:rsidR="008852DE" w:rsidDel="005D7027" w:rsidRDefault="008852DE" w:rsidP="005D7027">
      <w:pPr>
        <w:pStyle w:val="SourceCode"/>
        <w:spacing w:line="360" w:lineRule="auto"/>
        <w:rPr>
          <w:del w:id="1211" w:author="Office" w:date="2025-10-26T17:52:00Z" w16du:dateUtc="2025-10-26T17:52:00Z"/>
        </w:rPr>
        <w:pPrChange w:id="1212" w:author="Office" w:date="2025-10-26T17:52:00Z" w16du:dateUtc="2025-10-26T17:52:00Z">
          <w:pPr>
            <w:pStyle w:val="BodyText"/>
          </w:pPr>
        </w:pPrChange>
      </w:pPr>
      <w:del w:id="1213" w:author="Office" w:date="2025-10-26T17:52:00Z" w16du:dateUtc="2025-10-26T17:52:00Z">
        <w:r w:rsidDel="005D7027">
          <w:delText xml:space="preserve">        print("\n=== FEATURE SELECTION ANALYSIS ===")</w:delText>
        </w:r>
      </w:del>
    </w:p>
    <w:p w14:paraId="2C509107" w14:textId="78CE5047" w:rsidR="008852DE" w:rsidDel="005D7027" w:rsidRDefault="008852DE" w:rsidP="005D7027">
      <w:pPr>
        <w:pStyle w:val="SourceCode"/>
        <w:spacing w:line="360" w:lineRule="auto"/>
        <w:rPr>
          <w:del w:id="1214" w:author="Office" w:date="2025-10-26T17:52:00Z" w16du:dateUtc="2025-10-26T17:52:00Z"/>
        </w:rPr>
        <w:pPrChange w:id="1215" w:author="Office" w:date="2025-10-26T17:52:00Z" w16du:dateUtc="2025-10-26T17:52:00Z">
          <w:pPr>
            <w:pStyle w:val="BodyText"/>
          </w:pPr>
        </w:pPrChange>
      </w:pPr>
    </w:p>
    <w:p w14:paraId="29D894E2" w14:textId="4DBAC9F8" w:rsidR="008852DE" w:rsidDel="005D7027" w:rsidRDefault="008852DE" w:rsidP="005D7027">
      <w:pPr>
        <w:pStyle w:val="SourceCode"/>
        <w:spacing w:line="360" w:lineRule="auto"/>
        <w:rPr>
          <w:del w:id="1216" w:author="Office" w:date="2025-10-26T17:52:00Z" w16du:dateUtc="2025-10-26T17:52:00Z"/>
        </w:rPr>
        <w:pPrChange w:id="1217" w:author="Office" w:date="2025-10-26T17:52:00Z" w16du:dateUtc="2025-10-26T17:52:00Z">
          <w:pPr>
            <w:pStyle w:val="BodyText"/>
          </w:pPr>
        </w:pPrChange>
      </w:pPr>
      <w:del w:id="1218" w:author="Office" w:date="2025-10-26T17:52:00Z" w16du:dateUtc="2025-10-26T17:52:00Z">
        <w:r w:rsidDel="005D7027">
          <w:delText xml:space="preserve">        if self.merged_df is None or len(self.merged_df) == 0:</w:delText>
        </w:r>
      </w:del>
    </w:p>
    <w:p w14:paraId="74D465AF" w14:textId="4FFF91CB" w:rsidR="008852DE" w:rsidDel="005D7027" w:rsidRDefault="008852DE" w:rsidP="005D7027">
      <w:pPr>
        <w:pStyle w:val="SourceCode"/>
        <w:spacing w:line="360" w:lineRule="auto"/>
        <w:rPr>
          <w:del w:id="1219" w:author="Office" w:date="2025-10-26T17:52:00Z" w16du:dateUtc="2025-10-26T17:52:00Z"/>
        </w:rPr>
        <w:pPrChange w:id="1220" w:author="Office" w:date="2025-10-26T17:52:00Z" w16du:dateUtc="2025-10-26T17:52:00Z">
          <w:pPr>
            <w:pStyle w:val="BodyText"/>
          </w:pPr>
        </w:pPrChange>
      </w:pPr>
      <w:del w:id="1221" w:author="Office" w:date="2025-10-26T17:52:00Z" w16du:dateUtc="2025-10-26T17:52:00Z">
        <w:r w:rsidDel="005D7027">
          <w:delText xml:space="preserve">            print("No merged data available for feature selection")</w:delText>
        </w:r>
      </w:del>
    </w:p>
    <w:p w14:paraId="134DE4A3" w14:textId="1583F700" w:rsidR="008852DE" w:rsidDel="005D7027" w:rsidRDefault="008852DE" w:rsidP="005D7027">
      <w:pPr>
        <w:pStyle w:val="SourceCode"/>
        <w:spacing w:line="360" w:lineRule="auto"/>
        <w:rPr>
          <w:del w:id="1222" w:author="Office" w:date="2025-10-26T17:52:00Z" w16du:dateUtc="2025-10-26T17:52:00Z"/>
        </w:rPr>
        <w:pPrChange w:id="1223" w:author="Office" w:date="2025-10-26T17:52:00Z" w16du:dateUtc="2025-10-26T17:52:00Z">
          <w:pPr>
            <w:pStyle w:val="BodyText"/>
          </w:pPr>
        </w:pPrChange>
      </w:pPr>
      <w:del w:id="1224" w:author="Office" w:date="2025-10-26T17:52:00Z" w16du:dateUtc="2025-10-26T17:52:00Z">
        <w:r w:rsidDel="005D7027">
          <w:delText xml:space="preserve">            return</w:delText>
        </w:r>
      </w:del>
    </w:p>
    <w:p w14:paraId="2E48F0A5" w14:textId="02A7724D" w:rsidR="008852DE" w:rsidDel="005D7027" w:rsidRDefault="008852DE" w:rsidP="005D7027">
      <w:pPr>
        <w:pStyle w:val="SourceCode"/>
        <w:spacing w:line="360" w:lineRule="auto"/>
        <w:rPr>
          <w:del w:id="1225" w:author="Office" w:date="2025-10-26T17:52:00Z" w16du:dateUtc="2025-10-26T17:52:00Z"/>
        </w:rPr>
        <w:pPrChange w:id="1226" w:author="Office" w:date="2025-10-26T17:52:00Z" w16du:dateUtc="2025-10-26T17:52:00Z">
          <w:pPr>
            <w:pStyle w:val="BodyText"/>
          </w:pPr>
        </w:pPrChange>
      </w:pPr>
    </w:p>
    <w:p w14:paraId="3F44C2F5" w14:textId="4EE77517" w:rsidR="008852DE" w:rsidDel="005D7027" w:rsidRDefault="008852DE" w:rsidP="005D7027">
      <w:pPr>
        <w:pStyle w:val="SourceCode"/>
        <w:spacing w:line="360" w:lineRule="auto"/>
        <w:rPr>
          <w:del w:id="1227" w:author="Office" w:date="2025-10-26T17:52:00Z" w16du:dateUtc="2025-10-26T17:52:00Z"/>
        </w:rPr>
        <w:pPrChange w:id="1228" w:author="Office" w:date="2025-10-26T17:52:00Z" w16du:dateUtc="2025-10-26T17:52:00Z">
          <w:pPr>
            <w:pStyle w:val="BodyText"/>
          </w:pPr>
        </w:pPrChange>
      </w:pPr>
      <w:del w:id="1229" w:author="Office" w:date="2025-10-26T17:52:00Z" w16du:dateUtc="2025-10-26T17:52:00Z">
        <w:r w:rsidDel="005D7027">
          <w:delText xml:space="preserve">        # Prepare features</w:delText>
        </w:r>
      </w:del>
    </w:p>
    <w:p w14:paraId="4BF802C0" w14:textId="7A38D648" w:rsidR="008852DE" w:rsidDel="005D7027" w:rsidRDefault="008852DE" w:rsidP="005D7027">
      <w:pPr>
        <w:pStyle w:val="SourceCode"/>
        <w:spacing w:line="360" w:lineRule="auto"/>
        <w:rPr>
          <w:del w:id="1230" w:author="Office" w:date="2025-10-26T17:52:00Z" w16du:dateUtc="2025-10-26T17:52:00Z"/>
        </w:rPr>
        <w:pPrChange w:id="1231" w:author="Office" w:date="2025-10-26T17:52:00Z" w16du:dateUtc="2025-10-26T17:52:00Z">
          <w:pPr>
            <w:pStyle w:val="BodyText"/>
          </w:pPr>
        </w:pPrChange>
      </w:pPr>
      <w:del w:id="1232" w:author="Office" w:date="2025-10-26T17:52:00Z" w16du:dateUtc="2025-10-26T17:52:00Z">
        <w:r w:rsidDel="005D7027">
          <w:delText xml:space="preserve">        feature_cols = ['sentiment_mean', 'sentiment_std', 'sentiment_count',</w:delText>
        </w:r>
      </w:del>
    </w:p>
    <w:p w14:paraId="048E601D" w14:textId="1244B891" w:rsidR="008852DE" w:rsidDel="005D7027" w:rsidRDefault="008852DE" w:rsidP="005D7027">
      <w:pPr>
        <w:pStyle w:val="SourceCode"/>
        <w:spacing w:line="360" w:lineRule="auto"/>
        <w:rPr>
          <w:del w:id="1233" w:author="Office" w:date="2025-10-26T17:52:00Z" w16du:dateUtc="2025-10-26T17:52:00Z"/>
        </w:rPr>
        <w:pPrChange w:id="1234" w:author="Office" w:date="2025-10-26T17:52:00Z" w16du:dateUtc="2025-10-26T17:52:00Z">
          <w:pPr>
            <w:pStyle w:val="BodyText"/>
          </w:pPr>
        </w:pPrChange>
      </w:pPr>
      <w:del w:id="1235" w:author="Office" w:date="2025-10-26T17:52:00Z" w16du:dateUtc="2025-10-26T17:52:00Z">
        <w:r w:rsidDel="005D7027">
          <w:delText xml:space="preserve">                       'confidence_mean', 'MA_5', 'MA_10', 'Price_Change_1d',</w:delText>
        </w:r>
      </w:del>
    </w:p>
    <w:p w14:paraId="6509DC46" w14:textId="70CBBFC8" w:rsidR="008852DE" w:rsidDel="005D7027" w:rsidRDefault="008852DE" w:rsidP="005D7027">
      <w:pPr>
        <w:pStyle w:val="SourceCode"/>
        <w:spacing w:line="360" w:lineRule="auto"/>
        <w:rPr>
          <w:del w:id="1236" w:author="Office" w:date="2025-10-26T17:52:00Z" w16du:dateUtc="2025-10-26T17:52:00Z"/>
        </w:rPr>
        <w:pPrChange w:id="1237" w:author="Office" w:date="2025-10-26T17:52:00Z" w16du:dateUtc="2025-10-26T17:52:00Z">
          <w:pPr>
            <w:pStyle w:val="BodyText"/>
          </w:pPr>
        </w:pPrChange>
      </w:pPr>
      <w:del w:id="1238" w:author="Office" w:date="2025-10-26T17:52:00Z" w16du:dateUtc="2025-10-26T17:52:00Z">
        <w:r w:rsidDel="005D7027">
          <w:delText xml:space="preserve">                       'Price_Change_5d', 'Volume_Ratio', 'RSI']</w:delText>
        </w:r>
      </w:del>
    </w:p>
    <w:p w14:paraId="46545BEC" w14:textId="53895C28" w:rsidR="008852DE" w:rsidDel="005D7027" w:rsidRDefault="008852DE" w:rsidP="005D7027">
      <w:pPr>
        <w:pStyle w:val="SourceCode"/>
        <w:spacing w:line="360" w:lineRule="auto"/>
        <w:rPr>
          <w:del w:id="1239" w:author="Office" w:date="2025-10-26T17:52:00Z" w16du:dateUtc="2025-10-26T17:52:00Z"/>
        </w:rPr>
        <w:pPrChange w:id="1240" w:author="Office" w:date="2025-10-26T17:52:00Z" w16du:dateUtc="2025-10-26T17:52:00Z">
          <w:pPr>
            <w:pStyle w:val="BodyText"/>
          </w:pPr>
        </w:pPrChange>
      </w:pPr>
    </w:p>
    <w:p w14:paraId="2D573531" w14:textId="63BFA00A" w:rsidR="008852DE" w:rsidDel="005D7027" w:rsidRDefault="008852DE" w:rsidP="005D7027">
      <w:pPr>
        <w:pStyle w:val="SourceCode"/>
        <w:spacing w:line="360" w:lineRule="auto"/>
        <w:rPr>
          <w:del w:id="1241" w:author="Office" w:date="2025-10-26T17:52:00Z" w16du:dateUtc="2025-10-26T17:52:00Z"/>
        </w:rPr>
        <w:pPrChange w:id="1242" w:author="Office" w:date="2025-10-26T17:52:00Z" w16du:dateUtc="2025-10-26T17:52:00Z">
          <w:pPr>
            <w:pStyle w:val="BodyText"/>
          </w:pPr>
        </w:pPrChange>
      </w:pPr>
      <w:del w:id="1243" w:author="Office" w:date="2025-10-26T17:52:00Z" w16du:dateUtc="2025-10-26T17:52:00Z">
        <w:r w:rsidDel="005D7027">
          <w:delText xml:space="preserve">        X = self.merged_df[feature_cols].fillna(0)</w:delText>
        </w:r>
      </w:del>
    </w:p>
    <w:p w14:paraId="05A06515" w14:textId="3EBD7EFD" w:rsidR="008852DE" w:rsidDel="005D7027" w:rsidRDefault="008852DE" w:rsidP="005D7027">
      <w:pPr>
        <w:pStyle w:val="SourceCode"/>
        <w:spacing w:line="360" w:lineRule="auto"/>
        <w:rPr>
          <w:del w:id="1244" w:author="Office" w:date="2025-10-26T17:52:00Z" w16du:dateUtc="2025-10-26T17:52:00Z"/>
        </w:rPr>
        <w:pPrChange w:id="1245" w:author="Office" w:date="2025-10-26T17:52:00Z" w16du:dateUtc="2025-10-26T17:52:00Z">
          <w:pPr>
            <w:pStyle w:val="BodyText"/>
          </w:pPr>
        </w:pPrChange>
      </w:pPr>
      <w:del w:id="1246" w:author="Office" w:date="2025-10-26T17:52:00Z" w16du:dateUtc="2025-10-26T17:52:00Z">
        <w:r w:rsidDel="005D7027">
          <w:delText xml:space="preserve">        y = self.merged_df['Target']</w:delText>
        </w:r>
      </w:del>
    </w:p>
    <w:p w14:paraId="755286A8" w14:textId="06BD72AD" w:rsidR="008852DE" w:rsidDel="005D7027" w:rsidRDefault="008852DE" w:rsidP="005D7027">
      <w:pPr>
        <w:pStyle w:val="SourceCode"/>
        <w:spacing w:line="360" w:lineRule="auto"/>
        <w:rPr>
          <w:del w:id="1247" w:author="Office" w:date="2025-10-26T17:52:00Z" w16du:dateUtc="2025-10-26T17:52:00Z"/>
        </w:rPr>
        <w:pPrChange w:id="1248" w:author="Office" w:date="2025-10-26T17:52:00Z" w16du:dateUtc="2025-10-26T17:52:00Z">
          <w:pPr>
            <w:pStyle w:val="BodyText"/>
          </w:pPr>
        </w:pPrChange>
      </w:pPr>
    </w:p>
    <w:p w14:paraId="7A04C56D" w14:textId="68E10E4C" w:rsidR="008852DE" w:rsidDel="005D7027" w:rsidRDefault="008852DE" w:rsidP="005D7027">
      <w:pPr>
        <w:pStyle w:val="SourceCode"/>
        <w:spacing w:line="360" w:lineRule="auto"/>
        <w:rPr>
          <w:del w:id="1249" w:author="Office" w:date="2025-10-26T17:52:00Z" w16du:dateUtc="2025-10-26T17:52:00Z"/>
        </w:rPr>
        <w:pPrChange w:id="1250" w:author="Office" w:date="2025-10-26T17:52:00Z" w16du:dateUtc="2025-10-26T17:52:00Z">
          <w:pPr>
            <w:pStyle w:val="BodyText"/>
          </w:pPr>
        </w:pPrChange>
      </w:pPr>
      <w:del w:id="1251" w:author="Office" w:date="2025-10-26T17:52:00Z" w16du:dateUtc="2025-10-26T17:52:00Z">
        <w:r w:rsidDel="005D7027">
          <w:delText xml:space="preserve">        # Remove rows where target is NaN</w:delText>
        </w:r>
      </w:del>
    </w:p>
    <w:p w14:paraId="2416E41B" w14:textId="01FAE6CD" w:rsidR="008852DE" w:rsidDel="005D7027" w:rsidRDefault="008852DE" w:rsidP="005D7027">
      <w:pPr>
        <w:pStyle w:val="SourceCode"/>
        <w:spacing w:line="360" w:lineRule="auto"/>
        <w:rPr>
          <w:del w:id="1252" w:author="Office" w:date="2025-10-26T17:52:00Z" w16du:dateUtc="2025-10-26T17:52:00Z"/>
        </w:rPr>
        <w:pPrChange w:id="1253" w:author="Office" w:date="2025-10-26T17:52:00Z" w16du:dateUtc="2025-10-26T17:52:00Z">
          <w:pPr>
            <w:pStyle w:val="BodyText"/>
          </w:pPr>
        </w:pPrChange>
      </w:pPr>
      <w:del w:id="1254" w:author="Office" w:date="2025-10-26T17:52:00Z" w16du:dateUtc="2025-10-26T17:52:00Z">
        <w:r w:rsidDel="005D7027">
          <w:delText xml:space="preserve">        valid_idx = ~y.isna()</w:delText>
        </w:r>
      </w:del>
    </w:p>
    <w:p w14:paraId="1D399CE1" w14:textId="500A4C6D" w:rsidR="008852DE" w:rsidDel="005D7027" w:rsidRDefault="008852DE" w:rsidP="005D7027">
      <w:pPr>
        <w:pStyle w:val="SourceCode"/>
        <w:spacing w:line="360" w:lineRule="auto"/>
        <w:rPr>
          <w:del w:id="1255" w:author="Office" w:date="2025-10-26T17:52:00Z" w16du:dateUtc="2025-10-26T17:52:00Z"/>
        </w:rPr>
        <w:pPrChange w:id="1256" w:author="Office" w:date="2025-10-26T17:52:00Z" w16du:dateUtc="2025-10-26T17:52:00Z">
          <w:pPr>
            <w:pStyle w:val="BodyText"/>
          </w:pPr>
        </w:pPrChange>
      </w:pPr>
      <w:del w:id="1257" w:author="Office" w:date="2025-10-26T17:52:00Z" w16du:dateUtc="2025-10-26T17:52:00Z">
        <w:r w:rsidDel="005D7027">
          <w:delText xml:space="preserve">        X = X[valid_idx]</w:delText>
        </w:r>
      </w:del>
    </w:p>
    <w:p w14:paraId="464418A3" w14:textId="6EE664BD" w:rsidR="008852DE" w:rsidDel="005D7027" w:rsidRDefault="008852DE" w:rsidP="005D7027">
      <w:pPr>
        <w:pStyle w:val="SourceCode"/>
        <w:spacing w:line="360" w:lineRule="auto"/>
        <w:rPr>
          <w:del w:id="1258" w:author="Office" w:date="2025-10-26T17:52:00Z" w16du:dateUtc="2025-10-26T17:52:00Z"/>
        </w:rPr>
        <w:pPrChange w:id="1259" w:author="Office" w:date="2025-10-26T17:52:00Z" w16du:dateUtc="2025-10-26T17:52:00Z">
          <w:pPr>
            <w:pStyle w:val="BodyText"/>
          </w:pPr>
        </w:pPrChange>
      </w:pPr>
      <w:del w:id="1260" w:author="Office" w:date="2025-10-26T17:52:00Z" w16du:dateUtc="2025-10-26T17:52:00Z">
        <w:r w:rsidDel="005D7027">
          <w:delText xml:space="preserve">        y = y[valid_idx]</w:delText>
        </w:r>
      </w:del>
    </w:p>
    <w:p w14:paraId="3D720832" w14:textId="17B39170" w:rsidR="008852DE" w:rsidDel="005D7027" w:rsidRDefault="008852DE" w:rsidP="005D7027">
      <w:pPr>
        <w:pStyle w:val="SourceCode"/>
        <w:spacing w:line="360" w:lineRule="auto"/>
        <w:rPr>
          <w:del w:id="1261" w:author="Office" w:date="2025-10-26T17:52:00Z" w16du:dateUtc="2025-10-26T17:52:00Z"/>
        </w:rPr>
        <w:pPrChange w:id="1262" w:author="Office" w:date="2025-10-26T17:52:00Z" w16du:dateUtc="2025-10-26T17:52:00Z">
          <w:pPr>
            <w:pStyle w:val="BodyText"/>
          </w:pPr>
        </w:pPrChange>
      </w:pPr>
    </w:p>
    <w:p w14:paraId="5AB13DFB" w14:textId="314F4C89" w:rsidR="008852DE" w:rsidDel="005D7027" w:rsidRDefault="008852DE" w:rsidP="005D7027">
      <w:pPr>
        <w:pStyle w:val="SourceCode"/>
        <w:spacing w:line="360" w:lineRule="auto"/>
        <w:rPr>
          <w:del w:id="1263" w:author="Office" w:date="2025-10-26T17:52:00Z" w16du:dateUtc="2025-10-26T17:52:00Z"/>
        </w:rPr>
        <w:pPrChange w:id="1264" w:author="Office" w:date="2025-10-26T17:52:00Z" w16du:dateUtc="2025-10-26T17:52:00Z">
          <w:pPr>
            <w:pStyle w:val="BodyText"/>
          </w:pPr>
        </w:pPrChange>
      </w:pPr>
      <w:del w:id="1265" w:author="Office" w:date="2025-10-26T17:52:00Z" w16du:dateUtc="2025-10-26T17:52:00Z">
        <w:r w:rsidDel="005D7027">
          <w:delText xml:space="preserve">        if len(X) == 0:</w:delText>
        </w:r>
      </w:del>
    </w:p>
    <w:p w14:paraId="5CA39B87" w14:textId="5FDE28CB" w:rsidR="008852DE" w:rsidDel="005D7027" w:rsidRDefault="008852DE" w:rsidP="005D7027">
      <w:pPr>
        <w:pStyle w:val="SourceCode"/>
        <w:spacing w:line="360" w:lineRule="auto"/>
        <w:rPr>
          <w:del w:id="1266" w:author="Office" w:date="2025-10-26T17:52:00Z" w16du:dateUtc="2025-10-26T17:52:00Z"/>
        </w:rPr>
        <w:pPrChange w:id="1267" w:author="Office" w:date="2025-10-26T17:52:00Z" w16du:dateUtc="2025-10-26T17:52:00Z">
          <w:pPr>
            <w:pStyle w:val="BodyText"/>
          </w:pPr>
        </w:pPrChange>
      </w:pPr>
      <w:del w:id="1268" w:author="Office" w:date="2025-10-26T17:52:00Z" w16du:dateUtc="2025-10-26T17:52:00Z">
        <w:r w:rsidDel="005D7027">
          <w:delText xml:space="preserve">            print("No valid data for feature selection")</w:delText>
        </w:r>
      </w:del>
    </w:p>
    <w:p w14:paraId="0B925F9D" w14:textId="07FA7A90" w:rsidR="008852DE" w:rsidDel="005D7027" w:rsidRDefault="008852DE" w:rsidP="005D7027">
      <w:pPr>
        <w:pStyle w:val="SourceCode"/>
        <w:spacing w:line="360" w:lineRule="auto"/>
        <w:rPr>
          <w:del w:id="1269" w:author="Office" w:date="2025-10-26T17:52:00Z" w16du:dateUtc="2025-10-26T17:52:00Z"/>
        </w:rPr>
        <w:pPrChange w:id="1270" w:author="Office" w:date="2025-10-26T17:52:00Z" w16du:dateUtc="2025-10-26T17:52:00Z">
          <w:pPr>
            <w:pStyle w:val="BodyText"/>
          </w:pPr>
        </w:pPrChange>
      </w:pPr>
      <w:del w:id="1271" w:author="Office" w:date="2025-10-26T17:52:00Z" w16du:dateUtc="2025-10-26T17:52:00Z">
        <w:r w:rsidDel="005D7027">
          <w:delText xml:space="preserve">            return</w:delText>
        </w:r>
      </w:del>
    </w:p>
    <w:p w14:paraId="096ACE26" w14:textId="2F3CA0AF" w:rsidR="008852DE" w:rsidDel="005D7027" w:rsidRDefault="008852DE" w:rsidP="005D7027">
      <w:pPr>
        <w:pStyle w:val="SourceCode"/>
        <w:spacing w:line="360" w:lineRule="auto"/>
        <w:rPr>
          <w:del w:id="1272" w:author="Office" w:date="2025-10-26T17:52:00Z" w16du:dateUtc="2025-10-26T17:52:00Z"/>
        </w:rPr>
        <w:pPrChange w:id="1273" w:author="Office" w:date="2025-10-26T17:52:00Z" w16du:dateUtc="2025-10-26T17:52:00Z">
          <w:pPr>
            <w:pStyle w:val="BodyText"/>
          </w:pPr>
        </w:pPrChange>
      </w:pPr>
    </w:p>
    <w:p w14:paraId="61733F8D" w14:textId="7AF77C6A" w:rsidR="008852DE" w:rsidDel="005D7027" w:rsidRDefault="008852DE" w:rsidP="005D7027">
      <w:pPr>
        <w:pStyle w:val="SourceCode"/>
        <w:spacing w:line="360" w:lineRule="auto"/>
        <w:rPr>
          <w:del w:id="1274" w:author="Office" w:date="2025-10-26T17:52:00Z" w16du:dateUtc="2025-10-26T17:52:00Z"/>
        </w:rPr>
        <w:pPrChange w:id="1275" w:author="Office" w:date="2025-10-26T17:52:00Z" w16du:dateUtc="2025-10-26T17:52:00Z">
          <w:pPr>
            <w:pStyle w:val="BodyText"/>
          </w:pPr>
        </w:pPrChange>
      </w:pPr>
      <w:del w:id="1276" w:author="Office" w:date="2025-10-26T17:52:00Z" w16du:dateUtc="2025-10-26T17:52:00Z">
        <w:r w:rsidDel="005D7027">
          <w:delText xml:space="preserve">        print(f"Feature selection dataset: {len(X)} samples, {len(feature_cols)} features")</w:delText>
        </w:r>
      </w:del>
    </w:p>
    <w:p w14:paraId="1D59E375" w14:textId="036CDF34" w:rsidR="008852DE" w:rsidDel="005D7027" w:rsidRDefault="008852DE" w:rsidP="005D7027">
      <w:pPr>
        <w:pStyle w:val="SourceCode"/>
        <w:spacing w:line="360" w:lineRule="auto"/>
        <w:rPr>
          <w:del w:id="1277" w:author="Office" w:date="2025-10-26T17:52:00Z" w16du:dateUtc="2025-10-26T17:52:00Z"/>
        </w:rPr>
        <w:pPrChange w:id="1278" w:author="Office" w:date="2025-10-26T17:52:00Z" w16du:dateUtc="2025-10-26T17:52:00Z">
          <w:pPr>
            <w:pStyle w:val="BodyText"/>
          </w:pPr>
        </w:pPrChange>
      </w:pPr>
    </w:p>
    <w:p w14:paraId="1C77D42D" w14:textId="6F72B867" w:rsidR="008852DE" w:rsidDel="005D7027" w:rsidRDefault="008852DE" w:rsidP="005D7027">
      <w:pPr>
        <w:pStyle w:val="SourceCode"/>
        <w:spacing w:line="360" w:lineRule="auto"/>
        <w:rPr>
          <w:del w:id="1279" w:author="Office" w:date="2025-10-26T17:52:00Z" w16du:dateUtc="2025-10-26T17:52:00Z"/>
        </w:rPr>
        <w:pPrChange w:id="1280" w:author="Office" w:date="2025-10-26T17:52:00Z" w16du:dateUtc="2025-10-26T17:52:00Z">
          <w:pPr>
            <w:pStyle w:val="BodyText"/>
          </w:pPr>
        </w:pPrChange>
      </w:pPr>
      <w:del w:id="1281" w:author="Office" w:date="2025-10-26T17:52:00Z" w16du:dateUtc="2025-10-26T17:52:00Z">
        <w:r w:rsidDel="005D7027">
          <w:delText xml:space="preserve">        # 1. Correlation analysis</w:delText>
        </w:r>
      </w:del>
    </w:p>
    <w:p w14:paraId="3C137F91" w14:textId="26005CE8" w:rsidR="008852DE" w:rsidDel="005D7027" w:rsidRDefault="008852DE" w:rsidP="005D7027">
      <w:pPr>
        <w:pStyle w:val="SourceCode"/>
        <w:spacing w:line="360" w:lineRule="auto"/>
        <w:rPr>
          <w:del w:id="1282" w:author="Office" w:date="2025-10-26T17:52:00Z" w16du:dateUtc="2025-10-26T17:52:00Z"/>
        </w:rPr>
        <w:pPrChange w:id="1283" w:author="Office" w:date="2025-10-26T17:52:00Z" w16du:dateUtc="2025-10-26T17:52:00Z">
          <w:pPr>
            <w:pStyle w:val="BodyText"/>
          </w:pPr>
        </w:pPrChange>
      </w:pPr>
      <w:del w:id="1284" w:author="Office" w:date="2025-10-26T17:52:00Z" w16du:dateUtc="2025-10-26T17:52:00Z">
        <w:r w:rsidDel="005D7027">
          <w:delText xml:space="preserve">        self._correlation_analysis(X, y)</w:delText>
        </w:r>
      </w:del>
    </w:p>
    <w:p w14:paraId="5311A083" w14:textId="76F8FA28" w:rsidR="008852DE" w:rsidDel="005D7027" w:rsidRDefault="008852DE" w:rsidP="005D7027">
      <w:pPr>
        <w:pStyle w:val="SourceCode"/>
        <w:spacing w:line="360" w:lineRule="auto"/>
        <w:rPr>
          <w:del w:id="1285" w:author="Office" w:date="2025-10-26T17:52:00Z" w16du:dateUtc="2025-10-26T17:52:00Z"/>
        </w:rPr>
        <w:pPrChange w:id="1286" w:author="Office" w:date="2025-10-26T17:52:00Z" w16du:dateUtc="2025-10-26T17:52:00Z">
          <w:pPr>
            <w:pStyle w:val="BodyText"/>
          </w:pPr>
        </w:pPrChange>
      </w:pPr>
    </w:p>
    <w:p w14:paraId="66479C53" w14:textId="03614795" w:rsidR="008852DE" w:rsidDel="005D7027" w:rsidRDefault="008852DE" w:rsidP="005D7027">
      <w:pPr>
        <w:pStyle w:val="SourceCode"/>
        <w:spacing w:line="360" w:lineRule="auto"/>
        <w:rPr>
          <w:del w:id="1287" w:author="Office" w:date="2025-10-26T17:52:00Z" w16du:dateUtc="2025-10-26T17:52:00Z"/>
        </w:rPr>
        <w:pPrChange w:id="1288" w:author="Office" w:date="2025-10-26T17:52:00Z" w16du:dateUtc="2025-10-26T17:52:00Z">
          <w:pPr>
            <w:pStyle w:val="BodyText"/>
          </w:pPr>
        </w:pPrChange>
      </w:pPr>
      <w:del w:id="1289" w:author="Office" w:date="2025-10-26T17:52:00Z" w16du:dateUtc="2025-10-26T17:52:00Z">
        <w:r w:rsidDel="005D7027">
          <w:delText xml:space="preserve">        # 2. Mutual information</w:delText>
        </w:r>
      </w:del>
    </w:p>
    <w:p w14:paraId="64451B14" w14:textId="1A8B434E" w:rsidR="008852DE" w:rsidDel="005D7027" w:rsidRDefault="008852DE" w:rsidP="005D7027">
      <w:pPr>
        <w:pStyle w:val="SourceCode"/>
        <w:spacing w:line="360" w:lineRule="auto"/>
        <w:rPr>
          <w:del w:id="1290" w:author="Office" w:date="2025-10-26T17:52:00Z" w16du:dateUtc="2025-10-26T17:52:00Z"/>
        </w:rPr>
        <w:pPrChange w:id="1291" w:author="Office" w:date="2025-10-26T17:52:00Z" w16du:dateUtc="2025-10-26T17:52:00Z">
          <w:pPr>
            <w:pStyle w:val="BodyText"/>
          </w:pPr>
        </w:pPrChange>
      </w:pPr>
      <w:del w:id="1292" w:author="Office" w:date="2025-10-26T17:52:00Z" w16du:dateUtc="2025-10-26T17:52:00Z">
        <w:r w:rsidDel="005D7027">
          <w:delText xml:space="preserve">        self._mutual_information_analysis(X, y)</w:delText>
        </w:r>
      </w:del>
    </w:p>
    <w:p w14:paraId="4A2CC2EE" w14:textId="6BA1BCD5" w:rsidR="008852DE" w:rsidDel="005D7027" w:rsidRDefault="008852DE" w:rsidP="005D7027">
      <w:pPr>
        <w:pStyle w:val="SourceCode"/>
        <w:spacing w:line="360" w:lineRule="auto"/>
        <w:rPr>
          <w:del w:id="1293" w:author="Office" w:date="2025-10-26T17:52:00Z" w16du:dateUtc="2025-10-26T17:52:00Z"/>
        </w:rPr>
        <w:pPrChange w:id="1294" w:author="Office" w:date="2025-10-26T17:52:00Z" w16du:dateUtc="2025-10-26T17:52:00Z">
          <w:pPr>
            <w:pStyle w:val="BodyText"/>
          </w:pPr>
        </w:pPrChange>
      </w:pPr>
    </w:p>
    <w:p w14:paraId="323EF72F" w14:textId="5158F54F" w:rsidR="008852DE" w:rsidDel="005D7027" w:rsidRDefault="008852DE" w:rsidP="005D7027">
      <w:pPr>
        <w:pStyle w:val="SourceCode"/>
        <w:spacing w:line="360" w:lineRule="auto"/>
        <w:rPr>
          <w:del w:id="1295" w:author="Office" w:date="2025-10-26T17:52:00Z" w16du:dateUtc="2025-10-26T17:52:00Z"/>
        </w:rPr>
        <w:pPrChange w:id="1296" w:author="Office" w:date="2025-10-26T17:52:00Z" w16du:dateUtc="2025-10-26T17:52:00Z">
          <w:pPr>
            <w:pStyle w:val="BodyText"/>
          </w:pPr>
        </w:pPrChange>
      </w:pPr>
      <w:del w:id="1297" w:author="Office" w:date="2025-10-26T17:52:00Z" w16du:dateUtc="2025-10-26T17:52:00Z">
        <w:r w:rsidDel="005D7027">
          <w:delText xml:space="preserve">        # 3. Recursive feature elimination</w:delText>
        </w:r>
      </w:del>
    </w:p>
    <w:p w14:paraId="349D8DEE" w14:textId="74C4A35C" w:rsidR="008852DE" w:rsidDel="005D7027" w:rsidRDefault="008852DE" w:rsidP="005D7027">
      <w:pPr>
        <w:pStyle w:val="SourceCode"/>
        <w:spacing w:line="360" w:lineRule="auto"/>
        <w:rPr>
          <w:del w:id="1298" w:author="Office" w:date="2025-10-26T17:52:00Z" w16du:dateUtc="2025-10-26T17:52:00Z"/>
        </w:rPr>
        <w:pPrChange w:id="1299" w:author="Office" w:date="2025-10-26T17:52:00Z" w16du:dateUtc="2025-10-26T17:52:00Z">
          <w:pPr>
            <w:pStyle w:val="BodyText"/>
          </w:pPr>
        </w:pPrChange>
      </w:pPr>
      <w:del w:id="1300" w:author="Office" w:date="2025-10-26T17:52:00Z" w16du:dateUtc="2025-10-26T17:52:00Z">
        <w:r w:rsidDel="005D7027">
          <w:delText xml:space="preserve">        self._rfe_analysis(X, y)</w:delText>
        </w:r>
      </w:del>
    </w:p>
    <w:p w14:paraId="1B5AC4B8" w14:textId="36BC063F" w:rsidR="008852DE" w:rsidDel="005D7027" w:rsidRDefault="008852DE" w:rsidP="005D7027">
      <w:pPr>
        <w:pStyle w:val="SourceCode"/>
        <w:spacing w:line="360" w:lineRule="auto"/>
        <w:rPr>
          <w:del w:id="1301" w:author="Office" w:date="2025-10-26T17:52:00Z" w16du:dateUtc="2025-10-26T17:52:00Z"/>
        </w:rPr>
        <w:pPrChange w:id="1302" w:author="Office" w:date="2025-10-26T17:52:00Z" w16du:dateUtc="2025-10-26T17:52:00Z">
          <w:pPr>
            <w:pStyle w:val="BodyText"/>
          </w:pPr>
        </w:pPrChange>
      </w:pPr>
    </w:p>
    <w:p w14:paraId="043997D8" w14:textId="01EDF00B" w:rsidR="008852DE" w:rsidDel="005D7027" w:rsidRDefault="008852DE" w:rsidP="005D7027">
      <w:pPr>
        <w:pStyle w:val="SourceCode"/>
        <w:spacing w:line="360" w:lineRule="auto"/>
        <w:rPr>
          <w:del w:id="1303" w:author="Office" w:date="2025-10-26T17:52:00Z" w16du:dateUtc="2025-10-26T17:52:00Z"/>
        </w:rPr>
        <w:pPrChange w:id="1304" w:author="Office" w:date="2025-10-26T17:52:00Z" w16du:dateUtc="2025-10-26T17:52:00Z">
          <w:pPr>
            <w:pStyle w:val="BodyText"/>
          </w:pPr>
        </w:pPrChange>
      </w:pPr>
      <w:del w:id="1305" w:author="Office" w:date="2025-10-26T17:52:00Z" w16du:dateUtc="2025-10-26T17:52:00Z">
        <w:r w:rsidDel="005D7027">
          <w:delText xml:space="preserve">        # 4. Random forest importance</w:delText>
        </w:r>
      </w:del>
    </w:p>
    <w:p w14:paraId="3082FA82" w14:textId="4FC8EA68" w:rsidR="008852DE" w:rsidDel="005D7027" w:rsidRDefault="008852DE" w:rsidP="005D7027">
      <w:pPr>
        <w:pStyle w:val="SourceCode"/>
        <w:spacing w:line="360" w:lineRule="auto"/>
        <w:rPr>
          <w:del w:id="1306" w:author="Office" w:date="2025-10-26T17:52:00Z" w16du:dateUtc="2025-10-26T17:52:00Z"/>
        </w:rPr>
        <w:pPrChange w:id="1307" w:author="Office" w:date="2025-10-26T17:52:00Z" w16du:dateUtc="2025-10-26T17:52:00Z">
          <w:pPr>
            <w:pStyle w:val="BodyText"/>
          </w:pPr>
        </w:pPrChange>
      </w:pPr>
      <w:del w:id="1308" w:author="Office" w:date="2025-10-26T17:52:00Z" w16du:dateUtc="2025-10-26T17:52:00Z">
        <w:r w:rsidDel="005D7027">
          <w:delText xml:space="preserve">        self._rf_importance_analysis(X, y)</w:delText>
        </w:r>
      </w:del>
    </w:p>
    <w:p w14:paraId="2BD11A2E" w14:textId="69D568DA" w:rsidR="008852DE" w:rsidDel="005D7027" w:rsidRDefault="008852DE" w:rsidP="005D7027">
      <w:pPr>
        <w:pStyle w:val="SourceCode"/>
        <w:spacing w:line="360" w:lineRule="auto"/>
        <w:rPr>
          <w:del w:id="1309" w:author="Office" w:date="2025-10-26T17:52:00Z" w16du:dateUtc="2025-10-26T17:52:00Z"/>
        </w:rPr>
        <w:pPrChange w:id="1310" w:author="Office" w:date="2025-10-26T17:52:00Z" w16du:dateUtc="2025-10-26T17:52:00Z">
          <w:pPr>
            <w:pStyle w:val="BodyText"/>
          </w:pPr>
        </w:pPrChange>
      </w:pPr>
    </w:p>
    <w:p w14:paraId="0FE61F18" w14:textId="7DBFC081" w:rsidR="008852DE" w:rsidDel="005D7027" w:rsidRDefault="008852DE" w:rsidP="005D7027">
      <w:pPr>
        <w:pStyle w:val="SourceCode"/>
        <w:spacing w:line="360" w:lineRule="auto"/>
        <w:rPr>
          <w:del w:id="1311" w:author="Office" w:date="2025-10-26T17:52:00Z" w16du:dateUtc="2025-10-26T17:52:00Z"/>
        </w:rPr>
        <w:pPrChange w:id="1312" w:author="Office" w:date="2025-10-26T17:52:00Z" w16du:dateUtc="2025-10-26T17:52:00Z">
          <w:pPr>
            <w:pStyle w:val="BodyText"/>
          </w:pPr>
        </w:pPrChange>
      </w:pPr>
      <w:del w:id="1313" w:author="Office" w:date="2025-10-26T17:52:00Z" w16du:dateUtc="2025-10-26T17:52:00Z">
        <w:r w:rsidDel="005D7027">
          <w:delText xml:space="preserve">    def _correlation_analysis(self, X, y):</w:delText>
        </w:r>
      </w:del>
    </w:p>
    <w:p w14:paraId="0A43A108" w14:textId="4C2A9C69" w:rsidR="008852DE" w:rsidDel="005D7027" w:rsidRDefault="008852DE" w:rsidP="005D7027">
      <w:pPr>
        <w:pStyle w:val="SourceCode"/>
        <w:spacing w:line="360" w:lineRule="auto"/>
        <w:rPr>
          <w:del w:id="1314" w:author="Office" w:date="2025-10-26T17:52:00Z" w16du:dateUtc="2025-10-26T17:52:00Z"/>
        </w:rPr>
        <w:pPrChange w:id="1315" w:author="Office" w:date="2025-10-26T17:52:00Z" w16du:dateUtc="2025-10-26T17:52:00Z">
          <w:pPr>
            <w:pStyle w:val="BodyText"/>
          </w:pPr>
        </w:pPrChange>
      </w:pPr>
      <w:del w:id="1316" w:author="Office" w:date="2025-10-26T17:52:00Z" w16du:dateUtc="2025-10-26T17:52:00Z">
        <w:r w:rsidDel="005D7027">
          <w:delText xml:space="preserve">        """Perform correlation analysis"""</w:delText>
        </w:r>
      </w:del>
    </w:p>
    <w:p w14:paraId="5F85640E" w14:textId="19BF3506" w:rsidR="008852DE" w:rsidDel="005D7027" w:rsidRDefault="008852DE" w:rsidP="005D7027">
      <w:pPr>
        <w:pStyle w:val="SourceCode"/>
        <w:spacing w:line="360" w:lineRule="auto"/>
        <w:rPr>
          <w:del w:id="1317" w:author="Office" w:date="2025-10-26T17:52:00Z" w16du:dateUtc="2025-10-26T17:52:00Z"/>
        </w:rPr>
        <w:pPrChange w:id="1318" w:author="Office" w:date="2025-10-26T17:52:00Z" w16du:dateUtc="2025-10-26T17:52:00Z">
          <w:pPr>
            <w:pStyle w:val="BodyText"/>
          </w:pPr>
        </w:pPrChange>
      </w:pPr>
    </w:p>
    <w:p w14:paraId="1B5C571D" w14:textId="6224D8A6" w:rsidR="008852DE" w:rsidDel="005D7027" w:rsidRDefault="008852DE" w:rsidP="005D7027">
      <w:pPr>
        <w:pStyle w:val="SourceCode"/>
        <w:spacing w:line="360" w:lineRule="auto"/>
        <w:rPr>
          <w:del w:id="1319" w:author="Office" w:date="2025-10-26T17:52:00Z" w16du:dateUtc="2025-10-26T17:52:00Z"/>
        </w:rPr>
        <w:pPrChange w:id="1320" w:author="Office" w:date="2025-10-26T17:52:00Z" w16du:dateUtc="2025-10-26T17:52:00Z">
          <w:pPr>
            <w:pStyle w:val="BodyText"/>
          </w:pPr>
        </w:pPrChange>
      </w:pPr>
      <w:del w:id="1321" w:author="Office" w:date="2025-10-26T17:52:00Z" w16du:dateUtc="2025-10-26T17:52:00Z">
        <w:r w:rsidDel="005D7027">
          <w:delText xml:space="preserve">        print("\n1. CORRELATION WITH TARGET")</w:delText>
        </w:r>
      </w:del>
    </w:p>
    <w:p w14:paraId="4086A7D6" w14:textId="7BD40698" w:rsidR="008852DE" w:rsidDel="005D7027" w:rsidRDefault="008852DE" w:rsidP="005D7027">
      <w:pPr>
        <w:pStyle w:val="SourceCode"/>
        <w:spacing w:line="360" w:lineRule="auto"/>
        <w:rPr>
          <w:del w:id="1322" w:author="Office" w:date="2025-10-26T17:52:00Z" w16du:dateUtc="2025-10-26T17:52:00Z"/>
        </w:rPr>
        <w:pPrChange w:id="1323" w:author="Office" w:date="2025-10-26T17:52:00Z" w16du:dateUtc="2025-10-26T17:52:00Z">
          <w:pPr>
            <w:pStyle w:val="BodyText"/>
          </w:pPr>
        </w:pPrChange>
      </w:pPr>
      <w:del w:id="1324" w:author="Office" w:date="2025-10-26T17:52:00Z" w16du:dateUtc="2025-10-26T17:52:00Z">
        <w:r w:rsidDel="005D7027">
          <w:delText xml:space="preserve">        print("-" * 30)</w:delText>
        </w:r>
      </w:del>
    </w:p>
    <w:p w14:paraId="08E18E58" w14:textId="100DE47E" w:rsidR="008852DE" w:rsidDel="005D7027" w:rsidRDefault="008852DE" w:rsidP="005D7027">
      <w:pPr>
        <w:pStyle w:val="SourceCode"/>
        <w:spacing w:line="360" w:lineRule="auto"/>
        <w:rPr>
          <w:del w:id="1325" w:author="Office" w:date="2025-10-26T17:52:00Z" w16du:dateUtc="2025-10-26T17:52:00Z"/>
        </w:rPr>
        <w:pPrChange w:id="1326" w:author="Office" w:date="2025-10-26T17:52:00Z" w16du:dateUtc="2025-10-26T17:52:00Z">
          <w:pPr>
            <w:pStyle w:val="BodyText"/>
          </w:pPr>
        </w:pPrChange>
      </w:pPr>
    </w:p>
    <w:p w14:paraId="501E7207" w14:textId="1C685F41" w:rsidR="008852DE" w:rsidDel="005D7027" w:rsidRDefault="008852DE" w:rsidP="005D7027">
      <w:pPr>
        <w:pStyle w:val="SourceCode"/>
        <w:spacing w:line="360" w:lineRule="auto"/>
        <w:rPr>
          <w:del w:id="1327" w:author="Office" w:date="2025-10-26T17:52:00Z" w16du:dateUtc="2025-10-26T17:52:00Z"/>
        </w:rPr>
        <w:pPrChange w:id="1328" w:author="Office" w:date="2025-10-26T17:52:00Z" w16du:dateUtc="2025-10-26T17:52:00Z">
          <w:pPr>
            <w:pStyle w:val="BodyText"/>
          </w:pPr>
        </w:pPrChange>
      </w:pPr>
      <w:del w:id="1329" w:author="Office" w:date="2025-10-26T17:52:00Z" w16du:dateUtc="2025-10-26T17:52:00Z">
        <w:r w:rsidDel="005D7027">
          <w:delText xml:space="preserve">        correlations = {}</w:delText>
        </w:r>
      </w:del>
    </w:p>
    <w:p w14:paraId="3B0948E4" w14:textId="06465C82" w:rsidR="008852DE" w:rsidDel="005D7027" w:rsidRDefault="008852DE" w:rsidP="005D7027">
      <w:pPr>
        <w:pStyle w:val="SourceCode"/>
        <w:spacing w:line="360" w:lineRule="auto"/>
        <w:rPr>
          <w:del w:id="1330" w:author="Office" w:date="2025-10-26T17:52:00Z" w16du:dateUtc="2025-10-26T17:52:00Z"/>
        </w:rPr>
        <w:pPrChange w:id="1331" w:author="Office" w:date="2025-10-26T17:52:00Z" w16du:dateUtc="2025-10-26T17:52:00Z">
          <w:pPr>
            <w:pStyle w:val="BodyText"/>
          </w:pPr>
        </w:pPrChange>
      </w:pPr>
      <w:del w:id="1332" w:author="Office" w:date="2025-10-26T17:52:00Z" w16du:dateUtc="2025-10-26T17:52:00Z">
        <w:r w:rsidDel="005D7027">
          <w:delText xml:space="preserve">        for col in X.columns:</w:delText>
        </w:r>
      </w:del>
    </w:p>
    <w:p w14:paraId="6E3E1E34" w14:textId="3F8C006D" w:rsidR="008852DE" w:rsidDel="005D7027" w:rsidRDefault="008852DE" w:rsidP="005D7027">
      <w:pPr>
        <w:pStyle w:val="SourceCode"/>
        <w:spacing w:line="360" w:lineRule="auto"/>
        <w:rPr>
          <w:del w:id="1333" w:author="Office" w:date="2025-10-26T17:52:00Z" w16du:dateUtc="2025-10-26T17:52:00Z"/>
        </w:rPr>
        <w:pPrChange w:id="1334" w:author="Office" w:date="2025-10-26T17:52:00Z" w16du:dateUtc="2025-10-26T17:52:00Z">
          <w:pPr>
            <w:pStyle w:val="BodyText"/>
          </w:pPr>
        </w:pPrChange>
      </w:pPr>
      <w:del w:id="1335" w:author="Office" w:date="2025-10-26T17:52:00Z" w16du:dateUtc="2025-10-26T17:52:00Z">
        <w:r w:rsidDel="005D7027">
          <w:delText xml:space="preserve">            try:</w:delText>
        </w:r>
      </w:del>
    </w:p>
    <w:p w14:paraId="6019A6C0" w14:textId="095BBBD9" w:rsidR="008852DE" w:rsidDel="005D7027" w:rsidRDefault="008852DE" w:rsidP="005D7027">
      <w:pPr>
        <w:pStyle w:val="SourceCode"/>
        <w:spacing w:line="360" w:lineRule="auto"/>
        <w:rPr>
          <w:del w:id="1336" w:author="Office" w:date="2025-10-26T17:52:00Z" w16du:dateUtc="2025-10-26T17:52:00Z"/>
        </w:rPr>
        <w:pPrChange w:id="1337" w:author="Office" w:date="2025-10-26T17:52:00Z" w16du:dateUtc="2025-10-26T17:52:00Z">
          <w:pPr>
            <w:pStyle w:val="BodyText"/>
          </w:pPr>
        </w:pPrChange>
      </w:pPr>
      <w:del w:id="1338" w:author="Office" w:date="2025-10-26T17:52:00Z" w16du:dateUtc="2025-10-26T17:52:00Z">
        <w:r w:rsidDel="005D7027">
          <w:delText xml:space="preserve">                corr, _ = pearsonr(X[col], y)</w:delText>
        </w:r>
      </w:del>
    </w:p>
    <w:p w14:paraId="531F0950" w14:textId="480D51D2" w:rsidR="008852DE" w:rsidDel="005D7027" w:rsidRDefault="008852DE" w:rsidP="005D7027">
      <w:pPr>
        <w:pStyle w:val="SourceCode"/>
        <w:spacing w:line="360" w:lineRule="auto"/>
        <w:rPr>
          <w:del w:id="1339" w:author="Office" w:date="2025-10-26T17:52:00Z" w16du:dateUtc="2025-10-26T17:52:00Z"/>
        </w:rPr>
        <w:pPrChange w:id="1340" w:author="Office" w:date="2025-10-26T17:52:00Z" w16du:dateUtc="2025-10-26T17:52:00Z">
          <w:pPr>
            <w:pStyle w:val="BodyText"/>
          </w:pPr>
        </w:pPrChange>
      </w:pPr>
      <w:del w:id="1341" w:author="Office" w:date="2025-10-26T17:52:00Z" w16du:dateUtc="2025-10-26T17:52:00Z">
        <w:r w:rsidDel="005D7027">
          <w:delText xml:space="preserve">                correlations[col] = abs(corr)</w:delText>
        </w:r>
      </w:del>
    </w:p>
    <w:p w14:paraId="68B51BAD" w14:textId="62DE7A93" w:rsidR="008852DE" w:rsidDel="005D7027" w:rsidRDefault="008852DE" w:rsidP="005D7027">
      <w:pPr>
        <w:pStyle w:val="SourceCode"/>
        <w:spacing w:line="360" w:lineRule="auto"/>
        <w:rPr>
          <w:del w:id="1342" w:author="Office" w:date="2025-10-26T17:52:00Z" w16du:dateUtc="2025-10-26T17:52:00Z"/>
        </w:rPr>
        <w:pPrChange w:id="1343" w:author="Office" w:date="2025-10-26T17:52:00Z" w16du:dateUtc="2025-10-26T17:52:00Z">
          <w:pPr>
            <w:pStyle w:val="BodyText"/>
          </w:pPr>
        </w:pPrChange>
      </w:pPr>
      <w:del w:id="1344" w:author="Office" w:date="2025-10-26T17:52:00Z" w16du:dateUtc="2025-10-26T17:52:00Z">
        <w:r w:rsidDel="005D7027">
          <w:delText xml:space="preserve">            except:</w:delText>
        </w:r>
      </w:del>
    </w:p>
    <w:p w14:paraId="06F39EFB" w14:textId="0DF58006" w:rsidR="008852DE" w:rsidDel="005D7027" w:rsidRDefault="008852DE" w:rsidP="005D7027">
      <w:pPr>
        <w:pStyle w:val="SourceCode"/>
        <w:spacing w:line="360" w:lineRule="auto"/>
        <w:rPr>
          <w:del w:id="1345" w:author="Office" w:date="2025-10-26T17:52:00Z" w16du:dateUtc="2025-10-26T17:52:00Z"/>
        </w:rPr>
        <w:pPrChange w:id="1346" w:author="Office" w:date="2025-10-26T17:52:00Z" w16du:dateUtc="2025-10-26T17:52:00Z">
          <w:pPr>
            <w:pStyle w:val="BodyText"/>
          </w:pPr>
        </w:pPrChange>
      </w:pPr>
      <w:del w:id="1347" w:author="Office" w:date="2025-10-26T17:52:00Z" w16du:dateUtc="2025-10-26T17:52:00Z">
        <w:r w:rsidDel="005D7027">
          <w:delText xml:space="preserve">                correlations[col] = 0</w:delText>
        </w:r>
      </w:del>
    </w:p>
    <w:p w14:paraId="4B26C293" w14:textId="1E3D10D1" w:rsidR="008852DE" w:rsidDel="005D7027" w:rsidRDefault="008852DE" w:rsidP="005D7027">
      <w:pPr>
        <w:pStyle w:val="SourceCode"/>
        <w:spacing w:line="360" w:lineRule="auto"/>
        <w:rPr>
          <w:del w:id="1348" w:author="Office" w:date="2025-10-26T17:52:00Z" w16du:dateUtc="2025-10-26T17:52:00Z"/>
        </w:rPr>
        <w:pPrChange w:id="1349" w:author="Office" w:date="2025-10-26T17:52:00Z" w16du:dateUtc="2025-10-26T17:52:00Z">
          <w:pPr>
            <w:pStyle w:val="BodyText"/>
          </w:pPr>
        </w:pPrChange>
      </w:pPr>
    </w:p>
    <w:p w14:paraId="29034E81" w14:textId="47A1EAAF" w:rsidR="008852DE" w:rsidDel="005D7027" w:rsidRDefault="008852DE" w:rsidP="005D7027">
      <w:pPr>
        <w:pStyle w:val="SourceCode"/>
        <w:spacing w:line="360" w:lineRule="auto"/>
        <w:rPr>
          <w:del w:id="1350" w:author="Office" w:date="2025-10-26T17:52:00Z" w16du:dateUtc="2025-10-26T17:52:00Z"/>
        </w:rPr>
        <w:pPrChange w:id="1351" w:author="Office" w:date="2025-10-26T17:52:00Z" w16du:dateUtc="2025-10-26T17:52:00Z">
          <w:pPr>
            <w:pStyle w:val="BodyText"/>
          </w:pPr>
        </w:pPrChange>
      </w:pPr>
      <w:del w:id="1352" w:author="Office" w:date="2025-10-26T17:52:00Z" w16du:dateUtc="2025-10-26T17:52:00Z">
        <w:r w:rsidDel="005D7027">
          <w:delText xml:space="preserve">        # Sort by absolute correlation</w:delText>
        </w:r>
      </w:del>
    </w:p>
    <w:p w14:paraId="7EE7812D" w14:textId="20659351" w:rsidR="008852DE" w:rsidDel="005D7027" w:rsidRDefault="008852DE" w:rsidP="005D7027">
      <w:pPr>
        <w:pStyle w:val="SourceCode"/>
        <w:spacing w:line="360" w:lineRule="auto"/>
        <w:rPr>
          <w:del w:id="1353" w:author="Office" w:date="2025-10-26T17:52:00Z" w16du:dateUtc="2025-10-26T17:52:00Z"/>
        </w:rPr>
        <w:pPrChange w:id="1354" w:author="Office" w:date="2025-10-26T17:52:00Z" w16du:dateUtc="2025-10-26T17:52:00Z">
          <w:pPr>
            <w:pStyle w:val="BodyText"/>
          </w:pPr>
        </w:pPrChange>
      </w:pPr>
      <w:del w:id="1355" w:author="Office" w:date="2025-10-26T17:52:00Z" w16du:dateUtc="2025-10-26T17:52:00Z">
        <w:r w:rsidDel="005D7027">
          <w:delText xml:space="preserve">        sorted_corr = sorted(correlations.items(), key=lambda x: x[1], reverse=True)</w:delText>
        </w:r>
      </w:del>
    </w:p>
    <w:p w14:paraId="1253A525" w14:textId="73D13E93" w:rsidR="008852DE" w:rsidDel="005D7027" w:rsidRDefault="008852DE" w:rsidP="005D7027">
      <w:pPr>
        <w:pStyle w:val="SourceCode"/>
        <w:spacing w:line="360" w:lineRule="auto"/>
        <w:rPr>
          <w:del w:id="1356" w:author="Office" w:date="2025-10-26T17:52:00Z" w16du:dateUtc="2025-10-26T17:52:00Z"/>
        </w:rPr>
        <w:pPrChange w:id="1357" w:author="Office" w:date="2025-10-26T17:52:00Z" w16du:dateUtc="2025-10-26T17:52:00Z">
          <w:pPr>
            <w:pStyle w:val="BodyText"/>
          </w:pPr>
        </w:pPrChange>
      </w:pPr>
    </w:p>
    <w:p w14:paraId="2DF3316B" w14:textId="52A46B56" w:rsidR="008852DE" w:rsidDel="005D7027" w:rsidRDefault="008852DE" w:rsidP="005D7027">
      <w:pPr>
        <w:pStyle w:val="SourceCode"/>
        <w:spacing w:line="360" w:lineRule="auto"/>
        <w:rPr>
          <w:del w:id="1358" w:author="Office" w:date="2025-10-26T17:52:00Z" w16du:dateUtc="2025-10-26T17:52:00Z"/>
        </w:rPr>
        <w:pPrChange w:id="1359" w:author="Office" w:date="2025-10-26T17:52:00Z" w16du:dateUtc="2025-10-26T17:52:00Z">
          <w:pPr>
            <w:pStyle w:val="BodyText"/>
          </w:pPr>
        </w:pPrChange>
      </w:pPr>
      <w:del w:id="1360" w:author="Office" w:date="2025-10-26T17:52:00Z" w16du:dateUtc="2025-10-26T17:52:00Z">
        <w:r w:rsidDel="005D7027">
          <w:delText xml:space="preserve">        print("\nTop correlated features:")</w:delText>
        </w:r>
      </w:del>
    </w:p>
    <w:p w14:paraId="65BB9974" w14:textId="605DC57F" w:rsidR="008852DE" w:rsidDel="005D7027" w:rsidRDefault="008852DE" w:rsidP="005D7027">
      <w:pPr>
        <w:pStyle w:val="SourceCode"/>
        <w:spacing w:line="360" w:lineRule="auto"/>
        <w:rPr>
          <w:del w:id="1361" w:author="Office" w:date="2025-10-26T17:52:00Z" w16du:dateUtc="2025-10-26T17:52:00Z"/>
        </w:rPr>
        <w:pPrChange w:id="1362" w:author="Office" w:date="2025-10-26T17:52:00Z" w16du:dateUtc="2025-10-26T17:52:00Z">
          <w:pPr>
            <w:pStyle w:val="BodyText"/>
          </w:pPr>
        </w:pPrChange>
      </w:pPr>
      <w:del w:id="1363" w:author="Office" w:date="2025-10-26T17:52:00Z" w16du:dateUtc="2025-10-26T17:52:00Z">
        <w:r w:rsidDel="005D7027">
          <w:delText xml:space="preserve">        for feature, corr in sorted_corr[:5]:</w:delText>
        </w:r>
      </w:del>
    </w:p>
    <w:p w14:paraId="68FAF132" w14:textId="14EC5C91" w:rsidR="008852DE" w:rsidDel="005D7027" w:rsidRDefault="008852DE" w:rsidP="005D7027">
      <w:pPr>
        <w:pStyle w:val="SourceCode"/>
        <w:spacing w:line="360" w:lineRule="auto"/>
        <w:rPr>
          <w:del w:id="1364" w:author="Office" w:date="2025-10-26T17:52:00Z" w16du:dateUtc="2025-10-26T17:52:00Z"/>
        </w:rPr>
        <w:pPrChange w:id="1365" w:author="Office" w:date="2025-10-26T17:52:00Z" w16du:dateUtc="2025-10-26T17:52:00Z">
          <w:pPr>
            <w:pStyle w:val="BodyText"/>
          </w:pPr>
        </w:pPrChange>
      </w:pPr>
      <w:del w:id="1366" w:author="Office" w:date="2025-10-26T17:52:00Z" w16du:dateUtc="2025-10-26T17:52:00Z">
        <w:r w:rsidDel="005D7027">
          <w:delText xml:space="preserve">            print(f"  {feature}: {corr:.3f}")</w:delText>
        </w:r>
      </w:del>
    </w:p>
    <w:p w14:paraId="7E04073E" w14:textId="4AA7E192" w:rsidR="008852DE" w:rsidDel="005D7027" w:rsidRDefault="008852DE" w:rsidP="005D7027">
      <w:pPr>
        <w:pStyle w:val="SourceCode"/>
        <w:spacing w:line="360" w:lineRule="auto"/>
        <w:rPr>
          <w:del w:id="1367" w:author="Office" w:date="2025-10-26T17:52:00Z" w16du:dateUtc="2025-10-26T17:52:00Z"/>
        </w:rPr>
        <w:pPrChange w:id="1368" w:author="Office" w:date="2025-10-26T17:52:00Z" w16du:dateUtc="2025-10-26T17:52:00Z">
          <w:pPr>
            <w:pStyle w:val="BodyText"/>
          </w:pPr>
        </w:pPrChange>
      </w:pPr>
    </w:p>
    <w:p w14:paraId="7B96CDEE" w14:textId="0B0193AD" w:rsidR="008852DE" w:rsidDel="005D7027" w:rsidRDefault="008852DE" w:rsidP="005D7027">
      <w:pPr>
        <w:pStyle w:val="SourceCode"/>
        <w:spacing w:line="360" w:lineRule="auto"/>
        <w:rPr>
          <w:del w:id="1369" w:author="Office" w:date="2025-10-26T17:52:00Z" w16du:dateUtc="2025-10-26T17:52:00Z"/>
        </w:rPr>
        <w:pPrChange w:id="1370" w:author="Office" w:date="2025-10-26T17:52:00Z" w16du:dateUtc="2025-10-26T17:52:00Z">
          <w:pPr>
            <w:pStyle w:val="BodyText"/>
          </w:pPr>
        </w:pPrChange>
      </w:pPr>
      <w:del w:id="1371" w:author="Office" w:date="2025-10-26T17:52:00Z" w16du:dateUtc="2025-10-26T17:52:00Z">
        <w:r w:rsidDel="005D7027">
          <w:delText xml:space="preserve">        self.correlation_results = sorted_corr</w:delText>
        </w:r>
      </w:del>
    </w:p>
    <w:p w14:paraId="63671FC4" w14:textId="568AFA6F" w:rsidR="008852DE" w:rsidDel="005D7027" w:rsidRDefault="008852DE" w:rsidP="005D7027">
      <w:pPr>
        <w:pStyle w:val="SourceCode"/>
        <w:spacing w:line="360" w:lineRule="auto"/>
        <w:rPr>
          <w:del w:id="1372" w:author="Office" w:date="2025-10-26T17:52:00Z" w16du:dateUtc="2025-10-26T17:52:00Z"/>
        </w:rPr>
        <w:pPrChange w:id="1373" w:author="Office" w:date="2025-10-26T17:52:00Z" w16du:dateUtc="2025-10-26T17:52:00Z">
          <w:pPr>
            <w:pStyle w:val="BodyText"/>
          </w:pPr>
        </w:pPrChange>
      </w:pPr>
    </w:p>
    <w:p w14:paraId="063A893C" w14:textId="6C036ED8" w:rsidR="008852DE" w:rsidDel="005D7027" w:rsidRDefault="008852DE" w:rsidP="005D7027">
      <w:pPr>
        <w:pStyle w:val="SourceCode"/>
        <w:spacing w:line="360" w:lineRule="auto"/>
        <w:rPr>
          <w:del w:id="1374" w:author="Office" w:date="2025-10-26T17:52:00Z" w16du:dateUtc="2025-10-26T17:52:00Z"/>
        </w:rPr>
        <w:pPrChange w:id="1375" w:author="Office" w:date="2025-10-26T17:52:00Z" w16du:dateUtc="2025-10-26T17:52:00Z">
          <w:pPr>
            <w:pStyle w:val="BodyText"/>
          </w:pPr>
        </w:pPrChange>
      </w:pPr>
      <w:del w:id="1376" w:author="Office" w:date="2025-10-26T17:52:00Z" w16du:dateUtc="2025-10-26T17:52:00Z">
        <w:r w:rsidDel="005D7027">
          <w:delText xml:space="preserve">    def _mutual_information_analysis(self, X, y):</w:delText>
        </w:r>
      </w:del>
    </w:p>
    <w:p w14:paraId="0EAF6CE9" w14:textId="1F96FAFF" w:rsidR="008852DE" w:rsidDel="005D7027" w:rsidRDefault="008852DE" w:rsidP="005D7027">
      <w:pPr>
        <w:pStyle w:val="SourceCode"/>
        <w:spacing w:line="360" w:lineRule="auto"/>
        <w:rPr>
          <w:del w:id="1377" w:author="Office" w:date="2025-10-26T17:52:00Z" w16du:dateUtc="2025-10-26T17:52:00Z"/>
        </w:rPr>
        <w:pPrChange w:id="1378" w:author="Office" w:date="2025-10-26T17:52:00Z" w16du:dateUtc="2025-10-26T17:52:00Z">
          <w:pPr>
            <w:pStyle w:val="BodyText"/>
          </w:pPr>
        </w:pPrChange>
      </w:pPr>
      <w:del w:id="1379" w:author="Office" w:date="2025-10-26T17:52:00Z" w16du:dateUtc="2025-10-26T17:52:00Z">
        <w:r w:rsidDel="005D7027">
          <w:delText xml:space="preserve">        """Perform mutual information analysis"""</w:delText>
        </w:r>
      </w:del>
    </w:p>
    <w:p w14:paraId="7AF1DD44" w14:textId="7E27BCEF" w:rsidR="008852DE" w:rsidDel="005D7027" w:rsidRDefault="008852DE" w:rsidP="005D7027">
      <w:pPr>
        <w:pStyle w:val="SourceCode"/>
        <w:spacing w:line="360" w:lineRule="auto"/>
        <w:rPr>
          <w:del w:id="1380" w:author="Office" w:date="2025-10-26T17:52:00Z" w16du:dateUtc="2025-10-26T17:52:00Z"/>
        </w:rPr>
        <w:pPrChange w:id="1381" w:author="Office" w:date="2025-10-26T17:52:00Z" w16du:dateUtc="2025-10-26T17:52:00Z">
          <w:pPr>
            <w:pStyle w:val="BodyText"/>
          </w:pPr>
        </w:pPrChange>
      </w:pPr>
    </w:p>
    <w:p w14:paraId="2BC26381" w14:textId="60923584" w:rsidR="008852DE" w:rsidDel="005D7027" w:rsidRDefault="008852DE" w:rsidP="005D7027">
      <w:pPr>
        <w:pStyle w:val="SourceCode"/>
        <w:spacing w:line="360" w:lineRule="auto"/>
        <w:rPr>
          <w:del w:id="1382" w:author="Office" w:date="2025-10-26T17:52:00Z" w16du:dateUtc="2025-10-26T17:52:00Z"/>
        </w:rPr>
        <w:pPrChange w:id="1383" w:author="Office" w:date="2025-10-26T17:52:00Z" w16du:dateUtc="2025-10-26T17:52:00Z">
          <w:pPr>
            <w:pStyle w:val="BodyText"/>
          </w:pPr>
        </w:pPrChange>
      </w:pPr>
      <w:del w:id="1384" w:author="Office" w:date="2025-10-26T17:52:00Z" w16du:dateUtc="2025-10-26T17:52:00Z">
        <w:r w:rsidDel="005D7027">
          <w:delText xml:space="preserve">        print("\n2. MUTUAL INFORMATION SCORES")</w:delText>
        </w:r>
      </w:del>
    </w:p>
    <w:p w14:paraId="5B70119F" w14:textId="1CC43853" w:rsidR="008852DE" w:rsidDel="005D7027" w:rsidRDefault="008852DE" w:rsidP="005D7027">
      <w:pPr>
        <w:pStyle w:val="SourceCode"/>
        <w:spacing w:line="360" w:lineRule="auto"/>
        <w:rPr>
          <w:del w:id="1385" w:author="Office" w:date="2025-10-26T17:52:00Z" w16du:dateUtc="2025-10-26T17:52:00Z"/>
        </w:rPr>
        <w:pPrChange w:id="1386" w:author="Office" w:date="2025-10-26T17:52:00Z" w16du:dateUtc="2025-10-26T17:52:00Z">
          <w:pPr>
            <w:pStyle w:val="BodyText"/>
          </w:pPr>
        </w:pPrChange>
      </w:pPr>
      <w:del w:id="1387" w:author="Office" w:date="2025-10-26T17:52:00Z" w16du:dateUtc="2025-10-26T17:52:00Z">
        <w:r w:rsidDel="005D7027">
          <w:delText xml:space="preserve">        print("-" * 32)</w:delText>
        </w:r>
      </w:del>
    </w:p>
    <w:p w14:paraId="7560DEB8" w14:textId="2EB19807" w:rsidR="008852DE" w:rsidDel="005D7027" w:rsidRDefault="008852DE" w:rsidP="005D7027">
      <w:pPr>
        <w:pStyle w:val="SourceCode"/>
        <w:spacing w:line="360" w:lineRule="auto"/>
        <w:rPr>
          <w:del w:id="1388" w:author="Office" w:date="2025-10-26T17:52:00Z" w16du:dateUtc="2025-10-26T17:52:00Z"/>
        </w:rPr>
        <w:pPrChange w:id="1389" w:author="Office" w:date="2025-10-26T17:52:00Z" w16du:dateUtc="2025-10-26T17:52:00Z">
          <w:pPr>
            <w:pStyle w:val="BodyText"/>
          </w:pPr>
        </w:pPrChange>
      </w:pPr>
    </w:p>
    <w:p w14:paraId="204D3082" w14:textId="2BD23FD9" w:rsidR="008852DE" w:rsidDel="005D7027" w:rsidRDefault="008852DE" w:rsidP="005D7027">
      <w:pPr>
        <w:pStyle w:val="SourceCode"/>
        <w:spacing w:line="360" w:lineRule="auto"/>
        <w:rPr>
          <w:del w:id="1390" w:author="Office" w:date="2025-10-26T17:52:00Z" w16du:dateUtc="2025-10-26T17:52:00Z"/>
        </w:rPr>
        <w:pPrChange w:id="1391" w:author="Office" w:date="2025-10-26T17:52:00Z" w16du:dateUtc="2025-10-26T17:52:00Z">
          <w:pPr>
            <w:pStyle w:val="BodyText"/>
          </w:pPr>
        </w:pPrChange>
      </w:pPr>
      <w:del w:id="1392" w:author="Office" w:date="2025-10-26T17:52:00Z" w16du:dateUtc="2025-10-26T17:52:00Z">
        <w:r w:rsidDel="005D7027">
          <w:delText xml:space="preserve">        try:</w:delText>
        </w:r>
      </w:del>
    </w:p>
    <w:p w14:paraId="4C4AA1D9" w14:textId="54B6DCFD" w:rsidR="008852DE" w:rsidDel="005D7027" w:rsidRDefault="008852DE" w:rsidP="005D7027">
      <w:pPr>
        <w:pStyle w:val="SourceCode"/>
        <w:spacing w:line="360" w:lineRule="auto"/>
        <w:rPr>
          <w:del w:id="1393" w:author="Office" w:date="2025-10-26T17:52:00Z" w16du:dateUtc="2025-10-26T17:52:00Z"/>
        </w:rPr>
        <w:pPrChange w:id="1394" w:author="Office" w:date="2025-10-26T17:52:00Z" w16du:dateUtc="2025-10-26T17:52:00Z">
          <w:pPr>
            <w:pStyle w:val="BodyText"/>
          </w:pPr>
        </w:pPrChange>
      </w:pPr>
      <w:del w:id="1395" w:author="Office" w:date="2025-10-26T17:52:00Z" w16du:dateUtc="2025-10-26T17:52:00Z">
        <w:r w:rsidDel="005D7027">
          <w:delText xml:space="preserve">            mi_scores = mutual_info_regression(X, y, random_state=42)</w:delText>
        </w:r>
      </w:del>
    </w:p>
    <w:p w14:paraId="662FEBA1" w14:textId="0648B29A" w:rsidR="008852DE" w:rsidDel="005D7027" w:rsidRDefault="008852DE" w:rsidP="005D7027">
      <w:pPr>
        <w:pStyle w:val="SourceCode"/>
        <w:spacing w:line="360" w:lineRule="auto"/>
        <w:rPr>
          <w:del w:id="1396" w:author="Office" w:date="2025-10-26T17:52:00Z" w16du:dateUtc="2025-10-26T17:52:00Z"/>
        </w:rPr>
        <w:pPrChange w:id="1397" w:author="Office" w:date="2025-10-26T17:52:00Z" w16du:dateUtc="2025-10-26T17:52:00Z">
          <w:pPr>
            <w:pStyle w:val="BodyText"/>
          </w:pPr>
        </w:pPrChange>
      </w:pPr>
    </w:p>
    <w:p w14:paraId="576F6B9C" w14:textId="177A920F" w:rsidR="008852DE" w:rsidDel="005D7027" w:rsidRDefault="008852DE" w:rsidP="005D7027">
      <w:pPr>
        <w:pStyle w:val="SourceCode"/>
        <w:spacing w:line="360" w:lineRule="auto"/>
        <w:rPr>
          <w:del w:id="1398" w:author="Office" w:date="2025-10-26T17:52:00Z" w16du:dateUtc="2025-10-26T17:52:00Z"/>
        </w:rPr>
        <w:pPrChange w:id="1399" w:author="Office" w:date="2025-10-26T17:52:00Z" w16du:dateUtc="2025-10-26T17:52:00Z">
          <w:pPr>
            <w:pStyle w:val="BodyText"/>
          </w:pPr>
        </w:pPrChange>
      </w:pPr>
      <w:del w:id="1400" w:author="Office" w:date="2025-10-26T17:52:00Z" w16du:dateUtc="2025-10-26T17:52:00Z">
        <w:r w:rsidDel="005D7027">
          <w:delText xml:space="preserve">            mi_results = list(zip(X.columns, mi_scores))</w:delText>
        </w:r>
      </w:del>
    </w:p>
    <w:p w14:paraId="68801DA1" w14:textId="03659834" w:rsidR="008852DE" w:rsidDel="005D7027" w:rsidRDefault="008852DE" w:rsidP="005D7027">
      <w:pPr>
        <w:pStyle w:val="SourceCode"/>
        <w:spacing w:line="360" w:lineRule="auto"/>
        <w:rPr>
          <w:del w:id="1401" w:author="Office" w:date="2025-10-26T17:52:00Z" w16du:dateUtc="2025-10-26T17:52:00Z"/>
        </w:rPr>
        <w:pPrChange w:id="1402" w:author="Office" w:date="2025-10-26T17:52:00Z" w16du:dateUtc="2025-10-26T17:52:00Z">
          <w:pPr>
            <w:pStyle w:val="BodyText"/>
          </w:pPr>
        </w:pPrChange>
      </w:pPr>
      <w:del w:id="1403" w:author="Office" w:date="2025-10-26T17:52:00Z" w16du:dateUtc="2025-10-26T17:52:00Z">
        <w:r w:rsidDel="005D7027">
          <w:delText xml:space="preserve">            mi_results.sort(key=lambda x: x[1], reverse=True)</w:delText>
        </w:r>
      </w:del>
    </w:p>
    <w:p w14:paraId="15FDA127" w14:textId="6B8CB7DD" w:rsidR="008852DE" w:rsidDel="005D7027" w:rsidRDefault="008852DE" w:rsidP="005D7027">
      <w:pPr>
        <w:pStyle w:val="SourceCode"/>
        <w:spacing w:line="360" w:lineRule="auto"/>
        <w:rPr>
          <w:del w:id="1404" w:author="Office" w:date="2025-10-26T17:52:00Z" w16du:dateUtc="2025-10-26T17:52:00Z"/>
        </w:rPr>
        <w:pPrChange w:id="1405" w:author="Office" w:date="2025-10-26T17:52:00Z" w16du:dateUtc="2025-10-26T17:52:00Z">
          <w:pPr>
            <w:pStyle w:val="BodyText"/>
          </w:pPr>
        </w:pPrChange>
      </w:pPr>
    </w:p>
    <w:p w14:paraId="3E1C0BB7" w14:textId="2D9568A5" w:rsidR="008852DE" w:rsidDel="005D7027" w:rsidRDefault="008852DE" w:rsidP="005D7027">
      <w:pPr>
        <w:pStyle w:val="SourceCode"/>
        <w:spacing w:line="360" w:lineRule="auto"/>
        <w:rPr>
          <w:del w:id="1406" w:author="Office" w:date="2025-10-26T17:52:00Z" w16du:dateUtc="2025-10-26T17:52:00Z"/>
        </w:rPr>
        <w:pPrChange w:id="1407" w:author="Office" w:date="2025-10-26T17:52:00Z" w16du:dateUtc="2025-10-26T17:52:00Z">
          <w:pPr>
            <w:pStyle w:val="BodyText"/>
          </w:pPr>
        </w:pPrChange>
      </w:pPr>
      <w:del w:id="1408" w:author="Office" w:date="2025-10-26T17:52:00Z" w16du:dateUtc="2025-10-26T17:52:00Z">
        <w:r w:rsidDel="005D7027">
          <w:delText xml:space="preserve">            print("\nMutual information scores:")</w:delText>
        </w:r>
      </w:del>
    </w:p>
    <w:p w14:paraId="54FA4E4F" w14:textId="3772AA9A" w:rsidR="008852DE" w:rsidDel="005D7027" w:rsidRDefault="008852DE" w:rsidP="005D7027">
      <w:pPr>
        <w:pStyle w:val="SourceCode"/>
        <w:spacing w:line="360" w:lineRule="auto"/>
        <w:rPr>
          <w:del w:id="1409" w:author="Office" w:date="2025-10-26T17:52:00Z" w16du:dateUtc="2025-10-26T17:52:00Z"/>
        </w:rPr>
        <w:pPrChange w:id="1410" w:author="Office" w:date="2025-10-26T17:52:00Z" w16du:dateUtc="2025-10-26T17:52:00Z">
          <w:pPr>
            <w:pStyle w:val="BodyText"/>
          </w:pPr>
        </w:pPrChange>
      </w:pPr>
      <w:del w:id="1411" w:author="Office" w:date="2025-10-26T17:52:00Z" w16du:dateUtc="2025-10-26T17:52:00Z">
        <w:r w:rsidDel="005D7027">
          <w:delText xml:space="preserve">            for feature, score in mi_results[:10]:</w:delText>
        </w:r>
      </w:del>
    </w:p>
    <w:p w14:paraId="219B1CF2" w14:textId="5273E940" w:rsidR="008852DE" w:rsidDel="005D7027" w:rsidRDefault="008852DE" w:rsidP="005D7027">
      <w:pPr>
        <w:pStyle w:val="SourceCode"/>
        <w:spacing w:line="360" w:lineRule="auto"/>
        <w:rPr>
          <w:del w:id="1412" w:author="Office" w:date="2025-10-26T17:52:00Z" w16du:dateUtc="2025-10-26T17:52:00Z"/>
        </w:rPr>
        <w:pPrChange w:id="1413" w:author="Office" w:date="2025-10-26T17:52:00Z" w16du:dateUtc="2025-10-26T17:52:00Z">
          <w:pPr>
            <w:pStyle w:val="BodyText"/>
          </w:pPr>
        </w:pPrChange>
      </w:pPr>
      <w:del w:id="1414" w:author="Office" w:date="2025-10-26T17:52:00Z" w16du:dateUtc="2025-10-26T17:52:00Z">
        <w:r w:rsidDel="005D7027">
          <w:delText xml:space="preserve">                print(f"  {feature}: {score:.4f}")</w:delText>
        </w:r>
      </w:del>
    </w:p>
    <w:p w14:paraId="56B22723" w14:textId="43C82D64" w:rsidR="008852DE" w:rsidDel="005D7027" w:rsidRDefault="008852DE" w:rsidP="005D7027">
      <w:pPr>
        <w:pStyle w:val="SourceCode"/>
        <w:spacing w:line="360" w:lineRule="auto"/>
        <w:rPr>
          <w:del w:id="1415" w:author="Office" w:date="2025-10-26T17:52:00Z" w16du:dateUtc="2025-10-26T17:52:00Z"/>
        </w:rPr>
        <w:pPrChange w:id="1416" w:author="Office" w:date="2025-10-26T17:52:00Z" w16du:dateUtc="2025-10-26T17:52:00Z">
          <w:pPr>
            <w:pStyle w:val="BodyText"/>
          </w:pPr>
        </w:pPrChange>
      </w:pPr>
    </w:p>
    <w:p w14:paraId="0B943E8A" w14:textId="2BF083EE" w:rsidR="008852DE" w:rsidDel="005D7027" w:rsidRDefault="008852DE" w:rsidP="005D7027">
      <w:pPr>
        <w:pStyle w:val="SourceCode"/>
        <w:spacing w:line="360" w:lineRule="auto"/>
        <w:rPr>
          <w:del w:id="1417" w:author="Office" w:date="2025-10-26T17:52:00Z" w16du:dateUtc="2025-10-26T17:52:00Z"/>
        </w:rPr>
        <w:pPrChange w:id="1418" w:author="Office" w:date="2025-10-26T17:52:00Z" w16du:dateUtc="2025-10-26T17:52:00Z">
          <w:pPr>
            <w:pStyle w:val="BodyText"/>
          </w:pPr>
        </w:pPrChange>
      </w:pPr>
      <w:del w:id="1419" w:author="Office" w:date="2025-10-26T17:52:00Z" w16du:dateUtc="2025-10-26T17:52:00Z">
        <w:r w:rsidDel="005D7027">
          <w:delText xml:space="preserve">            self.mi_results = mi_results</w:delText>
        </w:r>
      </w:del>
    </w:p>
    <w:p w14:paraId="512FD8EC" w14:textId="4502111C" w:rsidR="008852DE" w:rsidDel="005D7027" w:rsidRDefault="008852DE" w:rsidP="005D7027">
      <w:pPr>
        <w:pStyle w:val="SourceCode"/>
        <w:spacing w:line="360" w:lineRule="auto"/>
        <w:rPr>
          <w:del w:id="1420" w:author="Office" w:date="2025-10-26T17:52:00Z" w16du:dateUtc="2025-10-26T17:52:00Z"/>
        </w:rPr>
        <w:pPrChange w:id="1421" w:author="Office" w:date="2025-10-26T17:52:00Z" w16du:dateUtc="2025-10-26T17:52:00Z">
          <w:pPr>
            <w:pStyle w:val="BodyText"/>
          </w:pPr>
        </w:pPrChange>
      </w:pPr>
    </w:p>
    <w:p w14:paraId="33A1B6B1" w14:textId="5CAE9433" w:rsidR="008852DE" w:rsidDel="005D7027" w:rsidRDefault="008852DE" w:rsidP="005D7027">
      <w:pPr>
        <w:pStyle w:val="SourceCode"/>
        <w:spacing w:line="360" w:lineRule="auto"/>
        <w:rPr>
          <w:del w:id="1422" w:author="Office" w:date="2025-10-26T17:52:00Z" w16du:dateUtc="2025-10-26T17:52:00Z"/>
        </w:rPr>
        <w:pPrChange w:id="1423" w:author="Office" w:date="2025-10-26T17:52:00Z" w16du:dateUtc="2025-10-26T17:52:00Z">
          <w:pPr>
            <w:pStyle w:val="BodyText"/>
          </w:pPr>
        </w:pPrChange>
      </w:pPr>
      <w:del w:id="1424" w:author="Office" w:date="2025-10-26T17:52:00Z" w16du:dateUtc="2025-10-26T17:52:00Z">
        <w:r w:rsidDel="005D7027">
          <w:delText xml:space="preserve">        except Exception as e:</w:delText>
        </w:r>
      </w:del>
    </w:p>
    <w:p w14:paraId="5DEA7FC9" w14:textId="12B90940" w:rsidR="008852DE" w:rsidDel="005D7027" w:rsidRDefault="008852DE" w:rsidP="005D7027">
      <w:pPr>
        <w:pStyle w:val="SourceCode"/>
        <w:spacing w:line="360" w:lineRule="auto"/>
        <w:rPr>
          <w:del w:id="1425" w:author="Office" w:date="2025-10-26T17:52:00Z" w16du:dateUtc="2025-10-26T17:52:00Z"/>
        </w:rPr>
        <w:pPrChange w:id="1426" w:author="Office" w:date="2025-10-26T17:52:00Z" w16du:dateUtc="2025-10-26T17:52:00Z">
          <w:pPr>
            <w:pStyle w:val="BodyText"/>
          </w:pPr>
        </w:pPrChange>
      </w:pPr>
      <w:del w:id="1427" w:author="Office" w:date="2025-10-26T17:52:00Z" w16du:dateUtc="2025-10-26T17:52:00Z">
        <w:r w:rsidDel="005D7027">
          <w:delText xml:space="preserve">            print(f"Mutual information analysis failed: {e}")</w:delText>
        </w:r>
      </w:del>
    </w:p>
    <w:p w14:paraId="083539E9" w14:textId="4A7D7DF6" w:rsidR="008852DE" w:rsidDel="005D7027" w:rsidRDefault="008852DE" w:rsidP="005D7027">
      <w:pPr>
        <w:pStyle w:val="SourceCode"/>
        <w:spacing w:line="360" w:lineRule="auto"/>
        <w:rPr>
          <w:del w:id="1428" w:author="Office" w:date="2025-10-26T17:52:00Z" w16du:dateUtc="2025-10-26T17:52:00Z"/>
        </w:rPr>
        <w:pPrChange w:id="1429" w:author="Office" w:date="2025-10-26T17:52:00Z" w16du:dateUtc="2025-10-26T17:52:00Z">
          <w:pPr>
            <w:pStyle w:val="BodyText"/>
          </w:pPr>
        </w:pPrChange>
      </w:pPr>
      <w:del w:id="1430" w:author="Office" w:date="2025-10-26T17:52:00Z" w16du:dateUtc="2025-10-26T17:52:00Z">
        <w:r w:rsidDel="005D7027">
          <w:delText xml:space="preserve">            self.mi_results = []</w:delText>
        </w:r>
      </w:del>
    </w:p>
    <w:p w14:paraId="7CFB44BB" w14:textId="4B56278C" w:rsidR="008852DE" w:rsidDel="005D7027" w:rsidRDefault="008852DE" w:rsidP="005D7027">
      <w:pPr>
        <w:pStyle w:val="SourceCode"/>
        <w:spacing w:line="360" w:lineRule="auto"/>
        <w:rPr>
          <w:del w:id="1431" w:author="Office" w:date="2025-10-26T17:52:00Z" w16du:dateUtc="2025-10-26T17:52:00Z"/>
        </w:rPr>
        <w:pPrChange w:id="1432" w:author="Office" w:date="2025-10-26T17:52:00Z" w16du:dateUtc="2025-10-26T17:52:00Z">
          <w:pPr>
            <w:pStyle w:val="BodyText"/>
          </w:pPr>
        </w:pPrChange>
      </w:pPr>
    </w:p>
    <w:p w14:paraId="4E88B6C3" w14:textId="59BA80C5" w:rsidR="008852DE" w:rsidDel="005D7027" w:rsidRDefault="008852DE" w:rsidP="005D7027">
      <w:pPr>
        <w:pStyle w:val="SourceCode"/>
        <w:spacing w:line="360" w:lineRule="auto"/>
        <w:rPr>
          <w:del w:id="1433" w:author="Office" w:date="2025-10-26T17:52:00Z" w16du:dateUtc="2025-10-26T17:52:00Z"/>
        </w:rPr>
        <w:pPrChange w:id="1434" w:author="Office" w:date="2025-10-26T17:52:00Z" w16du:dateUtc="2025-10-26T17:52:00Z">
          <w:pPr>
            <w:pStyle w:val="BodyText"/>
          </w:pPr>
        </w:pPrChange>
      </w:pPr>
      <w:del w:id="1435" w:author="Office" w:date="2025-10-26T17:52:00Z" w16du:dateUtc="2025-10-26T17:52:00Z">
        <w:r w:rsidDel="005D7027">
          <w:delText xml:space="preserve">    def _rfe_analysis(self, X, y):</w:delText>
        </w:r>
      </w:del>
    </w:p>
    <w:p w14:paraId="6DD8485B" w14:textId="6B4C5F20" w:rsidR="008852DE" w:rsidDel="005D7027" w:rsidRDefault="008852DE" w:rsidP="005D7027">
      <w:pPr>
        <w:pStyle w:val="SourceCode"/>
        <w:spacing w:line="360" w:lineRule="auto"/>
        <w:rPr>
          <w:del w:id="1436" w:author="Office" w:date="2025-10-26T17:52:00Z" w16du:dateUtc="2025-10-26T17:52:00Z"/>
        </w:rPr>
        <w:pPrChange w:id="1437" w:author="Office" w:date="2025-10-26T17:52:00Z" w16du:dateUtc="2025-10-26T17:52:00Z">
          <w:pPr>
            <w:pStyle w:val="BodyText"/>
          </w:pPr>
        </w:pPrChange>
      </w:pPr>
      <w:del w:id="1438" w:author="Office" w:date="2025-10-26T17:52:00Z" w16du:dateUtc="2025-10-26T17:52:00Z">
        <w:r w:rsidDel="005D7027">
          <w:delText xml:space="preserve">        """Perform recursive feature elimination"""</w:delText>
        </w:r>
      </w:del>
    </w:p>
    <w:p w14:paraId="1D5CAC05" w14:textId="6BEA4EE6" w:rsidR="008852DE" w:rsidDel="005D7027" w:rsidRDefault="008852DE" w:rsidP="005D7027">
      <w:pPr>
        <w:pStyle w:val="SourceCode"/>
        <w:spacing w:line="360" w:lineRule="auto"/>
        <w:rPr>
          <w:del w:id="1439" w:author="Office" w:date="2025-10-26T17:52:00Z" w16du:dateUtc="2025-10-26T17:52:00Z"/>
        </w:rPr>
        <w:pPrChange w:id="1440" w:author="Office" w:date="2025-10-26T17:52:00Z" w16du:dateUtc="2025-10-26T17:52:00Z">
          <w:pPr>
            <w:pStyle w:val="BodyText"/>
          </w:pPr>
        </w:pPrChange>
      </w:pPr>
    </w:p>
    <w:p w14:paraId="073FF118" w14:textId="6F715F4A" w:rsidR="008852DE" w:rsidDel="005D7027" w:rsidRDefault="008852DE" w:rsidP="005D7027">
      <w:pPr>
        <w:pStyle w:val="SourceCode"/>
        <w:spacing w:line="360" w:lineRule="auto"/>
        <w:rPr>
          <w:del w:id="1441" w:author="Office" w:date="2025-10-26T17:52:00Z" w16du:dateUtc="2025-10-26T17:52:00Z"/>
        </w:rPr>
        <w:pPrChange w:id="1442" w:author="Office" w:date="2025-10-26T17:52:00Z" w16du:dateUtc="2025-10-26T17:52:00Z">
          <w:pPr>
            <w:pStyle w:val="BodyText"/>
          </w:pPr>
        </w:pPrChange>
      </w:pPr>
      <w:del w:id="1443" w:author="Office" w:date="2025-10-26T17:52:00Z" w16du:dateUtc="2025-10-26T17:52:00Z">
        <w:r w:rsidDel="005D7027">
          <w:delText xml:space="preserve">        print("\n3. RECURSIVE FEATURE ELIMINATION")</w:delText>
        </w:r>
      </w:del>
    </w:p>
    <w:p w14:paraId="3B10DED1" w14:textId="19BD3730" w:rsidR="008852DE" w:rsidDel="005D7027" w:rsidRDefault="008852DE" w:rsidP="005D7027">
      <w:pPr>
        <w:pStyle w:val="SourceCode"/>
        <w:spacing w:line="360" w:lineRule="auto"/>
        <w:rPr>
          <w:del w:id="1444" w:author="Office" w:date="2025-10-26T17:52:00Z" w16du:dateUtc="2025-10-26T17:52:00Z"/>
        </w:rPr>
        <w:pPrChange w:id="1445" w:author="Office" w:date="2025-10-26T17:52:00Z" w16du:dateUtc="2025-10-26T17:52:00Z">
          <w:pPr>
            <w:pStyle w:val="BodyText"/>
          </w:pPr>
        </w:pPrChange>
      </w:pPr>
      <w:del w:id="1446" w:author="Office" w:date="2025-10-26T17:52:00Z" w16du:dateUtc="2025-10-26T17:52:00Z">
        <w:r w:rsidDel="005D7027">
          <w:delText xml:space="preserve">        print("-" * 35)</w:delText>
        </w:r>
      </w:del>
    </w:p>
    <w:p w14:paraId="1140BB24" w14:textId="0AFAF233" w:rsidR="008852DE" w:rsidDel="005D7027" w:rsidRDefault="008852DE" w:rsidP="005D7027">
      <w:pPr>
        <w:pStyle w:val="SourceCode"/>
        <w:spacing w:line="360" w:lineRule="auto"/>
        <w:rPr>
          <w:del w:id="1447" w:author="Office" w:date="2025-10-26T17:52:00Z" w16du:dateUtc="2025-10-26T17:52:00Z"/>
        </w:rPr>
        <w:pPrChange w:id="1448" w:author="Office" w:date="2025-10-26T17:52:00Z" w16du:dateUtc="2025-10-26T17:52:00Z">
          <w:pPr>
            <w:pStyle w:val="BodyText"/>
          </w:pPr>
        </w:pPrChange>
      </w:pPr>
    </w:p>
    <w:p w14:paraId="7B5804EE" w14:textId="68D10AEC" w:rsidR="008852DE" w:rsidDel="005D7027" w:rsidRDefault="008852DE" w:rsidP="005D7027">
      <w:pPr>
        <w:pStyle w:val="SourceCode"/>
        <w:spacing w:line="360" w:lineRule="auto"/>
        <w:rPr>
          <w:del w:id="1449" w:author="Office" w:date="2025-10-26T17:52:00Z" w16du:dateUtc="2025-10-26T17:52:00Z"/>
        </w:rPr>
        <w:pPrChange w:id="1450" w:author="Office" w:date="2025-10-26T17:52:00Z" w16du:dateUtc="2025-10-26T17:52:00Z">
          <w:pPr>
            <w:pStyle w:val="BodyText"/>
          </w:pPr>
        </w:pPrChange>
      </w:pPr>
      <w:del w:id="1451" w:author="Office" w:date="2025-10-26T17:52:00Z" w16du:dateUtc="2025-10-26T17:52:00Z">
        <w:r w:rsidDel="005D7027">
          <w:delText xml:space="preserve">        try:</w:delText>
        </w:r>
      </w:del>
    </w:p>
    <w:p w14:paraId="7AC208C8" w14:textId="3AC988C6" w:rsidR="008852DE" w:rsidDel="005D7027" w:rsidRDefault="008852DE" w:rsidP="005D7027">
      <w:pPr>
        <w:pStyle w:val="SourceCode"/>
        <w:spacing w:line="360" w:lineRule="auto"/>
        <w:rPr>
          <w:del w:id="1452" w:author="Office" w:date="2025-10-26T17:52:00Z" w16du:dateUtc="2025-10-26T17:52:00Z"/>
        </w:rPr>
        <w:pPrChange w:id="1453" w:author="Office" w:date="2025-10-26T17:52:00Z" w16du:dateUtc="2025-10-26T17:52:00Z">
          <w:pPr>
            <w:pStyle w:val="BodyText"/>
          </w:pPr>
        </w:pPrChange>
      </w:pPr>
      <w:del w:id="1454" w:author="Office" w:date="2025-10-26T17:52:00Z" w16du:dateUtc="2025-10-26T17:52:00Z">
        <w:r w:rsidDel="005D7027">
          <w:delText xml:space="preserve">            # Use Random Forest for RFE</w:delText>
        </w:r>
      </w:del>
    </w:p>
    <w:p w14:paraId="00D7D746" w14:textId="309A2BC9" w:rsidR="008852DE" w:rsidDel="005D7027" w:rsidRDefault="008852DE" w:rsidP="005D7027">
      <w:pPr>
        <w:pStyle w:val="SourceCode"/>
        <w:spacing w:line="360" w:lineRule="auto"/>
        <w:rPr>
          <w:del w:id="1455" w:author="Office" w:date="2025-10-26T17:52:00Z" w16du:dateUtc="2025-10-26T17:52:00Z"/>
        </w:rPr>
        <w:pPrChange w:id="1456" w:author="Office" w:date="2025-10-26T17:52:00Z" w16du:dateUtc="2025-10-26T17:52:00Z">
          <w:pPr>
            <w:pStyle w:val="BodyText"/>
          </w:pPr>
        </w:pPrChange>
      </w:pPr>
      <w:del w:id="1457" w:author="Office" w:date="2025-10-26T17:52:00Z" w16du:dateUtc="2025-10-26T17:52:00Z">
        <w:r w:rsidDel="005D7027">
          <w:delText xml:space="preserve">            rf = RandomForestRegressor(n_estimators=100, random_state=42)</w:delText>
        </w:r>
      </w:del>
    </w:p>
    <w:p w14:paraId="736A3A38" w14:textId="69A40D42" w:rsidR="008852DE" w:rsidDel="005D7027" w:rsidRDefault="008852DE" w:rsidP="005D7027">
      <w:pPr>
        <w:pStyle w:val="SourceCode"/>
        <w:spacing w:line="360" w:lineRule="auto"/>
        <w:rPr>
          <w:del w:id="1458" w:author="Office" w:date="2025-10-26T17:52:00Z" w16du:dateUtc="2025-10-26T17:52:00Z"/>
        </w:rPr>
        <w:pPrChange w:id="1459" w:author="Office" w:date="2025-10-26T17:52:00Z" w16du:dateUtc="2025-10-26T17:52:00Z">
          <w:pPr>
            <w:pStyle w:val="BodyText"/>
          </w:pPr>
        </w:pPrChange>
      </w:pPr>
      <w:del w:id="1460" w:author="Office" w:date="2025-10-26T17:52:00Z" w16du:dateUtc="2025-10-26T17:52:00Z">
        <w:r w:rsidDel="005D7027">
          <w:delText xml:space="preserve">            rfe = RFE(estimator=rf, n_features_to_select=5)</w:delText>
        </w:r>
      </w:del>
    </w:p>
    <w:p w14:paraId="4D48737A" w14:textId="15F51551" w:rsidR="008852DE" w:rsidDel="005D7027" w:rsidRDefault="008852DE" w:rsidP="005D7027">
      <w:pPr>
        <w:pStyle w:val="SourceCode"/>
        <w:spacing w:line="360" w:lineRule="auto"/>
        <w:rPr>
          <w:del w:id="1461" w:author="Office" w:date="2025-10-26T17:52:00Z" w16du:dateUtc="2025-10-26T17:52:00Z"/>
        </w:rPr>
        <w:pPrChange w:id="1462" w:author="Office" w:date="2025-10-26T17:52:00Z" w16du:dateUtc="2025-10-26T17:52:00Z">
          <w:pPr>
            <w:pStyle w:val="BodyText"/>
          </w:pPr>
        </w:pPrChange>
      </w:pPr>
      <w:del w:id="1463" w:author="Office" w:date="2025-10-26T17:52:00Z" w16du:dateUtc="2025-10-26T17:52:00Z">
        <w:r w:rsidDel="005D7027">
          <w:delText xml:space="preserve">            rfe.fit(X, y)</w:delText>
        </w:r>
      </w:del>
    </w:p>
    <w:p w14:paraId="6F82DB5F" w14:textId="763F6F95" w:rsidR="008852DE" w:rsidDel="005D7027" w:rsidRDefault="008852DE" w:rsidP="005D7027">
      <w:pPr>
        <w:pStyle w:val="SourceCode"/>
        <w:spacing w:line="360" w:lineRule="auto"/>
        <w:rPr>
          <w:del w:id="1464" w:author="Office" w:date="2025-10-26T17:52:00Z" w16du:dateUtc="2025-10-26T17:52:00Z"/>
        </w:rPr>
        <w:pPrChange w:id="1465" w:author="Office" w:date="2025-10-26T17:52:00Z" w16du:dateUtc="2025-10-26T17:52:00Z">
          <w:pPr>
            <w:pStyle w:val="BodyText"/>
          </w:pPr>
        </w:pPrChange>
      </w:pPr>
    </w:p>
    <w:p w14:paraId="0A26B35E" w14:textId="31005275" w:rsidR="008852DE" w:rsidDel="005D7027" w:rsidRDefault="008852DE" w:rsidP="005D7027">
      <w:pPr>
        <w:pStyle w:val="SourceCode"/>
        <w:spacing w:line="360" w:lineRule="auto"/>
        <w:rPr>
          <w:del w:id="1466" w:author="Office" w:date="2025-10-26T17:52:00Z" w16du:dateUtc="2025-10-26T17:52:00Z"/>
        </w:rPr>
        <w:pPrChange w:id="1467" w:author="Office" w:date="2025-10-26T17:52:00Z" w16du:dateUtc="2025-10-26T17:52:00Z">
          <w:pPr>
            <w:pStyle w:val="BodyText"/>
          </w:pPr>
        </w:pPrChange>
      </w:pPr>
      <w:del w:id="1468" w:author="Office" w:date="2025-10-26T17:52:00Z" w16du:dateUtc="2025-10-26T17:52:00Z">
        <w:r w:rsidDel="005D7027">
          <w:delText xml:space="preserve">            selected_features = X.columns[rfe.support_].tolist()</w:delText>
        </w:r>
      </w:del>
    </w:p>
    <w:p w14:paraId="09BBC756" w14:textId="5A4F0B17" w:rsidR="008852DE" w:rsidDel="005D7027" w:rsidRDefault="008852DE" w:rsidP="005D7027">
      <w:pPr>
        <w:pStyle w:val="SourceCode"/>
        <w:spacing w:line="360" w:lineRule="auto"/>
        <w:rPr>
          <w:del w:id="1469" w:author="Office" w:date="2025-10-26T17:52:00Z" w16du:dateUtc="2025-10-26T17:52:00Z"/>
        </w:rPr>
        <w:pPrChange w:id="1470" w:author="Office" w:date="2025-10-26T17:52:00Z" w16du:dateUtc="2025-10-26T17:52:00Z">
          <w:pPr>
            <w:pStyle w:val="BodyText"/>
          </w:pPr>
        </w:pPrChange>
      </w:pPr>
      <w:del w:id="1471" w:author="Office" w:date="2025-10-26T17:52:00Z" w16du:dateUtc="2025-10-26T17:52:00Z">
        <w:r w:rsidDel="005D7027">
          <w:delText xml:space="preserve">            print(f"\nRFE selected features: {selected_features}")</w:delText>
        </w:r>
      </w:del>
    </w:p>
    <w:p w14:paraId="03DAEBD6" w14:textId="2569517E" w:rsidR="008852DE" w:rsidDel="005D7027" w:rsidRDefault="008852DE" w:rsidP="005D7027">
      <w:pPr>
        <w:pStyle w:val="SourceCode"/>
        <w:spacing w:line="360" w:lineRule="auto"/>
        <w:rPr>
          <w:del w:id="1472" w:author="Office" w:date="2025-10-26T17:52:00Z" w16du:dateUtc="2025-10-26T17:52:00Z"/>
        </w:rPr>
        <w:pPrChange w:id="1473" w:author="Office" w:date="2025-10-26T17:52:00Z" w16du:dateUtc="2025-10-26T17:52:00Z">
          <w:pPr>
            <w:pStyle w:val="BodyText"/>
          </w:pPr>
        </w:pPrChange>
      </w:pPr>
    </w:p>
    <w:p w14:paraId="00963010" w14:textId="356D3FF3" w:rsidR="008852DE" w:rsidDel="005D7027" w:rsidRDefault="008852DE" w:rsidP="005D7027">
      <w:pPr>
        <w:pStyle w:val="SourceCode"/>
        <w:spacing w:line="360" w:lineRule="auto"/>
        <w:rPr>
          <w:del w:id="1474" w:author="Office" w:date="2025-10-26T17:52:00Z" w16du:dateUtc="2025-10-26T17:52:00Z"/>
        </w:rPr>
        <w:pPrChange w:id="1475" w:author="Office" w:date="2025-10-26T17:52:00Z" w16du:dateUtc="2025-10-26T17:52:00Z">
          <w:pPr>
            <w:pStyle w:val="BodyText"/>
          </w:pPr>
        </w:pPrChange>
      </w:pPr>
      <w:del w:id="1476" w:author="Office" w:date="2025-10-26T17:52:00Z" w16du:dateUtc="2025-10-26T17:52:00Z">
        <w:r w:rsidDel="005D7027">
          <w:delText xml:space="preserve">            self.rfe_features = selected_features</w:delText>
        </w:r>
      </w:del>
    </w:p>
    <w:p w14:paraId="1CBE7596" w14:textId="3B3B149C" w:rsidR="008852DE" w:rsidDel="005D7027" w:rsidRDefault="008852DE" w:rsidP="005D7027">
      <w:pPr>
        <w:pStyle w:val="SourceCode"/>
        <w:spacing w:line="360" w:lineRule="auto"/>
        <w:rPr>
          <w:del w:id="1477" w:author="Office" w:date="2025-10-26T17:52:00Z" w16du:dateUtc="2025-10-26T17:52:00Z"/>
        </w:rPr>
        <w:pPrChange w:id="1478" w:author="Office" w:date="2025-10-26T17:52:00Z" w16du:dateUtc="2025-10-26T17:52:00Z">
          <w:pPr>
            <w:pStyle w:val="BodyText"/>
          </w:pPr>
        </w:pPrChange>
      </w:pPr>
    </w:p>
    <w:p w14:paraId="51B1AF91" w14:textId="62993E6F" w:rsidR="008852DE" w:rsidDel="005D7027" w:rsidRDefault="008852DE" w:rsidP="005D7027">
      <w:pPr>
        <w:pStyle w:val="SourceCode"/>
        <w:spacing w:line="360" w:lineRule="auto"/>
        <w:rPr>
          <w:del w:id="1479" w:author="Office" w:date="2025-10-26T17:52:00Z" w16du:dateUtc="2025-10-26T17:52:00Z"/>
        </w:rPr>
        <w:pPrChange w:id="1480" w:author="Office" w:date="2025-10-26T17:52:00Z" w16du:dateUtc="2025-10-26T17:52:00Z">
          <w:pPr>
            <w:pStyle w:val="BodyText"/>
          </w:pPr>
        </w:pPrChange>
      </w:pPr>
      <w:del w:id="1481" w:author="Office" w:date="2025-10-26T17:52:00Z" w16du:dateUtc="2025-10-26T17:52:00Z">
        <w:r w:rsidDel="005D7027">
          <w:delText xml:space="preserve">        except Exception as e:</w:delText>
        </w:r>
      </w:del>
    </w:p>
    <w:p w14:paraId="28A93C3C" w14:textId="25EC840D" w:rsidR="008852DE" w:rsidDel="005D7027" w:rsidRDefault="008852DE" w:rsidP="005D7027">
      <w:pPr>
        <w:pStyle w:val="SourceCode"/>
        <w:spacing w:line="360" w:lineRule="auto"/>
        <w:rPr>
          <w:del w:id="1482" w:author="Office" w:date="2025-10-26T17:52:00Z" w16du:dateUtc="2025-10-26T17:52:00Z"/>
        </w:rPr>
        <w:pPrChange w:id="1483" w:author="Office" w:date="2025-10-26T17:52:00Z" w16du:dateUtc="2025-10-26T17:52:00Z">
          <w:pPr>
            <w:pStyle w:val="BodyText"/>
          </w:pPr>
        </w:pPrChange>
      </w:pPr>
      <w:del w:id="1484" w:author="Office" w:date="2025-10-26T17:52:00Z" w16du:dateUtc="2025-10-26T17:52:00Z">
        <w:r w:rsidDel="005D7027">
          <w:delText xml:space="preserve">            print(f"RFE analysis failed: {e}")</w:delText>
        </w:r>
      </w:del>
    </w:p>
    <w:p w14:paraId="7F7890D3" w14:textId="7DF2D405" w:rsidR="008852DE" w:rsidDel="005D7027" w:rsidRDefault="008852DE" w:rsidP="005D7027">
      <w:pPr>
        <w:pStyle w:val="SourceCode"/>
        <w:spacing w:line="360" w:lineRule="auto"/>
        <w:rPr>
          <w:del w:id="1485" w:author="Office" w:date="2025-10-26T17:52:00Z" w16du:dateUtc="2025-10-26T17:52:00Z"/>
        </w:rPr>
        <w:pPrChange w:id="1486" w:author="Office" w:date="2025-10-26T17:52:00Z" w16du:dateUtc="2025-10-26T17:52:00Z">
          <w:pPr>
            <w:pStyle w:val="BodyText"/>
          </w:pPr>
        </w:pPrChange>
      </w:pPr>
      <w:del w:id="1487" w:author="Office" w:date="2025-10-26T17:52:00Z" w16du:dateUtc="2025-10-26T17:52:00Z">
        <w:r w:rsidDel="005D7027">
          <w:delText xml:space="preserve">            self.rfe_features = []</w:delText>
        </w:r>
      </w:del>
    </w:p>
    <w:p w14:paraId="4F58F659" w14:textId="67BCCD02" w:rsidR="008852DE" w:rsidDel="005D7027" w:rsidRDefault="008852DE" w:rsidP="005D7027">
      <w:pPr>
        <w:pStyle w:val="SourceCode"/>
        <w:spacing w:line="360" w:lineRule="auto"/>
        <w:rPr>
          <w:del w:id="1488" w:author="Office" w:date="2025-10-26T17:52:00Z" w16du:dateUtc="2025-10-26T17:52:00Z"/>
        </w:rPr>
        <w:pPrChange w:id="1489" w:author="Office" w:date="2025-10-26T17:52:00Z" w16du:dateUtc="2025-10-26T17:52:00Z">
          <w:pPr>
            <w:pStyle w:val="BodyText"/>
          </w:pPr>
        </w:pPrChange>
      </w:pPr>
    </w:p>
    <w:p w14:paraId="22EF8C60" w14:textId="2F81A88D" w:rsidR="008852DE" w:rsidDel="005D7027" w:rsidRDefault="008852DE" w:rsidP="005D7027">
      <w:pPr>
        <w:pStyle w:val="SourceCode"/>
        <w:spacing w:line="360" w:lineRule="auto"/>
        <w:rPr>
          <w:del w:id="1490" w:author="Office" w:date="2025-10-26T17:52:00Z" w16du:dateUtc="2025-10-26T17:52:00Z"/>
        </w:rPr>
        <w:pPrChange w:id="1491" w:author="Office" w:date="2025-10-26T17:52:00Z" w16du:dateUtc="2025-10-26T17:52:00Z">
          <w:pPr>
            <w:pStyle w:val="BodyText"/>
          </w:pPr>
        </w:pPrChange>
      </w:pPr>
      <w:del w:id="1492" w:author="Office" w:date="2025-10-26T17:52:00Z" w16du:dateUtc="2025-10-26T17:52:00Z">
        <w:r w:rsidDel="005D7027">
          <w:delText xml:space="preserve">    def _rf_importance_analysis(self, X, y):</w:delText>
        </w:r>
      </w:del>
    </w:p>
    <w:p w14:paraId="5AE902C2" w14:textId="5E1F9E43" w:rsidR="008852DE" w:rsidDel="005D7027" w:rsidRDefault="008852DE" w:rsidP="005D7027">
      <w:pPr>
        <w:pStyle w:val="SourceCode"/>
        <w:spacing w:line="360" w:lineRule="auto"/>
        <w:rPr>
          <w:del w:id="1493" w:author="Office" w:date="2025-10-26T17:52:00Z" w16du:dateUtc="2025-10-26T17:52:00Z"/>
        </w:rPr>
        <w:pPrChange w:id="1494" w:author="Office" w:date="2025-10-26T17:52:00Z" w16du:dateUtc="2025-10-26T17:52:00Z">
          <w:pPr>
            <w:pStyle w:val="BodyText"/>
          </w:pPr>
        </w:pPrChange>
      </w:pPr>
      <w:del w:id="1495" w:author="Office" w:date="2025-10-26T17:52:00Z" w16du:dateUtc="2025-10-26T17:52:00Z">
        <w:r w:rsidDel="005D7027">
          <w:delText xml:space="preserve">        """Perform random forest feature importance analysis"""</w:delText>
        </w:r>
      </w:del>
    </w:p>
    <w:p w14:paraId="381BBC0C" w14:textId="7E074DC6" w:rsidR="008852DE" w:rsidDel="005D7027" w:rsidRDefault="008852DE" w:rsidP="005D7027">
      <w:pPr>
        <w:pStyle w:val="SourceCode"/>
        <w:spacing w:line="360" w:lineRule="auto"/>
        <w:rPr>
          <w:del w:id="1496" w:author="Office" w:date="2025-10-26T17:52:00Z" w16du:dateUtc="2025-10-26T17:52:00Z"/>
        </w:rPr>
        <w:pPrChange w:id="1497" w:author="Office" w:date="2025-10-26T17:52:00Z" w16du:dateUtc="2025-10-26T17:52:00Z">
          <w:pPr>
            <w:pStyle w:val="BodyText"/>
          </w:pPr>
        </w:pPrChange>
      </w:pPr>
    </w:p>
    <w:p w14:paraId="1B09DD98" w14:textId="16D79BE5" w:rsidR="008852DE" w:rsidDel="005D7027" w:rsidRDefault="008852DE" w:rsidP="005D7027">
      <w:pPr>
        <w:pStyle w:val="SourceCode"/>
        <w:spacing w:line="360" w:lineRule="auto"/>
        <w:rPr>
          <w:del w:id="1498" w:author="Office" w:date="2025-10-26T17:52:00Z" w16du:dateUtc="2025-10-26T17:52:00Z"/>
        </w:rPr>
        <w:pPrChange w:id="1499" w:author="Office" w:date="2025-10-26T17:52:00Z" w16du:dateUtc="2025-10-26T17:52:00Z">
          <w:pPr>
            <w:pStyle w:val="BodyText"/>
          </w:pPr>
        </w:pPrChange>
      </w:pPr>
      <w:del w:id="1500" w:author="Office" w:date="2025-10-26T17:52:00Z" w16du:dateUtc="2025-10-26T17:52:00Z">
        <w:r w:rsidDel="005D7027">
          <w:delText xml:space="preserve">        print("\n4. RANDOM FOREST FEATURE IMPORTANCE")</w:delText>
        </w:r>
      </w:del>
    </w:p>
    <w:p w14:paraId="6486E3C3" w14:textId="3A98759E" w:rsidR="008852DE" w:rsidDel="005D7027" w:rsidRDefault="008852DE" w:rsidP="005D7027">
      <w:pPr>
        <w:pStyle w:val="SourceCode"/>
        <w:spacing w:line="360" w:lineRule="auto"/>
        <w:rPr>
          <w:del w:id="1501" w:author="Office" w:date="2025-10-26T17:52:00Z" w16du:dateUtc="2025-10-26T17:52:00Z"/>
        </w:rPr>
        <w:pPrChange w:id="1502" w:author="Office" w:date="2025-10-26T17:52:00Z" w16du:dateUtc="2025-10-26T17:52:00Z">
          <w:pPr>
            <w:pStyle w:val="BodyText"/>
          </w:pPr>
        </w:pPrChange>
      </w:pPr>
      <w:del w:id="1503" w:author="Office" w:date="2025-10-26T17:52:00Z" w16du:dateUtc="2025-10-26T17:52:00Z">
        <w:r w:rsidDel="005D7027">
          <w:delText xml:space="preserve">        print("-" * 38)</w:delText>
        </w:r>
      </w:del>
    </w:p>
    <w:p w14:paraId="25DC9DFD" w14:textId="05E4FF66" w:rsidR="008852DE" w:rsidDel="005D7027" w:rsidRDefault="008852DE" w:rsidP="005D7027">
      <w:pPr>
        <w:pStyle w:val="SourceCode"/>
        <w:spacing w:line="360" w:lineRule="auto"/>
        <w:rPr>
          <w:del w:id="1504" w:author="Office" w:date="2025-10-26T17:52:00Z" w16du:dateUtc="2025-10-26T17:52:00Z"/>
        </w:rPr>
        <w:pPrChange w:id="1505" w:author="Office" w:date="2025-10-26T17:52:00Z" w16du:dateUtc="2025-10-26T17:52:00Z">
          <w:pPr>
            <w:pStyle w:val="BodyText"/>
          </w:pPr>
        </w:pPrChange>
      </w:pPr>
    </w:p>
    <w:p w14:paraId="1BA5A6D7" w14:textId="0FCB3EAC" w:rsidR="008852DE" w:rsidDel="005D7027" w:rsidRDefault="008852DE" w:rsidP="005D7027">
      <w:pPr>
        <w:pStyle w:val="SourceCode"/>
        <w:spacing w:line="360" w:lineRule="auto"/>
        <w:rPr>
          <w:del w:id="1506" w:author="Office" w:date="2025-10-26T17:52:00Z" w16du:dateUtc="2025-10-26T17:52:00Z"/>
        </w:rPr>
        <w:pPrChange w:id="1507" w:author="Office" w:date="2025-10-26T17:52:00Z" w16du:dateUtc="2025-10-26T17:52:00Z">
          <w:pPr>
            <w:pStyle w:val="BodyText"/>
          </w:pPr>
        </w:pPrChange>
      </w:pPr>
      <w:del w:id="1508" w:author="Office" w:date="2025-10-26T17:52:00Z" w16du:dateUtc="2025-10-26T17:52:00Z">
        <w:r w:rsidDel="005D7027">
          <w:delText xml:space="preserve">        try:</w:delText>
        </w:r>
      </w:del>
    </w:p>
    <w:p w14:paraId="3CFE34DC" w14:textId="669D4DF5" w:rsidR="008852DE" w:rsidDel="005D7027" w:rsidRDefault="008852DE" w:rsidP="005D7027">
      <w:pPr>
        <w:pStyle w:val="SourceCode"/>
        <w:spacing w:line="360" w:lineRule="auto"/>
        <w:rPr>
          <w:del w:id="1509" w:author="Office" w:date="2025-10-26T17:52:00Z" w16du:dateUtc="2025-10-26T17:52:00Z"/>
        </w:rPr>
        <w:pPrChange w:id="1510" w:author="Office" w:date="2025-10-26T17:52:00Z" w16du:dateUtc="2025-10-26T17:52:00Z">
          <w:pPr>
            <w:pStyle w:val="BodyText"/>
          </w:pPr>
        </w:pPrChange>
      </w:pPr>
      <w:del w:id="1511" w:author="Office" w:date="2025-10-26T17:52:00Z" w16du:dateUtc="2025-10-26T17:52:00Z">
        <w:r w:rsidDel="005D7027">
          <w:delText xml:space="preserve">            rf = RandomForestRegressor(n_estimators=100, random_state=42)</w:delText>
        </w:r>
      </w:del>
    </w:p>
    <w:p w14:paraId="7F3EC2F2" w14:textId="7E02EAFA" w:rsidR="008852DE" w:rsidDel="005D7027" w:rsidRDefault="008852DE" w:rsidP="005D7027">
      <w:pPr>
        <w:pStyle w:val="SourceCode"/>
        <w:spacing w:line="360" w:lineRule="auto"/>
        <w:rPr>
          <w:del w:id="1512" w:author="Office" w:date="2025-10-26T17:52:00Z" w16du:dateUtc="2025-10-26T17:52:00Z"/>
        </w:rPr>
        <w:pPrChange w:id="1513" w:author="Office" w:date="2025-10-26T17:52:00Z" w16du:dateUtc="2025-10-26T17:52:00Z">
          <w:pPr>
            <w:pStyle w:val="BodyText"/>
          </w:pPr>
        </w:pPrChange>
      </w:pPr>
      <w:del w:id="1514" w:author="Office" w:date="2025-10-26T17:52:00Z" w16du:dateUtc="2025-10-26T17:52:00Z">
        <w:r w:rsidDel="005D7027">
          <w:delText xml:space="preserve">            rf.fit(X, y)</w:delText>
        </w:r>
      </w:del>
    </w:p>
    <w:p w14:paraId="25C9B4C1" w14:textId="50FD70C8" w:rsidR="008852DE" w:rsidDel="005D7027" w:rsidRDefault="008852DE" w:rsidP="005D7027">
      <w:pPr>
        <w:pStyle w:val="SourceCode"/>
        <w:spacing w:line="360" w:lineRule="auto"/>
        <w:rPr>
          <w:del w:id="1515" w:author="Office" w:date="2025-10-26T17:52:00Z" w16du:dateUtc="2025-10-26T17:52:00Z"/>
        </w:rPr>
        <w:pPrChange w:id="1516" w:author="Office" w:date="2025-10-26T17:52:00Z" w16du:dateUtc="2025-10-26T17:52:00Z">
          <w:pPr>
            <w:pStyle w:val="BodyText"/>
          </w:pPr>
        </w:pPrChange>
      </w:pPr>
    </w:p>
    <w:p w14:paraId="462806E3" w14:textId="166D607C" w:rsidR="008852DE" w:rsidDel="005D7027" w:rsidRDefault="008852DE" w:rsidP="005D7027">
      <w:pPr>
        <w:pStyle w:val="SourceCode"/>
        <w:spacing w:line="360" w:lineRule="auto"/>
        <w:rPr>
          <w:del w:id="1517" w:author="Office" w:date="2025-10-26T17:52:00Z" w16du:dateUtc="2025-10-26T17:52:00Z"/>
        </w:rPr>
        <w:pPrChange w:id="1518" w:author="Office" w:date="2025-10-26T17:52:00Z" w16du:dateUtc="2025-10-26T17:52:00Z">
          <w:pPr>
            <w:pStyle w:val="BodyText"/>
          </w:pPr>
        </w:pPrChange>
      </w:pPr>
      <w:del w:id="1519" w:author="Office" w:date="2025-10-26T17:52:00Z" w16du:dateUtc="2025-10-26T17:52:00Z">
        <w:r w:rsidDel="005D7027">
          <w:delText xml:space="preserve">            importance_results = list(zip(X.columns, rf.feature_importances_))</w:delText>
        </w:r>
      </w:del>
    </w:p>
    <w:p w14:paraId="089D03D7" w14:textId="18E54C36" w:rsidR="008852DE" w:rsidDel="005D7027" w:rsidRDefault="008852DE" w:rsidP="005D7027">
      <w:pPr>
        <w:pStyle w:val="SourceCode"/>
        <w:spacing w:line="360" w:lineRule="auto"/>
        <w:rPr>
          <w:del w:id="1520" w:author="Office" w:date="2025-10-26T17:52:00Z" w16du:dateUtc="2025-10-26T17:52:00Z"/>
        </w:rPr>
        <w:pPrChange w:id="1521" w:author="Office" w:date="2025-10-26T17:52:00Z" w16du:dateUtc="2025-10-26T17:52:00Z">
          <w:pPr>
            <w:pStyle w:val="BodyText"/>
          </w:pPr>
        </w:pPrChange>
      </w:pPr>
      <w:del w:id="1522" w:author="Office" w:date="2025-10-26T17:52:00Z" w16du:dateUtc="2025-10-26T17:52:00Z">
        <w:r w:rsidDel="005D7027">
          <w:delText xml:space="preserve">            importance_results.sort(key=lambda x: x[1], reverse=True)</w:delText>
        </w:r>
      </w:del>
    </w:p>
    <w:p w14:paraId="0AA90CA0" w14:textId="2FA97F5F" w:rsidR="008852DE" w:rsidDel="005D7027" w:rsidRDefault="008852DE" w:rsidP="005D7027">
      <w:pPr>
        <w:pStyle w:val="SourceCode"/>
        <w:spacing w:line="360" w:lineRule="auto"/>
        <w:rPr>
          <w:del w:id="1523" w:author="Office" w:date="2025-10-26T17:52:00Z" w16du:dateUtc="2025-10-26T17:52:00Z"/>
        </w:rPr>
        <w:pPrChange w:id="1524" w:author="Office" w:date="2025-10-26T17:52:00Z" w16du:dateUtc="2025-10-26T17:52:00Z">
          <w:pPr>
            <w:pStyle w:val="BodyText"/>
          </w:pPr>
        </w:pPrChange>
      </w:pPr>
    </w:p>
    <w:p w14:paraId="12560E79" w14:textId="46F93B4B" w:rsidR="008852DE" w:rsidDel="005D7027" w:rsidRDefault="008852DE" w:rsidP="005D7027">
      <w:pPr>
        <w:pStyle w:val="SourceCode"/>
        <w:spacing w:line="360" w:lineRule="auto"/>
        <w:rPr>
          <w:del w:id="1525" w:author="Office" w:date="2025-10-26T17:52:00Z" w16du:dateUtc="2025-10-26T17:52:00Z"/>
        </w:rPr>
        <w:pPrChange w:id="1526" w:author="Office" w:date="2025-10-26T17:52:00Z" w16du:dateUtc="2025-10-26T17:52:00Z">
          <w:pPr>
            <w:pStyle w:val="BodyText"/>
          </w:pPr>
        </w:pPrChange>
      </w:pPr>
      <w:del w:id="1527" w:author="Office" w:date="2025-10-26T17:52:00Z" w16du:dateUtc="2025-10-26T17:52:00Z">
        <w:r w:rsidDel="005D7027">
          <w:delText xml:space="preserve">            print("\nFeature importance scores:")</w:delText>
        </w:r>
      </w:del>
    </w:p>
    <w:p w14:paraId="0A760237" w14:textId="44ACB4D9" w:rsidR="008852DE" w:rsidDel="005D7027" w:rsidRDefault="008852DE" w:rsidP="005D7027">
      <w:pPr>
        <w:pStyle w:val="SourceCode"/>
        <w:spacing w:line="360" w:lineRule="auto"/>
        <w:rPr>
          <w:del w:id="1528" w:author="Office" w:date="2025-10-26T17:52:00Z" w16du:dateUtc="2025-10-26T17:52:00Z"/>
        </w:rPr>
        <w:pPrChange w:id="1529" w:author="Office" w:date="2025-10-26T17:52:00Z" w16du:dateUtc="2025-10-26T17:52:00Z">
          <w:pPr>
            <w:pStyle w:val="BodyText"/>
          </w:pPr>
        </w:pPrChange>
      </w:pPr>
      <w:del w:id="1530" w:author="Office" w:date="2025-10-26T17:52:00Z" w16du:dateUtc="2025-10-26T17:52:00Z">
        <w:r w:rsidDel="005D7027">
          <w:delText xml:space="preserve">            for feature, importance in importance_results[:10]:</w:delText>
        </w:r>
      </w:del>
    </w:p>
    <w:p w14:paraId="6C3FABAE" w14:textId="6CDCCBA2" w:rsidR="008852DE" w:rsidDel="005D7027" w:rsidRDefault="008852DE" w:rsidP="005D7027">
      <w:pPr>
        <w:pStyle w:val="SourceCode"/>
        <w:spacing w:line="360" w:lineRule="auto"/>
        <w:rPr>
          <w:del w:id="1531" w:author="Office" w:date="2025-10-26T17:52:00Z" w16du:dateUtc="2025-10-26T17:52:00Z"/>
        </w:rPr>
        <w:pPrChange w:id="1532" w:author="Office" w:date="2025-10-26T17:52:00Z" w16du:dateUtc="2025-10-26T17:52:00Z">
          <w:pPr>
            <w:pStyle w:val="BodyText"/>
          </w:pPr>
        </w:pPrChange>
      </w:pPr>
      <w:del w:id="1533" w:author="Office" w:date="2025-10-26T17:52:00Z" w16du:dateUtc="2025-10-26T17:52:00Z">
        <w:r w:rsidDel="005D7027">
          <w:delText xml:space="preserve">                print(f"  {feature}: {importance:.4f}")</w:delText>
        </w:r>
      </w:del>
    </w:p>
    <w:p w14:paraId="61AA18C9" w14:textId="6D7CE575" w:rsidR="008852DE" w:rsidDel="005D7027" w:rsidRDefault="008852DE" w:rsidP="005D7027">
      <w:pPr>
        <w:pStyle w:val="SourceCode"/>
        <w:spacing w:line="360" w:lineRule="auto"/>
        <w:rPr>
          <w:del w:id="1534" w:author="Office" w:date="2025-10-26T17:52:00Z" w16du:dateUtc="2025-10-26T17:52:00Z"/>
        </w:rPr>
        <w:pPrChange w:id="1535" w:author="Office" w:date="2025-10-26T17:52:00Z" w16du:dateUtc="2025-10-26T17:52:00Z">
          <w:pPr>
            <w:pStyle w:val="BodyText"/>
          </w:pPr>
        </w:pPrChange>
      </w:pPr>
    </w:p>
    <w:p w14:paraId="5585CA7C" w14:textId="0342B582" w:rsidR="008852DE" w:rsidDel="005D7027" w:rsidRDefault="008852DE" w:rsidP="005D7027">
      <w:pPr>
        <w:pStyle w:val="SourceCode"/>
        <w:spacing w:line="360" w:lineRule="auto"/>
        <w:rPr>
          <w:del w:id="1536" w:author="Office" w:date="2025-10-26T17:52:00Z" w16du:dateUtc="2025-10-26T17:52:00Z"/>
        </w:rPr>
        <w:pPrChange w:id="1537" w:author="Office" w:date="2025-10-26T17:52:00Z" w16du:dateUtc="2025-10-26T17:52:00Z">
          <w:pPr>
            <w:pStyle w:val="BodyText"/>
          </w:pPr>
        </w:pPrChange>
      </w:pPr>
      <w:del w:id="1538" w:author="Office" w:date="2025-10-26T17:52:00Z" w16du:dateUtc="2025-10-26T17:52:00Z">
        <w:r w:rsidDel="005D7027">
          <w:delText xml:space="preserve">            self.importance_results = importance_results</w:delText>
        </w:r>
      </w:del>
    </w:p>
    <w:p w14:paraId="08B5CD5E" w14:textId="3139E19E" w:rsidR="008852DE" w:rsidDel="005D7027" w:rsidRDefault="008852DE" w:rsidP="005D7027">
      <w:pPr>
        <w:pStyle w:val="SourceCode"/>
        <w:spacing w:line="360" w:lineRule="auto"/>
        <w:rPr>
          <w:del w:id="1539" w:author="Office" w:date="2025-10-26T17:52:00Z" w16du:dateUtc="2025-10-26T17:52:00Z"/>
        </w:rPr>
        <w:pPrChange w:id="1540" w:author="Office" w:date="2025-10-26T17:52:00Z" w16du:dateUtc="2025-10-26T17:52:00Z">
          <w:pPr>
            <w:pStyle w:val="BodyText"/>
          </w:pPr>
        </w:pPrChange>
      </w:pPr>
    </w:p>
    <w:p w14:paraId="41944C37" w14:textId="21DFF8C3" w:rsidR="008852DE" w:rsidDel="005D7027" w:rsidRDefault="008852DE" w:rsidP="005D7027">
      <w:pPr>
        <w:pStyle w:val="SourceCode"/>
        <w:spacing w:line="360" w:lineRule="auto"/>
        <w:rPr>
          <w:del w:id="1541" w:author="Office" w:date="2025-10-26T17:52:00Z" w16du:dateUtc="2025-10-26T17:52:00Z"/>
        </w:rPr>
        <w:pPrChange w:id="1542" w:author="Office" w:date="2025-10-26T17:52:00Z" w16du:dateUtc="2025-10-26T17:52:00Z">
          <w:pPr>
            <w:pStyle w:val="BodyText"/>
          </w:pPr>
        </w:pPrChange>
      </w:pPr>
      <w:del w:id="1543" w:author="Office" w:date="2025-10-26T17:52:00Z" w16du:dateUtc="2025-10-26T17:52:00Z">
        <w:r w:rsidDel="005D7027">
          <w:delText xml:space="preserve">        except Exception as e:</w:delText>
        </w:r>
      </w:del>
    </w:p>
    <w:p w14:paraId="713CB53E" w14:textId="30E53FB7" w:rsidR="008852DE" w:rsidDel="005D7027" w:rsidRDefault="008852DE" w:rsidP="005D7027">
      <w:pPr>
        <w:pStyle w:val="SourceCode"/>
        <w:spacing w:line="360" w:lineRule="auto"/>
        <w:rPr>
          <w:del w:id="1544" w:author="Office" w:date="2025-10-26T17:52:00Z" w16du:dateUtc="2025-10-26T17:52:00Z"/>
        </w:rPr>
        <w:pPrChange w:id="1545" w:author="Office" w:date="2025-10-26T17:52:00Z" w16du:dateUtc="2025-10-26T17:52:00Z">
          <w:pPr>
            <w:pStyle w:val="BodyText"/>
          </w:pPr>
        </w:pPrChange>
      </w:pPr>
      <w:del w:id="1546" w:author="Office" w:date="2025-10-26T17:52:00Z" w16du:dateUtc="2025-10-26T17:52:00Z">
        <w:r w:rsidDel="005D7027">
          <w:delText xml:space="preserve">            print(f"Random forest importance analysis failed: {e}")</w:delText>
        </w:r>
      </w:del>
    </w:p>
    <w:p w14:paraId="4101EE81" w14:textId="1566DA12" w:rsidR="008852DE" w:rsidDel="005D7027" w:rsidRDefault="008852DE" w:rsidP="005D7027">
      <w:pPr>
        <w:pStyle w:val="SourceCode"/>
        <w:spacing w:line="360" w:lineRule="auto"/>
        <w:rPr>
          <w:del w:id="1547" w:author="Office" w:date="2025-10-26T17:52:00Z" w16du:dateUtc="2025-10-26T17:52:00Z"/>
        </w:rPr>
        <w:pPrChange w:id="1548" w:author="Office" w:date="2025-10-26T17:52:00Z" w16du:dateUtc="2025-10-26T17:52:00Z">
          <w:pPr>
            <w:pStyle w:val="BodyText"/>
          </w:pPr>
        </w:pPrChange>
      </w:pPr>
      <w:del w:id="1549" w:author="Office" w:date="2025-10-26T17:52:00Z" w16du:dateUtc="2025-10-26T17:52:00Z">
        <w:r w:rsidDel="005D7027">
          <w:delText xml:space="preserve">            self.importance_results = []</w:delText>
        </w:r>
      </w:del>
    </w:p>
    <w:p w14:paraId="0227A2C2" w14:textId="25C8A1E8" w:rsidR="008852DE" w:rsidDel="005D7027" w:rsidRDefault="008852DE" w:rsidP="005D7027">
      <w:pPr>
        <w:pStyle w:val="SourceCode"/>
        <w:spacing w:line="360" w:lineRule="auto"/>
        <w:rPr>
          <w:del w:id="1550" w:author="Office" w:date="2025-10-26T17:52:00Z" w16du:dateUtc="2025-10-26T17:52:00Z"/>
        </w:rPr>
        <w:pPrChange w:id="1551" w:author="Office" w:date="2025-10-26T17:52:00Z" w16du:dateUtc="2025-10-26T17:52:00Z">
          <w:pPr>
            <w:pStyle w:val="BodyText"/>
          </w:pPr>
        </w:pPrChange>
      </w:pPr>
    </w:p>
    <w:p w14:paraId="459BA26D" w14:textId="73D97594" w:rsidR="008852DE" w:rsidDel="005D7027" w:rsidRDefault="008852DE" w:rsidP="005D7027">
      <w:pPr>
        <w:pStyle w:val="SourceCode"/>
        <w:spacing w:line="360" w:lineRule="auto"/>
        <w:rPr>
          <w:del w:id="1552" w:author="Office" w:date="2025-10-26T17:52:00Z" w16du:dateUtc="2025-10-26T17:52:00Z"/>
        </w:rPr>
        <w:pPrChange w:id="1553" w:author="Office" w:date="2025-10-26T17:52:00Z" w16du:dateUtc="2025-10-26T17:52:00Z">
          <w:pPr>
            <w:pStyle w:val="BodyText"/>
          </w:pPr>
        </w:pPrChange>
      </w:pPr>
      <w:del w:id="1554" w:author="Office" w:date="2025-10-26T17:52:00Z" w16du:dateUtc="2025-10-26T17:52:00Z">
        <w:r w:rsidDel="005D7027">
          <w:delText xml:space="preserve">    def generate_visualizations(self):</w:delText>
        </w:r>
      </w:del>
    </w:p>
    <w:p w14:paraId="7EB3010B" w14:textId="7BB112AB" w:rsidR="008852DE" w:rsidDel="005D7027" w:rsidRDefault="008852DE" w:rsidP="005D7027">
      <w:pPr>
        <w:pStyle w:val="SourceCode"/>
        <w:spacing w:line="360" w:lineRule="auto"/>
        <w:rPr>
          <w:del w:id="1555" w:author="Office" w:date="2025-10-26T17:52:00Z" w16du:dateUtc="2025-10-26T17:52:00Z"/>
        </w:rPr>
        <w:pPrChange w:id="1556" w:author="Office" w:date="2025-10-26T17:52:00Z" w16du:dateUtc="2025-10-26T17:52:00Z">
          <w:pPr>
            <w:pStyle w:val="BodyText"/>
          </w:pPr>
        </w:pPrChange>
      </w:pPr>
      <w:del w:id="1557" w:author="Office" w:date="2025-10-26T17:52:00Z" w16du:dateUtc="2025-10-26T17:52:00Z">
        <w:r w:rsidDel="005D7027">
          <w:delText xml:space="preserve">        """Generate EDA visualizations"""</w:delText>
        </w:r>
      </w:del>
    </w:p>
    <w:p w14:paraId="343C04D9" w14:textId="5326206F" w:rsidR="008852DE" w:rsidDel="005D7027" w:rsidRDefault="008852DE" w:rsidP="005D7027">
      <w:pPr>
        <w:pStyle w:val="SourceCode"/>
        <w:spacing w:line="360" w:lineRule="auto"/>
        <w:rPr>
          <w:del w:id="1558" w:author="Office" w:date="2025-10-26T17:52:00Z" w16du:dateUtc="2025-10-26T17:52:00Z"/>
        </w:rPr>
        <w:pPrChange w:id="1559" w:author="Office" w:date="2025-10-26T17:52:00Z" w16du:dateUtc="2025-10-26T17:52:00Z">
          <w:pPr>
            <w:pStyle w:val="BodyText"/>
          </w:pPr>
        </w:pPrChange>
      </w:pPr>
    </w:p>
    <w:p w14:paraId="7D92CA6D" w14:textId="22AC5559" w:rsidR="008852DE" w:rsidDel="005D7027" w:rsidRDefault="008852DE" w:rsidP="005D7027">
      <w:pPr>
        <w:pStyle w:val="SourceCode"/>
        <w:spacing w:line="360" w:lineRule="auto"/>
        <w:rPr>
          <w:del w:id="1560" w:author="Office" w:date="2025-10-26T17:52:00Z" w16du:dateUtc="2025-10-26T17:52:00Z"/>
        </w:rPr>
        <w:pPrChange w:id="1561" w:author="Office" w:date="2025-10-26T17:52:00Z" w16du:dateUtc="2025-10-26T17:52:00Z">
          <w:pPr>
            <w:pStyle w:val="BodyText"/>
          </w:pPr>
        </w:pPrChange>
      </w:pPr>
      <w:del w:id="1562" w:author="Office" w:date="2025-10-26T17:52:00Z" w16du:dateUtc="2025-10-26T17:52:00Z">
        <w:r w:rsidDel="005D7027">
          <w:delText xml:space="preserve">        print("\n=== GENERATING VISUALIZATIONS ===")</w:delText>
        </w:r>
      </w:del>
    </w:p>
    <w:p w14:paraId="036CB063" w14:textId="4852F67F" w:rsidR="008852DE" w:rsidDel="005D7027" w:rsidRDefault="008852DE" w:rsidP="005D7027">
      <w:pPr>
        <w:pStyle w:val="SourceCode"/>
        <w:spacing w:line="360" w:lineRule="auto"/>
        <w:rPr>
          <w:del w:id="1563" w:author="Office" w:date="2025-10-26T17:52:00Z" w16du:dateUtc="2025-10-26T17:52:00Z"/>
        </w:rPr>
        <w:pPrChange w:id="1564" w:author="Office" w:date="2025-10-26T17:52:00Z" w16du:dateUtc="2025-10-26T17:52:00Z">
          <w:pPr>
            <w:pStyle w:val="BodyText"/>
          </w:pPr>
        </w:pPrChange>
      </w:pPr>
    </w:p>
    <w:p w14:paraId="7BB771F2" w14:textId="44A34358" w:rsidR="008852DE" w:rsidDel="005D7027" w:rsidRDefault="008852DE" w:rsidP="005D7027">
      <w:pPr>
        <w:pStyle w:val="SourceCode"/>
        <w:spacing w:line="360" w:lineRule="auto"/>
        <w:rPr>
          <w:del w:id="1565" w:author="Office" w:date="2025-10-26T17:52:00Z" w16du:dateUtc="2025-10-26T17:52:00Z"/>
        </w:rPr>
        <w:pPrChange w:id="1566" w:author="Office" w:date="2025-10-26T17:52:00Z" w16du:dateUtc="2025-10-26T17:52:00Z">
          <w:pPr>
            <w:pStyle w:val="BodyText"/>
          </w:pPr>
        </w:pPrChange>
      </w:pPr>
      <w:del w:id="1567" w:author="Office" w:date="2025-10-26T17:52:00Z" w16du:dateUtc="2025-10-26T17:52:00Z">
        <w:r w:rsidDel="005D7027">
          <w:delText xml:space="preserve">        # Create output directory</w:delText>
        </w:r>
      </w:del>
    </w:p>
    <w:p w14:paraId="479B42A8" w14:textId="3BE28842" w:rsidR="008852DE" w:rsidDel="005D7027" w:rsidRDefault="008852DE" w:rsidP="005D7027">
      <w:pPr>
        <w:pStyle w:val="SourceCode"/>
        <w:spacing w:line="360" w:lineRule="auto"/>
        <w:rPr>
          <w:del w:id="1568" w:author="Office" w:date="2025-10-26T17:52:00Z" w16du:dateUtc="2025-10-26T17:52:00Z"/>
        </w:rPr>
        <w:pPrChange w:id="1569" w:author="Office" w:date="2025-10-26T17:52:00Z" w16du:dateUtc="2025-10-26T17:52:00Z">
          <w:pPr>
            <w:pStyle w:val="BodyText"/>
          </w:pPr>
        </w:pPrChange>
      </w:pPr>
      <w:del w:id="1570" w:author="Office" w:date="2025-10-26T17:52:00Z" w16du:dateUtc="2025-10-26T17:52:00Z">
        <w:r w:rsidDel="005D7027">
          <w:delText xml:space="preserve">        os.makedirs('eda_plots', exist_ok=True)</w:delText>
        </w:r>
      </w:del>
    </w:p>
    <w:p w14:paraId="2A58F6AF" w14:textId="7C92200B" w:rsidR="008852DE" w:rsidDel="005D7027" w:rsidRDefault="008852DE" w:rsidP="005D7027">
      <w:pPr>
        <w:pStyle w:val="SourceCode"/>
        <w:spacing w:line="360" w:lineRule="auto"/>
        <w:rPr>
          <w:del w:id="1571" w:author="Office" w:date="2025-10-26T17:52:00Z" w16du:dateUtc="2025-10-26T17:52:00Z"/>
        </w:rPr>
        <w:pPrChange w:id="1572" w:author="Office" w:date="2025-10-26T17:52:00Z" w16du:dateUtc="2025-10-26T17:52:00Z">
          <w:pPr>
            <w:pStyle w:val="BodyText"/>
          </w:pPr>
        </w:pPrChange>
      </w:pPr>
    </w:p>
    <w:p w14:paraId="31FC4E46" w14:textId="2B40B178" w:rsidR="008852DE" w:rsidDel="005D7027" w:rsidRDefault="008852DE" w:rsidP="005D7027">
      <w:pPr>
        <w:pStyle w:val="SourceCode"/>
        <w:spacing w:line="360" w:lineRule="auto"/>
        <w:rPr>
          <w:del w:id="1573" w:author="Office" w:date="2025-10-26T17:52:00Z" w16du:dateUtc="2025-10-26T17:52:00Z"/>
        </w:rPr>
        <w:pPrChange w:id="1574" w:author="Office" w:date="2025-10-26T17:52:00Z" w16du:dateUtc="2025-10-26T17:52:00Z">
          <w:pPr>
            <w:pStyle w:val="BodyText"/>
          </w:pPr>
        </w:pPrChange>
      </w:pPr>
      <w:del w:id="1575" w:author="Office" w:date="2025-10-26T17:52:00Z" w16du:dateUtc="2025-10-26T17:52:00Z">
        <w:r w:rsidDel="005D7027">
          <w:delText xml:space="preserve">        # Sentiment analysis plots</w:delText>
        </w:r>
      </w:del>
    </w:p>
    <w:p w14:paraId="37539DD6" w14:textId="4B61E7CE" w:rsidR="008852DE" w:rsidDel="005D7027" w:rsidRDefault="008852DE" w:rsidP="005D7027">
      <w:pPr>
        <w:pStyle w:val="SourceCode"/>
        <w:spacing w:line="360" w:lineRule="auto"/>
        <w:rPr>
          <w:del w:id="1576" w:author="Office" w:date="2025-10-26T17:52:00Z" w16du:dateUtc="2025-10-26T17:52:00Z"/>
        </w:rPr>
        <w:pPrChange w:id="1577" w:author="Office" w:date="2025-10-26T17:52:00Z" w16du:dateUtc="2025-10-26T17:52:00Z">
          <w:pPr>
            <w:pStyle w:val="BodyText"/>
          </w:pPr>
        </w:pPrChange>
      </w:pPr>
      <w:del w:id="1578" w:author="Office" w:date="2025-10-26T17:52:00Z" w16du:dateUtc="2025-10-26T17:52:00Z">
        <w:r w:rsidDel="005D7027">
          <w:delText xml:space="preserve">        self._create_sentiment_plots()</w:delText>
        </w:r>
      </w:del>
    </w:p>
    <w:p w14:paraId="1DDADC62" w14:textId="0606A3FB" w:rsidR="008852DE" w:rsidDel="005D7027" w:rsidRDefault="008852DE" w:rsidP="005D7027">
      <w:pPr>
        <w:pStyle w:val="SourceCode"/>
        <w:spacing w:line="360" w:lineRule="auto"/>
        <w:rPr>
          <w:del w:id="1579" w:author="Office" w:date="2025-10-26T17:52:00Z" w16du:dateUtc="2025-10-26T17:52:00Z"/>
        </w:rPr>
        <w:pPrChange w:id="1580" w:author="Office" w:date="2025-10-26T17:52:00Z" w16du:dateUtc="2025-10-26T17:52:00Z">
          <w:pPr>
            <w:pStyle w:val="BodyText"/>
          </w:pPr>
        </w:pPrChange>
      </w:pPr>
    </w:p>
    <w:p w14:paraId="70455392" w14:textId="300E7045" w:rsidR="008852DE" w:rsidDel="005D7027" w:rsidRDefault="008852DE" w:rsidP="005D7027">
      <w:pPr>
        <w:pStyle w:val="SourceCode"/>
        <w:spacing w:line="360" w:lineRule="auto"/>
        <w:rPr>
          <w:del w:id="1581" w:author="Office" w:date="2025-10-26T17:52:00Z" w16du:dateUtc="2025-10-26T17:52:00Z"/>
        </w:rPr>
        <w:pPrChange w:id="1582" w:author="Office" w:date="2025-10-26T17:52:00Z" w16du:dateUtc="2025-10-26T17:52:00Z">
          <w:pPr>
            <w:pStyle w:val="BodyText"/>
          </w:pPr>
        </w:pPrChange>
      </w:pPr>
      <w:del w:id="1583" w:author="Office" w:date="2025-10-26T17:52:00Z" w16du:dateUtc="2025-10-26T17:52:00Z">
        <w:r w:rsidDel="005D7027">
          <w:delText xml:space="preserve">        # Stock analysis plots</w:delText>
        </w:r>
      </w:del>
    </w:p>
    <w:p w14:paraId="2EA3FC2E" w14:textId="563DE769" w:rsidR="008852DE" w:rsidDel="005D7027" w:rsidRDefault="008852DE" w:rsidP="005D7027">
      <w:pPr>
        <w:pStyle w:val="SourceCode"/>
        <w:spacing w:line="360" w:lineRule="auto"/>
        <w:rPr>
          <w:del w:id="1584" w:author="Office" w:date="2025-10-26T17:52:00Z" w16du:dateUtc="2025-10-26T17:52:00Z"/>
        </w:rPr>
        <w:pPrChange w:id="1585" w:author="Office" w:date="2025-10-26T17:52:00Z" w16du:dateUtc="2025-10-26T17:52:00Z">
          <w:pPr>
            <w:pStyle w:val="BodyText"/>
          </w:pPr>
        </w:pPrChange>
      </w:pPr>
      <w:del w:id="1586" w:author="Office" w:date="2025-10-26T17:52:00Z" w16du:dateUtc="2025-10-26T17:52:00Z">
        <w:r w:rsidDel="005D7027">
          <w:delText xml:space="preserve">        self._create_stock_plots()</w:delText>
        </w:r>
      </w:del>
    </w:p>
    <w:p w14:paraId="640E392A" w14:textId="1FE393CB" w:rsidR="008852DE" w:rsidDel="005D7027" w:rsidRDefault="008852DE" w:rsidP="005D7027">
      <w:pPr>
        <w:pStyle w:val="SourceCode"/>
        <w:spacing w:line="360" w:lineRule="auto"/>
        <w:rPr>
          <w:del w:id="1587" w:author="Office" w:date="2025-10-26T17:52:00Z" w16du:dateUtc="2025-10-26T17:52:00Z"/>
        </w:rPr>
        <w:pPrChange w:id="1588" w:author="Office" w:date="2025-10-26T17:52:00Z" w16du:dateUtc="2025-10-26T17:52:00Z">
          <w:pPr>
            <w:pStyle w:val="BodyText"/>
          </w:pPr>
        </w:pPrChange>
      </w:pPr>
    </w:p>
    <w:p w14:paraId="10B3F2E7" w14:textId="1CBCB14B" w:rsidR="008852DE" w:rsidDel="005D7027" w:rsidRDefault="008852DE" w:rsidP="005D7027">
      <w:pPr>
        <w:pStyle w:val="SourceCode"/>
        <w:spacing w:line="360" w:lineRule="auto"/>
        <w:rPr>
          <w:del w:id="1589" w:author="Office" w:date="2025-10-26T17:52:00Z" w16du:dateUtc="2025-10-26T17:52:00Z"/>
        </w:rPr>
        <w:pPrChange w:id="1590" w:author="Office" w:date="2025-10-26T17:52:00Z" w16du:dateUtc="2025-10-26T17:52:00Z">
          <w:pPr>
            <w:pStyle w:val="BodyText"/>
          </w:pPr>
        </w:pPrChange>
      </w:pPr>
      <w:del w:id="1591" w:author="Office" w:date="2025-10-26T17:52:00Z" w16du:dateUtc="2025-10-26T17:52:00Z">
        <w:r w:rsidDel="005D7027">
          <w:delText xml:space="preserve">        # Correlation heatmap</w:delText>
        </w:r>
      </w:del>
    </w:p>
    <w:p w14:paraId="627A37F2" w14:textId="6F292A0C" w:rsidR="008852DE" w:rsidDel="005D7027" w:rsidRDefault="008852DE" w:rsidP="005D7027">
      <w:pPr>
        <w:pStyle w:val="SourceCode"/>
        <w:spacing w:line="360" w:lineRule="auto"/>
        <w:rPr>
          <w:del w:id="1592" w:author="Office" w:date="2025-10-26T17:52:00Z" w16du:dateUtc="2025-10-26T17:52:00Z"/>
        </w:rPr>
        <w:pPrChange w:id="1593" w:author="Office" w:date="2025-10-26T17:52:00Z" w16du:dateUtc="2025-10-26T17:52:00Z">
          <w:pPr>
            <w:pStyle w:val="BodyText"/>
          </w:pPr>
        </w:pPrChange>
      </w:pPr>
      <w:del w:id="1594" w:author="Office" w:date="2025-10-26T17:52:00Z" w16du:dateUtc="2025-10-26T17:52:00Z">
        <w:r w:rsidDel="005D7027">
          <w:delText xml:space="preserve">        self._create_correlation_plot()</w:delText>
        </w:r>
      </w:del>
    </w:p>
    <w:p w14:paraId="05C12951" w14:textId="193F07D2" w:rsidR="008852DE" w:rsidDel="005D7027" w:rsidRDefault="008852DE" w:rsidP="005D7027">
      <w:pPr>
        <w:pStyle w:val="SourceCode"/>
        <w:spacing w:line="360" w:lineRule="auto"/>
        <w:rPr>
          <w:del w:id="1595" w:author="Office" w:date="2025-10-26T17:52:00Z" w16du:dateUtc="2025-10-26T17:52:00Z"/>
        </w:rPr>
        <w:pPrChange w:id="1596" w:author="Office" w:date="2025-10-26T17:52:00Z" w16du:dateUtc="2025-10-26T17:52:00Z">
          <w:pPr>
            <w:pStyle w:val="BodyText"/>
          </w:pPr>
        </w:pPrChange>
      </w:pPr>
    </w:p>
    <w:p w14:paraId="5E5AB934" w14:textId="1EC8F1A6" w:rsidR="008852DE" w:rsidDel="005D7027" w:rsidRDefault="008852DE" w:rsidP="005D7027">
      <w:pPr>
        <w:pStyle w:val="SourceCode"/>
        <w:spacing w:line="360" w:lineRule="auto"/>
        <w:rPr>
          <w:del w:id="1597" w:author="Office" w:date="2025-10-26T17:52:00Z" w16du:dateUtc="2025-10-26T17:52:00Z"/>
        </w:rPr>
        <w:pPrChange w:id="1598" w:author="Office" w:date="2025-10-26T17:52:00Z" w16du:dateUtc="2025-10-26T17:52:00Z">
          <w:pPr>
            <w:pStyle w:val="BodyText"/>
          </w:pPr>
        </w:pPrChange>
      </w:pPr>
      <w:del w:id="1599" w:author="Office" w:date="2025-10-26T17:52:00Z" w16du:dateUtc="2025-10-26T17:52:00Z">
        <w:r w:rsidDel="005D7027">
          <w:delText xml:space="preserve">        print("\nSaved visualizations to eda_plots/ directory")</w:delText>
        </w:r>
      </w:del>
    </w:p>
    <w:p w14:paraId="597FE33F" w14:textId="1DEB3C0F" w:rsidR="008852DE" w:rsidDel="005D7027" w:rsidRDefault="008852DE" w:rsidP="005D7027">
      <w:pPr>
        <w:pStyle w:val="SourceCode"/>
        <w:spacing w:line="360" w:lineRule="auto"/>
        <w:rPr>
          <w:del w:id="1600" w:author="Office" w:date="2025-10-26T17:52:00Z" w16du:dateUtc="2025-10-26T17:52:00Z"/>
        </w:rPr>
        <w:pPrChange w:id="1601" w:author="Office" w:date="2025-10-26T17:52:00Z" w16du:dateUtc="2025-10-26T17:52:00Z">
          <w:pPr>
            <w:pStyle w:val="BodyText"/>
          </w:pPr>
        </w:pPrChange>
      </w:pPr>
    </w:p>
    <w:p w14:paraId="1A3DBC2F" w14:textId="13FB821C" w:rsidR="008852DE" w:rsidDel="005D7027" w:rsidRDefault="008852DE" w:rsidP="005D7027">
      <w:pPr>
        <w:pStyle w:val="SourceCode"/>
        <w:spacing w:line="360" w:lineRule="auto"/>
        <w:rPr>
          <w:del w:id="1602" w:author="Office" w:date="2025-10-26T17:52:00Z" w16du:dateUtc="2025-10-26T17:52:00Z"/>
        </w:rPr>
        <w:pPrChange w:id="1603" w:author="Office" w:date="2025-10-26T17:52:00Z" w16du:dateUtc="2025-10-26T17:52:00Z">
          <w:pPr>
            <w:pStyle w:val="BodyText"/>
          </w:pPr>
        </w:pPrChange>
      </w:pPr>
      <w:del w:id="1604" w:author="Office" w:date="2025-10-26T17:52:00Z" w16du:dateUtc="2025-10-26T17:52:00Z">
        <w:r w:rsidDel="005D7027">
          <w:delText xml:space="preserve">    def _create_sentiment_plots(self):</w:delText>
        </w:r>
      </w:del>
    </w:p>
    <w:p w14:paraId="4D6917D0" w14:textId="512CC44B" w:rsidR="008852DE" w:rsidDel="005D7027" w:rsidRDefault="008852DE" w:rsidP="005D7027">
      <w:pPr>
        <w:pStyle w:val="SourceCode"/>
        <w:spacing w:line="360" w:lineRule="auto"/>
        <w:rPr>
          <w:del w:id="1605" w:author="Office" w:date="2025-10-26T17:52:00Z" w16du:dateUtc="2025-10-26T17:52:00Z"/>
        </w:rPr>
        <w:pPrChange w:id="1606" w:author="Office" w:date="2025-10-26T17:52:00Z" w16du:dateUtc="2025-10-26T17:52:00Z">
          <w:pPr>
            <w:pStyle w:val="BodyText"/>
          </w:pPr>
        </w:pPrChange>
      </w:pPr>
      <w:del w:id="1607" w:author="Office" w:date="2025-10-26T17:52:00Z" w16du:dateUtc="2025-10-26T17:52:00Z">
        <w:r w:rsidDel="005D7027">
          <w:delText xml:space="preserve">        """Create sentiment analysis visualizations"""</w:delText>
        </w:r>
      </w:del>
    </w:p>
    <w:p w14:paraId="53C35E01" w14:textId="3D73501B" w:rsidR="008852DE" w:rsidDel="005D7027" w:rsidRDefault="008852DE" w:rsidP="005D7027">
      <w:pPr>
        <w:pStyle w:val="SourceCode"/>
        <w:spacing w:line="360" w:lineRule="auto"/>
        <w:rPr>
          <w:del w:id="1608" w:author="Office" w:date="2025-10-26T17:52:00Z" w16du:dateUtc="2025-10-26T17:52:00Z"/>
        </w:rPr>
        <w:pPrChange w:id="1609" w:author="Office" w:date="2025-10-26T17:52:00Z" w16du:dateUtc="2025-10-26T17:52:00Z">
          <w:pPr>
            <w:pStyle w:val="BodyText"/>
          </w:pPr>
        </w:pPrChange>
      </w:pPr>
    </w:p>
    <w:p w14:paraId="08FA253B" w14:textId="03A175D3" w:rsidR="008852DE" w:rsidDel="005D7027" w:rsidRDefault="008852DE" w:rsidP="005D7027">
      <w:pPr>
        <w:pStyle w:val="SourceCode"/>
        <w:spacing w:line="360" w:lineRule="auto"/>
        <w:rPr>
          <w:del w:id="1610" w:author="Office" w:date="2025-10-26T17:52:00Z" w16du:dateUtc="2025-10-26T17:52:00Z"/>
        </w:rPr>
        <w:pPrChange w:id="1611" w:author="Office" w:date="2025-10-26T17:52:00Z" w16du:dateUtc="2025-10-26T17:52:00Z">
          <w:pPr>
            <w:pStyle w:val="BodyText"/>
          </w:pPr>
        </w:pPrChange>
      </w:pPr>
      <w:del w:id="1612" w:author="Office" w:date="2025-10-26T17:52:00Z" w16du:dateUtc="2025-10-26T17:52:00Z">
        <w:r w:rsidDel="005D7027">
          <w:delText xml:space="preserve">        fig, ((ax1, ax2), (ax3, ax4)) = plt.subplots(2, 2, figsize=(15, 12))</w:delText>
        </w:r>
      </w:del>
    </w:p>
    <w:p w14:paraId="7F730C3D" w14:textId="6431E09D" w:rsidR="008852DE" w:rsidDel="005D7027" w:rsidRDefault="008852DE" w:rsidP="005D7027">
      <w:pPr>
        <w:pStyle w:val="SourceCode"/>
        <w:spacing w:line="360" w:lineRule="auto"/>
        <w:rPr>
          <w:del w:id="1613" w:author="Office" w:date="2025-10-26T17:52:00Z" w16du:dateUtc="2025-10-26T17:52:00Z"/>
        </w:rPr>
        <w:pPrChange w:id="1614" w:author="Office" w:date="2025-10-26T17:52:00Z" w16du:dateUtc="2025-10-26T17:52:00Z">
          <w:pPr>
            <w:pStyle w:val="BodyText"/>
          </w:pPr>
        </w:pPrChange>
      </w:pPr>
    </w:p>
    <w:p w14:paraId="7BA98F1F" w14:textId="7DF4231A" w:rsidR="008852DE" w:rsidDel="005D7027" w:rsidRDefault="008852DE" w:rsidP="005D7027">
      <w:pPr>
        <w:pStyle w:val="SourceCode"/>
        <w:spacing w:line="360" w:lineRule="auto"/>
        <w:rPr>
          <w:del w:id="1615" w:author="Office" w:date="2025-10-26T17:52:00Z" w16du:dateUtc="2025-10-26T17:52:00Z"/>
        </w:rPr>
        <w:pPrChange w:id="1616" w:author="Office" w:date="2025-10-26T17:52:00Z" w16du:dateUtc="2025-10-26T17:52:00Z">
          <w:pPr>
            <w:pStyle w:val="BodyText"/>
          </w:pPr>
        </w:pPrChange>
      </w:pPr>
      <w:del w:id="1617" w:author="Office" w:date="2025-10-26T17:52:00Z" w16du:dateUtc="2025-10-26T17:52:00Z">
        <w:r w:rsidDel="005D7027">
          <w:delText xml:space="preserve">        # Sentiment distribution</w:delText>
        </w:r>
      </w:del>
    </w:p>
    <w:p w14:paraId="32E487FB" w14:textId="2EAB620F" w:rsidR="008852DE" w:rsidDel="005D7027" w:rsidRDefault="008852DE" w:rsidP="005D7027">
      <w:pPr>
        <w:pStyle w:val="SourceCode"/>
        <w:spacing w:line="360" w:lineRule="auto"/>
        <w:rPr>
          <w:del w:id="1618" w:author="Office" w:date="2025-10-26T17:52:00Z" w16du:dateUtc="2025-10-26T17:52:00Z"/>
        </w:rPr>
        <w:pPrChange w:id="1619" w:author="Office" w:date="2025-10-26T17:52:00Z" w16du:dateUtc="2025-10-26T17:52:00Z">
          <w:pPr>
            <w:pStyle w:val="BodyText"/>
          </w:pPr>
        </w:pPrChange>
      </w:pPr>
      <w:del w:id="1620" w:author="Office" w:date="2025-10-26T17:52:00Z" w16du:dateUtc="2025-10-26T17:52:00Z">
        <w:r w:rsidDel="005D7027">
          <w:delText xml:space="preserve">        sentiment_counts = self.sentiment_df['sentiment_label'].value_counts()</w:delText>
        </w:r>
      </w:del>
    </w:p>
    <w:p w14:paraId="04417B6F" w14:textId="76F79244" w:rsidR="008852DE" w:rsidDel="005D7027" w:rsidRDefault="008852DE" w:rsidP="005D7027">
      <w:pPr>
        <w:pStyle w:val="SourceCode"/>
        <w:spacing w:line="360" w:lineRule="auto"/>
        <w:rPr>
          <w:del w:id="1621" w:author="Office" w:date="2025-10-26T17:52:00Z" w16du:dateUtc="2025-10-26T17:52:00Z"/>
        </w:rPr>
        <w:pPrChange w:id="1622" w:author="Office" w:date="2025-10-26T17:52:00Z" w16du:dateUtc="2025-10-26T17:52:00Z">
          <w:pPr>
            <w:pStyle w:val="BodyText"/>
          </w:pPr>
        </w:pPrChange>
      </w:pPr>
      <w:del w:id="1623" w:author="Office" w:date="2025-10-26T17:52:00Z" w16du:dateUtc="2025-10-26T17:52:00Z">
        <w:r w:rsidDel="005D7027">
          <w:delText xml:space="preserve">        sentiment_counts.plot(kind='bar', ax=ax1, color=['red', 'blue', 'green'])</w:delText>
        </w:r>
      </w:del>
    </w:p>
    <w:p w14:paraId="5F28FD3B" w14:textId="0251D7BD" w:rsidR="008852DE" w:rsidDel="005D7027" w:rsidRDefault="008852DE" w:rsidP="005D7027">
      <w:pPr>
        <w:pStyle w:val="SourceCode"/>
        <w:spacing w:line="360" w:lineRule="auto"/>
        <w:rPr>
          <w:del w:id="1624" w:author="Office" w:date="2025-10-26T17:52:00Z" w16du:dateUtc="2025-10-26T17:52:00Z"/>
        </w:rPr>
        <w:pPrChange w:id="1625" w:author="Office" w:date="2025-10-26T17:52:00Z" w16du:dateUtc="2025-10-26T17:52:00Z">
          <w:pPr>
            <w:pStyle w:val="BodyText"/>
          </w:pPr>
        </w:pPrChange>
      </w:pPr>
      <w:del w:id="1626" w:author="Office" w:date="2025-10-26T17:52:00Z" w16du:dateUtc="2025-10-26T17:52:00Z">
        <w:r w:rsidDel="005D7027">
          <w:delText xml:space="preserve">        ax1.set_title('Sentiment Distribution')</w:delText>
        </w:r>
      </w:del>
    </w:p>
    <w:p w14:paraId="4287AB35" w14:textId="34C08593" w:rsidR="008852DE" w:rsidDel="005D7027" w:rsidRDefault="008852DE" w:rsidP="005D7027">
      <w:pPr>
        <w:pStyle w:val="SourceCode"/>
        <w:spacing w:line="360" w:lineRule="auto"/>
        <w:rPr>
          <w:del w:id="1627" w:author="Office" w:date="2025-10-26T17:52:00Z" w16du:dateUtc="2025-10-26T17:52:00Z"/>
        </w:rPr>
        <w:pPrChange w:id="1628" w:author="Office" w:date="2025-10-26T17:52:00Z" w16du:dateUtc="2025-10-26T17:52:00Z">
          <w:pPr>
            <w:pStyle w:val="BodyText"/>
          </w:pPr>
        </w:pPrChange>
      </w:pPr>
      <w:del w:id="1629" w:author="Office" w:date="2025-10-26T17:52:00Z" w16du:dateUtc="2025-10-26T17:52:00Z">
        <w:r w:rsidDel="005D7027">
          <w:delText xml:space="preserve">        ax1.set_ylabel('Count')</w:delText>
        </w:r>
      </w:del>
    </w:p>
    <w:p w14:paraId="69BFE3DF" w14:textId="58D125CD" w:rsidR="008852DE" w:rsidDel="005D7027" w:rsidRDefault="008852DE" w:rsidP="005D7027">
      <w:pPr>
        <w:pStyle w:val="SourceCode"/>
        <w:spacing w:line="360" w:lineRule="auto"/>
        <w:rPr>
          <w:del w:id="1630" w:author="Office" w:date="2025-10-26T17:52:00Z" w16du:dateUtc="2025-10-26T17:52:00Z"/>
        </w:rPr>
        <w:pPrChange w:id="1631" w:author="Office" w:date="2025-10-26T17:52:00Z" w16du:dateUtc="2025-10-26T17:52:00Z">
          <w:pPr>
            <w:pStyle w:val="BodyText"/>
          </w:pPr>
        </w:pPrChange>
      </w:pPr>
    </w:p>
    <w:p w14:paraId="0195D721" w14:textId="34C61BB4" w:rsidR="008852DE" w:rsidDel="005D7027" w:rsidRDefault="008852DE" w:rsidP="005D7027">
      <w:pPr>
        <w:pStyle w:val="SourceCode"/>
        <w:spacing w:line="360" w:lineRule="auto"/>
        <w:rPr>
          <w:del w:id="1632" w:author="Office" w:date="2025-10-26T17:52:00Z" w16du:dateUtc="2025-10-26T17:52:00Z"/>
        </w:rPr>
        <w:pPrChange w:id="1633" w:author="Office" w:date="2025-10-26T17:52:00Z" w16du:dateUtc="2025-10-26T17:52:00Z">
          <w:pPr>
            <w:pStyle w:val="BodyText"/>
          </w:pPr>
        </w:pPrChange>
      </w:pPr>
      <w:del w:id="1634" w:author="Office" w:date="2025-10-26T17:52:00Z" w16du:dateUtc="2025-10-26T17:52:00Z">
        <w:r w:rsidDel="005D7027">
          <w:delText xml:space="preserve">        # Sentiment scores over time</w:delText>
        </w:r>
      </w:del>
    </w:p>
    <w:p w14:paraId="6C6ABCCA" w14:textId="29C19DF0" w:rsidR="008852DE" w:rsidDel="005D7027" w:rsidRDefault="008852DE" w:rsidP="005D7027">
      <w:pPr>
        <w:pStyle w:val="SourceCode"/>
        <w:spacing w:line="360" w:lineRule="auto"/>
        <w:rPr>
          <w:del w:id="1635" w:author="Office" w:date="2025-10-26T17:52:00Z" w16du:dateUtc="2025-10-26T17:52:00Z"/>
        </w:rPr>
        <w:pPrChange w:id="1636" w:author="Office" w:date="2025-10-26T17:52:00Z" w16du:dateUtc="2025-10-26T17:52:00Z">
          <w:pPr>
            <w:pStyle w:val="BodyText"/>
          </w:pPr>
        </w:pPrChange>
      </w:pPr>
      <w:del w:id="1637" w:author="Office" w:date="2025-10-26T17:52:00Z" w16du:dateUtc="2025-10-26T17:52:00Z">
        <w:r w:rsidDel="005D7027">
          <w:delText xml:space="preserve">        daily_sentiment = self.sentiment_df.groupby('date')['sentiment_score'].mean()</w:delText>
        </w:r>
      </w:del>
    </w:p>
    <w:p w14:paraId="55D98D3D" w14:textId="12704D42" w:rsidR="008852DE" w:rsidDel="005D7027" w:rsidRDefault="008852DE" w:rsidP="005D7027">
      <w:pPr>
        <w:pStyle w:val="SourceCode"/>
        <w:spacing w:line="360" w:lineRule="auto"/>
        <w:rPr>
          <w:del w:id="1638" w:author="Office" w:date="2025-10-26T17:52:00Z" w16du:dateUtc="2025-10-26T17:52:00Z"/>
        </w:rPr>
        <w:pPrChange w:id="1639" w:author="Office" w:date="2025-10-26T17:52:00Z" w16du:dateUtc="2025-10-26T17:52:00Z">
          <w:pPr>
            <w:pStyle w:val="BodyText"/>
          </w:pPr>
        </w:pPrChange>
      </w:pPr>
      <w:del w:id="1640" w:author="Office" w:date="2025-10-26T17:52:00Z" w16du:dateUtc="2025-10-26T17:52:00Z">
        <w:r w:rsidDel="005D7027">
          <w:delText xml:space="preserve">        daily_sentiment.plot(ax=ax2, color='blue')</w:delText>
        </w:r>
      </w:del>
    </w:p>
    <w:p w14:paraId="160C4C48" w14:textId="26BC1608" w:rsidR="008852DE" w:rsidDel="005D7027" w:rsidRDefault="008852DE" w:rsidP="005D7027">
      <w:pPr>
        <w:pStyle w:val="SourceCode"/>
        <w:spacing w:line="360" w:lineRule="auto"/>
        <w:rPr>
          <w:del w:id="1641" w:author="Office" w:date="2025-10-26T17:52:00Z" w16du:dateUtc="2025-10-26T17:52:00Z"/>
        </w:rPr>
        <w:pPrChange w:id="1642" w:author="Office" w:date="2025-10-26T17:52:00Z" w16du:dateUtc="2025-10-26T17:52:00Z">
          <w:pPr>
            <w:pStyle w:val="BodyText"/>
          </w:pPr>
        </w:pPrChange>
      </w:pPr>
      <w:del w:id="1643" w:author="Office" w:date="2025-10-26T17:52:00Z" w16du:dateUtc="2025-10-26T17:52:00Z">
        <w:r w:rsidDel="005D7027">
          <w:delText xml:space="preserve">        ax2.set_title('Average Daily Sentiment Score')</w:delText>
        </w:r>
      </w:del>
    </w:p>
    <w:p w14:paraId="70D727F1" w14:textId="34BD95A5" w:rsidR="008852DE" w:rsidDel="005D7027" w:rsidRDefault="008852DE" w:rsidP="005D7027">
      <w:pPr>
        <w:pStyle w:val="SourceCode"/>
        <w:spacing w:line="360" w:lineRule="auto"/>
        <w:rPr>
          <w:del w:id="1644" w:author="Office" w:date="2025-10-26T17:52:00Z" w16du:dateUtc="2025-10-26T17:52:00Z"/>
        </w:rPr>
        <w:pPrChange w:id="1645" w:author="Office" w:date="2025-10-26T17:52:00Z" w16du:dateUtc="2025-10-26T17:52:00Z">
          <w:pPr>
            <w:pStyle w:val="BodyText"/>
          </w:pPr>
        </w:pPrChange>
      </w:pPr>
      <w:del w:id="1646" w:author="Office" w:date="2025-10-26T17:52:00Z" w16du:dateUtc="2025-10-26T17:52:00Z">
        <w:r w:rsidDel="005D7027">
          <w:delText xml:space="preserve">        ax2.set_ylabel('Sentiment Score')</w:delText>
        </w:r>
      </w:del>
    </w:p>
    <w:p w14:paraId="092434D3" w14:textId="6822BA06" w:rsidR="008852DE" w:rsidDel="005D7027" w:rsidRDefault="008852DE" w:rsidP="005D7027">
      <w:pPr>
        <w:pStyle w:val="SourceCode"/>
        <w:spacing w:line="360" w:lineRule="auto"/>
        <w:rPr>
          <w:del w:id="1647" w:author="Office" w:date="2025-10-26T17:52:00Z" w16du:dateUtc="2025-10-26T17:52:00Z"/>
        </w:rPr>
        <w:pPrChange w:id="1648" w:author="Office" w:date="2025-10-26T17:52:00Z" w16du:dateUtc="2025-10-26T17:52:00Z">
          <w:pPr>
            <w:pStyle w:val="BodyText"/>
          </w:pPr>
        </w:pPrChange>
      </w:pPr>
    </w:p>
    <w:p w14:paraId="4D0B4843" w14:textId="29051A41" w:rsidR="008852DE" w:rsidDel="005D7027" w:rsidRDefault="008852DE" w:rsidP="005D7027">
      <w:pPr>
        <w:pStyle w:val="SourceCode"/>
        <w:spacing w:line="360" w:lineRule="auto"/>
        <w:rPr>
          <w:del w:id="1649" w:author="Office" w:date="2025-10-26T17:52:00Z" w16du:dateUtc="2025-10-26T17:52:00Z"/>
        </w:rPr>
        <w:pPrChange w:id="1650" w:author="Office" w:date="2025-10-26T17:52:00Z" w16du:dateUtc="2025-10-26T17:52:00Z">
          <w:pPr>
            <w:pStyle w:val="BodyText"/>
          </w:pPr>
        </w:pPrChange>
      </w:pPr>
      <w:del w:id="1651" w:author="Office" w:date="2025-10-26T17:52:00Z" w16du:dateUtc="2025-10-26T17:52:00Z">
        <w:r w:rsidDel="005D7027">
          <w:delText xml:space="preserve">        # Sentiment by source</w:delText>
        </w:r>
      </w:del>
    </w:p>
    <w:p w14:paraId="44E0025D" w14:textId="286141CF" w:rsidR="008852DE" w:rsidDel="005D7027" w:rsidRDefault="008852DE" w:rsidP="005D7027">
      <w:pPr>
        <w:pStyle w:val="SourceCode"/>
        <w:spacing w:line="360" w:lineRule="auto"/>
        <w:rPr>
          <w:del w:id="1652" w:author="Office" w:date="2025-10-26T17:52:00Z" w16du:dateUtc="2025-10-26T17:52:00Z"/>
        </w:rPr>
        <w:pPrChange w:id="1653" w:author="Office" w:date="2025-10-26T17:52:00Z" w16du:dateUtc="2025-10-26T17:52:00Z">
          <w:pPr>
            <w:pStyle w:val="BodyText"/>
          </w:pPr>
        </w:pPrChange>
      </w:pPr>
      <w:del w:id="1654" w:author="Office" w:date="2025-10-26T17:52:00Z" w16du:dateUtc="2025-10-26T17:52:00Z">
        <w:r w:rsidDel="005D7027">
          <w:delText xml:space="preserve">        source_sentiment = self.sentiment_df.groupby('source')['sentiment_score'].mean()</w:delText>
        </w:r>
      </w:del>
    </w:p>
    <w:p w14:paraId="60C78353" w14:textId="7DADBA96" w:rsidR="008852DE" w:rsidDel="005D7027" w:rsidRDefault="008852DE" w:rsidP="005D7027">
      <w:pPr>
        <w:pStyle w:val="SourceCode"/>
        <w:spacing w:line="360" w:lineRule="auto"/>
        <w:rPr>
          <w:del w:id="1655" w:author="Office" w:date="2025-10-26T17:52:00Z" w16du:dateUtc="2025-10-26T17:52:00Z"/>
        </w:rPr>
        <w:pPrChange w:id="1656" w:author="Office" w:date="2025-10-26T17:52:00Z" w16du:dateUtc="2025-10-26T17:52:00Z">
          <w:pPr>
            <w:pStyle w:val="BodyText"/>
          </w:pPr>
        </w:pPrChange>
      </w:pPr>
      <w:del w:id="1657" w:author="Office" w:date="2025-10-26T17:52:00Z" w16du:dateUtc="2025-10-26T17:52:00Z">
        <w:r w:rsidDel="005D7027">
          <w:delText xml:space="preserve">        source_sentiment.plot(kind='bar', ax=ax3, color='orange')</w:delText>
        </w:r>
      </w:del>
    </w:p>
    <w:p w14:paraId="6105E350" w14:textId="6F560C33" w:rsidR="008852DE" w:rsidDel="005D7027" w:rsidRDefault="008852DE" w:rsidP="005D7027">
      <w:pPr>
        <w:pStyle w:val="SourceCode"/>
        <w:spacing w:line="360" w:lineRule="auto"/>
        <w:rPr>
          <w:del w:id="1658" w:author="Office" w:date="2025-10-26T17:52:00Z" w16du:dateUtc="2025-10-26T17:52:00Z"/>
        </w:rPr>
        <w:pPrChange w:id="1659" w:author="Office" w:date="2025-10-26T17:52:00Z" w16du:dateUtc="2025-10-26T17:52:00Z">
          <w:pPr>
            <w:pStyle w:val="BodyText"/>
          </w:pPr>
        </w:pPrChange>
      </w:pPr>
      <w:del w:id="1660" w:author="Office" w:date="2025-10-26T17:52:00Z" w16du:dateUtc="2025-10-26T17:52:00Z">
        <w:r w:rsidDel="005D7027">
          <w:delText xml:space="preserve">        ax3.set_title('Average Sentiment by Source')</w:delText>
        </w:r>
      </w:del>
    </w:p>
    <w:p w14:paraId="39EE5DF0" w14:textId="67D0733A" w:rsidR="008852DE" w:rsidDel="005D7027" w:rsidRDefault="008852DE" w:rsidP="005D7027">
      <w:pPr>
        <w:pStyle w:val="SourceCode"/>
        <w:spacing w:line="360" w:lineRule="auto"/>
        <w:rPr>
          <w:del w:id="1661" w:author="Office" w:date="2025-10-26T17:52:00Z" w16du:dateUtc="2025-10-26T17:52:00Z"/>
        </w:rPr>
        <w:pPrChange w:id="1662" w:author="Office" w:date="2025-10-26T17:52:00Z" w16du:dateUtc="2025-10-26T17:52:00Z">
          <w:pPr>
            <w:pStyle w:val="BodyText"/>
          </w:pPr>
        </w:pPrChange>
      </w:pPr>
      <w:del w:id="1663" w:author="Office" w:date="2025-10-26T17:52:00Z" w16du:dateUtc="2025-10-26T17:52:00Z">
        <w:r w:rsidDel="005D7027">
          <w:delText xml:space="preserve">        ax3.set_ylabel('Sentiment Score')</w:delText>
        </w:r>
      </w:del>
    </w:p>
    <w:p w14:paraId="08968CEB" w14:textId="5C772221" w:rsidR="008852DE" w:rsidDel="005D7027" w:rsidRDefault="008852DE" w:rsidP="005D7027">
      <w:pPr>
        <w:pStyle w:val="SourceCode"/>
        <w:spacing w:line="360" w:lineRule="auto"/>
        <w:rPr>
          <w:del w:id="1664" w:author="Office" w:date="2025-10-26T17:52:00Z" w16du:dateUtc="2025-10-26T17:52:00Z"/>
        </w:rPr>
        <w:pPrChange w:id="1665" w:author="Office" w:date="2025-10-26T17:52:00Z" w16du:dateUtc="2025-10-26T17:52:00Z">
          <w:pPr>
            <w:pStyle w:val="BodyText"/>
          </w:pPr>
        </w:pPrChange>
      </w:pPr>
      <w:del w:id="1666" w:author="Office" w:date="2025-10-26T17:52:00Z" w16du:dateUtc="2025-10-26T17:52:00Z">
        <w:r w:rsidDel="005D7027">
          <w:delText xml:space="preserve">        ax3.tick_params(axis='x', rotation=45)</w:delText>
        </w:r>
      </w:del>
    </w:p>
    <w:p w14:paraId="12A8C6DA" w14:textId="616536AF" w:rsidR="008852DE" w:rsidDel="005D7027" w:rsidRDefault="008852DE" w:rsidP="005D7027">
      <w:pPr>
        <w:pStyle w:val="SourceCode"/>
        <w:spacing w:line="360" w:lineRule="auto"/>
        <w:rPr>
          <w:del w:id="1667" w:author="Office" w:date="2025-10-26T17:52:00Z" w16du:dateUtc="2025-10-26T17:52:00Z"/>
        </w:rPr>
        <w:pPrChange w:id="1668" w:author="Office" w:date="2025-10-26T17:52:00Z" w16du:dateUtc="2025-10-26T17:52:00Z">
          <w:pPr>
            <w:pStyle w:val="BodyText"/>
          </w:pPr>
        </w:pPrChange>
      </w:pPr>
    </w:p>
    <w:p w14:paraId="6FE14480" w14:textId="443BD5BA" w:rsidR="008852DE" w:rsidDel="005D7027" w:rsidRDefault="008852DE" w:rsidP="005D7027">
      <w:pPr>
        <w:pStyle w:val="SourceCode"/>
        <w:spacing w:line="360" w:lineRule="auto"/>
        <w:rPr>
          <w:del w:id="1669" w:author="Office" w:date="2025-10-26T17:52:00Z" w16du:dateUtc="2025-10-26T17:52:00Z"/>
        </w:rPr>
        <w:pPrChange w:id="1670" w:author="Office" w:date="2025-10-26T17:52:00Z" w16du:dateUtc="2025-10-26T17:52:00Z">
          <w:pPr>
            <w:pStyle w:val="BodyText"/>
          </w:pPr>
        </w:pPrChange>
      </w:pPr>
      <w:del w:id="1671" w:author="Office" w:date="2025-10-26T17:52:00Z" w16du:dateUtc="2025-10-26T17:52:00Z">
        <w:r w:rsidDel="005D7027">
          <w:delText xml:space="preserve">        # Sentiment by company</w:delText>
        </w:r>
      </w:del>
    </w:p>
    <w:p w14:paraId="300DE241" w14:textId="2DFDDDCE" w:rsidR="008852DE" w:rsidDel="005D7027" w:rsidRDefault="008852DE" w:rsidP="005D7027">
      <w:pPr>
        <w:pStyle w:val="SourceCode"/>
        <w:spacing w:line="360" w:lineRule="auto"/>
        <w:rPr>
          <w:del w:id="1672" w:author="Office" w:date="2025-10-26T17:52:00Z" w16du:dateUtc="2025-10-26T17:52:00Z"/>
        </w:rPr>
        <w:pPrChange w:id="1673" w:author="Office" w:date="2025-10-26T17:52:00Z" w16du:dateUtc="2025-10-26T17:52:00Z">
          <w:pPr>
            <w:pStyle w:val="BodyText"/>
          </w:pPr>
        </w:pPrChange>
      </w:pPr>
      <w:del w:id="1674" w:author="Office" w:date="2025-10-26T17:52:00Z" w16du:dateUtc="2025-10-26T17:52:00Z">
        <w:r w:rsidDel="005D7027">
          <w:delText xml:space="preserve">        company_sentiment = self.sentiment_df.groupby('company')['sentiment_score'].mean()</w:delText>
        </w:r>
      </w:del>
    </w:p>
    <w:p w14:paraId="1FADA5EA" w14:textId="6041D922" w:rsidR="008852DE" w:rsidDel="005D7027" w:rsidRDefault="008852DE" w:rsidP="005D7027">
      <w:pPr>
        <w:pStyle w:val="SourceCode"/>
        <w:spacing w:line="360" w:lineRule="auto"/>
        <w:rPr>
          <w:del w:id="1675" w:author="Office" w:date="2025-10-26T17:52:00Z" w16du:dateUtc="2025-10-26T17:52:00Z"/>
        </w:rPr>
        <w:pPrChange w:id="1676" w:author="Office" w:date="2025-10-26T17:52:00Z" w16du:dateUtc="2025-10-26T17:52:00Z">
          <w:pPr>
            <w:pStyle w:val="BodyText"/>
          </w:pPr>
        </w:pPrChange>
      </w:pPr>
      <w:del w:id="1677" w:author="Office" w:date="2025-10-26T17:52:00Z" w16du:dateUtc="2025-10-26T17:52:00Z">
        <w:r w:rsidDel="005D7027">
          <w:delText xml:space="preserve">        company_sentiment.plot(kind='bar', ax=ax4, color='purple')</w:delText>
        </w:r>
      </w:del>
    </w:p>
    <w:p w14:paraId="63C2D4BA" w14:textId="35D18D6B" w:rsidR="008852DE" w:rsidDel="005D7027" w:rsidRDefault="008852DE" w:rsidP="005D7027">
      <w:pPr>
        <w:pStyle w:val="SourceCode"/>
        <w:spacing w:line="360" w:lineRule="auto"/>
        <w:rPr>
          <w:del w:id="1678" w:author="Office" w:date="2025-10-26T17:52:00Z" w16du:dateUtc="2025-10-26T17:52:00Z"/>
        </w:rPr>
        <w:pPrChange w:id="1679" w:author="Office" w:date="2025-10-26T17:52:00Z" w16du:dateUtc="2025-10-26T17:52:00Z">
          <w:pPr>
            <w:pStyle w:val="BodyText"/>
          </w:pPr>
        </w:pPrChange>
      </w:pPr>
      <w:del w:id="1680" w:author="Office" w:date="2025-10-26T17:52:00Z" w16du:dateUtc="2025-10-26T17:52:00Z">
        <w:r w:rsidDel="005D7027">
          <w:delText xml:space="preserve">        ax4.set_title('Average Sentiment by Company')</w:delText>
        </w:r>
      </w:del>
    </w:p>
    <w:p w14:paraId="4467D1CA" w14:textId="653804CA" w:rsidR="008852DE" w:rsidDel="005D7027" w:rsidRDefault="008852DE" w:rsidP="005D7027">
      <w:pPr>
        <w:pStyle w:val="SourceCode"/>
        <w:spacing w:line="360" w:lineRule="auto"/>
        <w:rPr>
          <w:del w:id="1681" w:author="Office" w:date="2025-10-26T17:52:00Z" w16du:dateUtc="2025-10-26T17:52:00Z"/>
        </w:rPr>
        <w:pPrChange w:id="1682" w:author="Office" w:date="2025-10-26T17:52:00Z" w16du:dateUtc="2025-10-26T17:52:00Z">
          <w:pPr>
            <w:pStyle w:val="BodyText"/>
          </w:pPr>
        </w:pPrChange>
      </w:pPr>
      <w:del w:id="1683" w:author="Office" w:date="2025-10-26T17:52:00Z" w16du:dateUtc="2025-10-26T17:52:00Z">
        <w:r w:rsidDel="005D7027">
          <w:delText xml:space="preserve">        ax4.set_ylabel('Sentiment Score')</w:delText>
        </w:r>
      </w:del>
    </w:p>
    <w:p w14:paraId="5DE813A3" w14:textId="3584471D" w:rsidR="008852DE" w:rsidDel="005D7027" w:rsidRDefault="008852DE" w:rsidP="005D7027">
      <w:pPr>
        <w:pStyle w:val="SourceCode"/>
        <w:spacing w:line="360" w:lineRule="auto"/>
        <w:rPr>
          <w:del w:id="1684" w:author="Office" w:date="2025-10-26T17:52:00Z" w16du:dateUtc="2025-10-26T17:52:00Z"/>
        </w:rPr>
        <w:pPrChange w:id="1685" w:author="Office" w:date="2025-10-26T17:52:00Z" w16du:dateUtc="2025-10-26T17:52:00Z">
          <w:pPr>
            <w:pStyle w:val="BodyText"/>
          </w:pPr>
        </w:pPrChange>
      </w:pPr>
      <w:del w:id="1686" w:author="Office" w:date="2025-10-26T17:52:00Z" w16du:dateUtc="2025-10-26T17:52:00Z">
        <w:r w:rsidDel="005D7027">
          <w:delText xml:space="preserve">        ax4.tick_params(axis='x', rotation=45)</w:delText>
        </w:r>
      </w:del>
    </w:p>
    <w:p w14:paraId="2B464B94" w14:textId="2EA8FAAE" w:rsidR="008852DE" w:rsidDel="005D7027" w:rsidRDefault="008852DE" w:rsidP="005D7027">
      <w:pPr>
        <w:pStyle w:val="SourceCode"/>
        <w:spacing w:line="360" w:lineRule="auto"/>
        <w:rPr>
          <w:del w:id="1687" w:author="Office" w:date="2025-10-26T17:52:00Z" w16du:dateUtc="2025-10-26T17:52:00Z"/>
        </w:rPr>
        <w:pPrChange w:id="1688" w:author="Office" w:date="2025-10-26T17:52:00Z" w16du:dateUtc="2025-10-26T17:52:00Z">
          <w:pPr>
            <w:pStyle w:val="BodyText"/>
          </w:pPr>
        </w:pPrChange>
      </w:pPr>
    </w:p>
    <w:p w14:paraId="42CE2DCE" w14:textId="244C7930" w:rsidR="008852DE" w:rsidDel="005D7027" w:rsidRDefault="008852DE" w:rsidP="005D7027">
      <w:pPr>
        <w:pStyle w:val="SourceCode"/>
        <w:spacing w:line="360" w:lineRule="auto"/>
        <w:rPr>
          <w:del w:id="1689" w:author="Office" w:date="2025-10-26T17:52:00Z" w16du:dateUtc="2025-10-26T17:52:00Z"/>
        </w:rPr>
        <w:pPrChange w:id="1690" w:author="Office" w:date="2025-10-26T17:52:00Z" w16du:dateUtc="2025-10-26T17:52:00Z">
          <w:pPr>
            <w:pStyle w:val="BodyText"/>
          </w:pPr>
        </w:pPrChange>
      </w:pPr>
      <w:del w:id="1691" w:author="Office" w:date="2025-10-26T17:52:00Z" w16du:dateUtc="2025-10-26T17:52:00Z">
        <w:r w:rsidDel="005D7027">
          <w:delText xml:space="preserve">        plt.tight_layout()</w:delText>
        </w:r>
      </w:del>
    </w:p>
    <w:p w14:paraId="7AC004C9" w14:textId="239E80CB" w:rsidR="008852DE" w:rsidDel="005D7027" w:rsidRDefault="008852DE" w:rsidP="005D7027">
      <w:pPr>
        <w:pStyle w:val="SourceCode"/>
        <w:spacing w:line="360" w:lineRule="auto"/>
        <w:rPr>
          <w:del w:id="1692" w:author="Office" w:date="2025-10-26T17:52:00Z" w16du:dateUtc="2025-10-26T17:52:00Z"/>
        </w:rPr>
        <w:pPrChange w:id="1693" w:author="Office" w:date="2025-10-26T17:52:00Z" w16du:dateUtc="2025-10-26T17:52:00Z">
          <w:pPr>
            <w:pStyle w:val="BodyText"/>
          </w:pPr>
        </w:pPrChange>
      </w:pPr>
      <w:del w:id="1694" w:author="Office" w:date="2025-10-26T17:52:00Z" w16du:dateUtc="2025-10-26T17:52:00Z">
        <w:r w:rsidDel="005D7027">
          <w:delText xml:space="preserve">        plt.savefig('eda_plots/sentiment_analysis.png', dpi=300, bbox_inches='tight')</w:delText>
        </w:r>
      </w:del>
    </w:p>
    <w:p w14:paraId="338481C4" w14:textId="5C26C10F" w:rsidR="008852DE" w:rsidDel="005D7027" w:rsidRDefault="008852DE" w:rsidP="005D7027">
      <w:pPr>
        <w:pStyle w:val="SourceCode"/>
        <w:spacing w:line="360" w:lineRule="auto"/>
        <w:rPr>
          <w:del w:id="1695" w:author="Office" w:date="2025-10-26T17:52:00Z" w16du:dateUtc="2025-10-26T17:52:00Z"/>
        </w:rPr>
        <w:pPrChange w:id="1696" w:author="Office" w:date="2025-10-26T17:52:00Z" w16du:dateUtc="2025-10-26T17:52:00Z">
          <w:pPr>
            <w:pStyle w:val="BodyText"/>
          </w:pPr>
        </w:pPrChange>
      </w:pPr>
      <w:del w:id="1697" w:author="Office" w:date="2025-10-26T17:52:00Z" w16du:dateUtc="2025-10-26T17:52:00Z">
        <w:r w:rsidDel="005D7027">
          <w:delText xml:space="preserve">        plt.close()</w:delText>
        </w:r>
      </w:del>
    </w:p>
    <w:p w14:paraId="7D7301A9" w14:textId="55C9450C" w:rsidR="008852DE" w:rsidDel="005D7027" w:rsidRDefault="008852DE" w:rsidP="005D7027">
      <w:pPr>
        <w:pStyle w:val="SourceCode"/>
        <w:spacing w:line="360" w:lineRule="auto"/>
        <w:rPr>
          <w:del w:id="1698" w:author="Office" w:date="2025-10-26T17:52:00Z" w16du:dateUtc="2025-10-26T17:52:00Z"/>
        </w:rPr>
        <w:pPrChange w:id="1699" w:author="Office" w:date="2025-10-26T17:52:00Z" w16du:dateUtc="2025-10-26T17:52:00Z">
          <w:pPr>
            <w:pStyle w:val="BodyText"/>
          </w:pPr>
        </w:pPrChange>
      </w:pPr>
    </w:p>
    <w:p w14:paraId="401398D8" w14:textId="0D4A4B70" w:rsidR="008852DE" w:rsidDel="005D7027" w:rsidRDefault="008852DE" w:rsidP="005D7027">
      <w:pPr>
        <w:pStyle w:val="SourceCode"/>
        <w:spacing w:line="360" w:lineRule="auto"/>
        <w:rPr>
          <w:del w:id="1700" w:author="Office" w:date="2025-10-26T17:52:00Z" w16du:dateUtc="2025-10-26T17:52:00Z"/>
        </w:rPr>
        <w:pPrChange w:id="1701" w:author="Office" w:date="2025-10-26T17:52:00Z" w16du:dateUtc="2025-10-26T17:52:00Z">
          <w:pPr>
            <w:pStyle w:val="BodyText"/>
          </w:pPr>
        </w:pPrChange>
      </w:pPr>
      <w:del w:id="1702" w:author="Office" w:date="2025-10-26T17:52:00Z" w16du:dateUtc="2025-10-26T17:52:00Z">
        <w:r w:rsidDel="005D7027">
          <w:delText xml:space="preserve">    def _create_stock_plots(self):</w:delText>
        </w:r>
      </w:del>
    </w:p>
    <w:p w14:paraId="4ADB7866" w14:textId="167722CF" w:rsidR="008852DE" w:rsidDel="005D7027" w:rsidRDefault="008852DE" w:rsidP="005D7027">
      <w:pPr>
        <w:pStyle w:val="SourceCode"/>
        <w:spacing w:line="360" w:lineRule="auto"/>
        <w:rPr>
          <w:del w:id="1703" w:author="Office" w:date="2025-10-26T17:52:00Z" w16du:dateUtc="2025-10-26T17:52:00Z"/>
        </w:rPr>
        <w:pPrChange w:id="1704" w:author="Office" w:date="2025-10-26T17:52:00Z" w16du:dateUtc="2025-10-26T17:52:00Z">
          <w:pPr>
            <w:pStyle w:val="BodyText"/>
          </w:pPr>
        </w:pPrChange>
      </w:pPr>
      <w:del w:id="1705" w:author="Office" w:date="2025-10-26T17:52:00Z" w16du:dateUtc="2025-10-26T17:52:00Z">
        <w:r w:rsidDel="005D7027">
          <w:delText xml:space="preserve">        """Create stock market analysis visualizations"""</w:delText>
        </w:r>
      </w:del>
    </w:p>
    <w:p w14:paraId="60A6CA67" w14:textId="737F0C14" w:rsidR="008852DE" w:rsidDel="005D7027" w:rsidRDefault="008852DE" w:rsidP="005D7027">
      <w:pPr>
        <w:pStyle w:val="SourceCode"/>
        <w:spacing w:line="360" w:lineRule="auto"/>
        <w:rPr>
          <w:del w:id="1706" w:author="Office" w:date="2025-10-26T17:52:00Z" w16du:dateUtc="2025-10-26T17:52:00Z"/>
        </w:rPr>
        <w:pPrChange w:id="1707" w:author="Office" w:date="2025-10-26T17:52:00Z" w16du:dateUtc="2025-10-26T17:52:00Z">
          <w:pPr>
            <w:pStyle w:val="BodyText"/>
          </w:pPr>
        </w:pPrChange>
      </w:pPr>
    </w:p>
    <w:p w14:paraId="79AFBA17" w14:textId="3D42897A" w:rsidR="008852DE" w:rsidDel="005D7027" w:rsidRDefault="008852DE" w:rsidP="005D7027">
      <w:pPr>
        <w:pStyle w:val="SourceCode"/>
        <w:spacing w:line="360" w:lineRule="auto"/>
        <w:rPr>
          <w:del w:id="1708" w:author="Office" w:date="2025-10-26T17:52:00Z" w16du:dateUtc="2025-10-26T17:52:00Z"/>
        </w:rPr>
        <w:pPrChange w:id="1709" w:author="Office" w:date="2025-10-26T17:52:00Z" w16du:dateUtc="2025-10-26T17:52:00Z">
          <w:pPr>
            <w:pStyle w:val="BodyText"/>
          </w:pPr>
        </w:pPrChange>
      </w:pPr>
      <w:del w:id="1710" w:author="Office" w:date="2025-10-26T17:52:00Z" w16du:dateUtc="2025-10-26T17:52:00Z">
        <w:r w:rsidDel="005D7027">
          <w:delText xml:space="preserve">        fig, ((ax1, ax2), (ax3, ax4)) = plt.subplots(2, 2, figsize=(15, 12))</w:delText>
        </w:r>
      </w:del>
    </w:p>
    <w:p w14:paraId="6582FB0A" w14:textId="3CA0EEF4" w:rsidR="008852DE" w:rsidDel="005D7027" w:rsidRDefault="008852DE" w:rsidP="005D7027">
      <w:pPr>
        <w:pStyle w:val="SourceCode"/>
        <w:spacing w:line="360" w:lineRule="auto"/>
        <w:rPr>
          <w:del w:id="1711" w:author="Office" w:date="2025-10-26T17:52:00Z" w16du:dateUtc="2025-10-26T17:52:00Z"/>
        </w:rPr>
        <w:pPrChange w:id="1712" w:author="Office" w:date="2025-10-26T17:52:00Z" w16du:dateUtc="2025-10-26T17:52:00Z">
          <w:pPr>
            <w:pStyle w:val="BodyText"/>
          </w:pPr>
        </w:pPrChange>
      </w:pPr>
    </w:p>
    <w:p w14:paraId="6CE5A40B" w14:textId="4C0555B2" w:rsidR="008852DE" w:rsidDel="005D7027" w:rsidRDefault="008852DE" w:rsidP="005D7027">
      <w:pPr>
        <w:pStyle w:val="SourceCode"/>
        <w:spacing w:line="360" w:lineRule="auto"/>
        <w:rPr>
          <w:del w:id="1713" w:author="Office" w:date="2025-10-26T17:52:00Z" w16du:dateUtc="2025-10-26T17:52:00Z"/>
        </w:rPr>
        <w:pPrChange w:id="1714" w:author="Office" w:date="2025-10-26T17:52:00Z" w16du:dateUtc="2025-10-26T17:52:00Z">
          <w:pPr>
            <w:pStyle w:val="BodyText"/>
          </w:pPr>
        </w:pPrChange>
      </w:pPr>
      <w:del w:id="1715" w:author="Office" w:date="2025-10-26T17:52:00Z" w16du:dateUtc="2025-10-26T17:52:00Z">
        <w:r w:rsidDel="005D7027">
          <w:delText xml:space="preserve">        # Price over time</w:delText>
        </w:r>
      </w:del>
    </w:p>
    <w:p w14:paraId="40D32C0A" w14:textId="5FAA048B" w:rsidR="008852DE" w:rsidDel="005D7027" w:rsidRDefault="008852DE" w:rsidP="005D7027">
      <w:pPr>
        <w:pStyle w:val="SourceCode"/>
        <w:spacing w:line="360" w:lineRule="auto"/>
        <w:rPr>
          <w:del w:id="1716" w:author="Office" w:date="2025-10-26T17:52:00Z" w16du:dateUtc="2025-10-26T17:52:00Z"/>
        </w:rPr>
        <w:pPrChange w:id="1717" w:author="Office" w:date="2025-10-26T17:52:00Z" w16du:dateUtc="2025-10-26T17:52:00Z">
          <w:pPr>
            <w:pStyle w:val="BodyText"/>
          </w:pPr>
        </w:pPrChange>
      </w:pPr>
      <w:del w:id="1718" w:author="Office" w:date="2025-10-26T17:52:00Z" w16du:dateUtc="2025-10-26T17:52:00Z">
        <w:r w:rsidDel="005D7027">
          <w:delText xml:space="preserve">        self.stock_df.plot(x='Date', y='Close', ax=ax1, color='blue')</w:delText>
        </w:r>
      </w:del>
    </w:p>
    <w:p w14:paraId="004D40CC" w14:textId="1E570AC6" w:rsidR="008852DE" w:rsidDel="005D7027" w:rsidRDefault="008852DE" w:rsidP="005D7027">
      <w:pPr>
        <w:pStyle w:val="SourceCode"/>
        <w:spacing w:line="360" w:lineRule="auto"/>
        <w:rPr>
          <w:del w:id="1719" w:author="Office" w:date="2025-10-26T17:52:00Z" w16du:dateUtc="2025-10-26T17:52:00Z"/>
        </w:rPr>
        <w:pPrChange w:id="1720" w:author="Office" w:date="2025-10-26T17:52:00Z" w16du:dateUtc="2025-10-26T17:52:00Z">
          <w:pPr>
            <w:pStyle w:val="BodyText"/>
          </w:pPr>
        </w:pPrChange>
      </w:pPr>
      <w:del w:id="1721" w:author="Office" w:date="2025-10-26T17:52:00Z" w16du:dateUtc="2025-10-26T17:52:00Z">
        <w:r w:rsidDel="005D7027">
          <w:delText xml:space="preserve">        ax1.set_title('GSE Composite Index Price Over Time')</w:delText>
        </w:r>
      </w:del>
    </w:p>
    <w:p w14:paraId="2EBB7853" w14:textId="51BD9D23" w:rsidR="008852DE" w:rsidDel="005D7027" w:rsidRDefault="008852DE" w:rsidP="005D7027">
      <w:pPr>
        <w:pStyle w:val="SourceCode"/>
        <w:spacing w:line="360" w:lineRule="auto"/>
        <w:rPr>
          <w:del w:id="1722" w:author="Office" w:date="2025-10-26T17:52:00Z" w16du:dateUtc="2025-10-26T17:52:00Z"/>
        </w:rPr>
        <w:pPrChange w:id="1723" w:author="Office" w:date="2025-10-26T17:52:00Z" w16du:dateUtc="2025-10-26T17:52:00Z">
          <w:pPr>
            <w:pStyle w:val="BodyText"/>
          </w:pPr>
        </w:pPrChange>
      </w:pPr>
      <w:del w:id="1724" w:author="Office" w:date="2025-10-26T17:52:00Z" w16du:dateUtc="2025-10-26T17:52:00Z">
        <w:r w:rsidDel="005D7027">
          <w:delText xml:space="preserve">        ax1.set_ylabel('Price (GHS)')</w:delText>
        </w:r>
      </w:del>
    </w:p>
    <w:p w14:paraId="6903D40E" w14:textId="72422E4A" w:rsidR="008852DE" w:rsidDel="005D7027" w:rsidRDefault="008852DE" w:rsidP="005D7027">
      <w:pPr>
        <w:pStyle w:val="SourceCode"/>
        <w:spacing w:line="360" w:lineRule="auto"/>
        <w:rPr>
          <w:del w:id="1725" w:author="Office" w:date="2025-10-26T17:52:00Z" w16du:dateUtc="2025-10-26T17:52:00Z"/>
        </w:rPr>
        <w:pPrChange w:id="1726" w:author="Office" w:date="2025-10-26T17:52:00Z" w16du:dateUtc="2025-10-26T17:52:00Z">
          <w:pPr>
            <w:pStyle w:val="BodyText"/>
          </w:pPr>
        </w:pPrChange>
      </w:pPr>
    </w:p>
    <w:p w14:paraId="52EB0563" w14:textId="683B0CC7" w:rsidR="008852DE" w:rsidDel="005D7027" w:rsidRDefault="008852DE" w:rsidP="005D7027">
      <w:pPr>
        <w:pStyle w:val="SourceCode"/>
        <w:spacing w:line="360" w:lineRule="auto"/>
        <w:rPr>
          <w:del w:id="1727" w:author="Office" w:date="2025-10-26T17:52:00Z" w16du:dateUtc="2025-10-26T17:52:00Z"/>
        </w:rPr>
        <w:pPrChange w:id="1728" w:author="Office" w:date="2025-10-26T17:52:00Z" w16du:dateUtc="2025-10-26T17:52:00Z">
          <w:pPr>
            <w:pStyle w:val="BodyText"/>
          </w:pPr>
        </w:pPrChange>
      </w:pPr>
      <w:del w:id="1729" w:author="Office" w:date="2025-10-26T17:52:00Z" w16du:dateUtc="2025-10-26T17:52:00Z">
        <w:r w:rsidDel="005D7027">
          <w:delText xml:space="preserve">        # Daily returns distribution</w:delText>
        </w:r>
      </w:del>
    </w:p>
    <w:p w14:paraId="1D3A7AD0" w14:textId="3363BA3B" w:rsidR="008852DE" w:rsidDel="005D7027" w:rsidRDefault="008852DE" w:rsidP="005D7027">
      <w:pPr>
        <w:pStyle w:val="SourceCode"/>
        <w:spacing w:line="360" w:lineRule="auto"/>
        <w:rPr>
          <w:del w:id="1730" w:author="Office" w:date="2025-10-26T17:52:00Z" w16du:dateUtc="2025-10-26T17:52:00Z"/>
        </w:rPr>
        <w:pPrChange w:id="1731" w:author="Office" w:date="2025-10-26T17:52:00Z" w16du:dateUtc="2025-10-26T17:52:00Z">
          <w:pPr>
            <w:pStyle w:val="BodyText"/>
          </w:pPr>
        </w:pPrChange>
      </w:pPr>
      <w:del w:id="1732" w:author="Office" w:date="2025-10-26T17:52:00Z" w16du:dateUtc="2025-10-26T17:52:00Z">
        <w:r w:rsidDel="005D7027">
          <w:delText xml:space="preserve">        self.stock_df['Price_Change'].dropna().plot(kind='hist', bins=50, ax=ax2, color='green')</w:delText>
        </w:r>
      </w:del>
    </w:p>
    <w:p w14:paraId="67863ADA" w14:textId="65659992" w:rsidR="008852DE" w:rsidDel="005D7027" w:rsidRDefault="008852DE" w:rsidP="005D7027">
      <w:pPr>
        <w:pStyle w:val="SourceCode"/>
        <w:spacing w:line="360" w:lineRule="auto"/>
        <w:rPr>
          <w:del w:id="1733" w:author="Office" w:date="2025-10-26T17:52:00Z" w16du:dateUtc="2025-10-26T17:52:00Z"/>
        </w:rPr>
        <w:pPrChange w:id="1734" w:author="Office" w:date="2025-10-26T17:52:00Z" w16du:dateUtc="2025-10-26T17:52:00Z">
          <w:pPr>
            <w:pStyle w:val="BodyText"/>
          </w:pPr>
        </w:pPrChange>
      </w:pPr>
      <w:del w:id="1735" w:author="Office" w:date="2025-10-26T17:52:00Z" w16du:dateUtc="2025-10-26T17:52:00Z">
        <w:r w:rsidDel="005D7027">
          <w:delText xml:space="preserve">        ax2.set_title('Distribution of Daily Returns')</w:delText>
        </w:r>
      </w:del>
    </w:p>
    <w:p w14:paraId="238CAD5D" w14:textId="68668B44" w:rsidR="008852DE" w:rsidDel="005D7027" w:rsidRDefault="008852DE" w:rsidP="005D7027">
      <w:pPr>
        <w:pStyle w:val="SourceCode"/>
        <w:spacing w:line="360" w:lineRule="auto"/>
        <w:rPr>
          <w:del w:id="1736" w:author="Office" w:date="2025-10-26T17:52:00Z" w16du:dateUtc="2025-10-26T17:52:00Z"/>
        </w:rPr>
        <w:pPrChange w:id="1737" w:author="Office" w:date="2025-10-26T17:52:00Z" w16du:dateUtc="2025-10-26T17:52:00Z">
          <w:pPr>
            <w:pStyle w:val="BodyText"/>
          </w:pPr>
        </w:pPrChange>
      </w:pPr>
      <w:del w:id="1738" w:author="Office" w:date="2025-10-26T17:52:00Z" w16du:dateUtc="2025-10-26T17:52:00Z">
        <w:r w:rsidDel="005D7027">
          <w:delText xml:space="preserve">        ax2.set_xlabel('Daily Return (%)')</w:delText>
        </w:r>
      </w:del>
    </w:p>
    <w:p w14:paraId="66E39F66" w14:textId="40F98FFC" w:rsidR="008852DE" w:rsidDel="005D7027" w:rsidRDefault="008852DE" w:rsidP="005D7027">
      <w:pPr>
        <w:pStyle w:val="SourceCode"/>
        <w:spacing w:line="360" w:lineRule="auto"/>
        <w:rPr>
          <w:del w:id="1739" w:author="Office" w:date="2025-10-26T17:52:00Z" w16du:dateUtc="2025-10-26T17:52:00Z"/>
        </w:rPr>
        <w:pPrChange w:id="1740" w:author="Office" w:date="2025-10-26T17:52:00Z" w16du:dateUtc="2025-10-26T17:52:00Z">
          <w:pPr>
            <w:pStyle w:val="BodyText"/>
          </w:pPr>
        </w:pPrChange>
      </w:pPr>
    </w:p>
    <w:p w14:paraId="45670B5C" w14:textId="75A9BC9B" w:rsidR="008852DE" w:rsidDel="005D7027" w:rsidRDefault="008852DE" w:rsidP="005D7027">
      <w:pPr>
        <w:pStyle w:val="SourceCode"/>
        <w:spacing w:line="360" w:lineRule="auto"/>
        <w:rPr>
          <w:del w:id="1741" w:author="Office" w:date="2025-10-26T17:52:00Z" w16du:dateUtc="2025-10-26T17:52:00Z"/>
        </w:rPr>
        <w:pPrChange w:id="1742" w:author="Office" w:date="2025-10-26T17:52:00Z" w16du:dateUtc="2025-10-26T17:52:00Z">
          <w:pPr>
            <w:pStyle w:val="BodyText"/>
          </w:pPr>
        </w:pPrChange>
      </w:pPr>
      <w:del w:id="1743" w:author="Office" w:date="2025-10-26T17:52:00Z" w16du:dateUtc="2025-10-26T17:52:00Z">
        <w:r w:rsidDel="005D7027">
          <w:delText xml:space="preserve">        # Trading volume</w:delText>
        </w:r>
      </w:del>
    </w:p>
    <w:p w14:paraId="1D2B9334" w14:textId="4B4CE010" w:rsidR="008852DE" w:rsidDel="005D7027" w:rsidRDefault="008852DE" w:rsidP="005D7027">
      <w:pPr>
        <w:pStyle w:val="SourceCode"/>
        <w:spacing w:line="360" w:lineRule="auto"/>
        <w:rPr>
          <w:del w:id="1744" w:author="Office" w:date="2025-10-26T17:52:00Z" w16du:dateUtc="2025-10-26T17:52:00Z"/>
        </w:rPr>
        <w:pPrChange w:id="1745" w:author="Office" w:date="2025-10-26T17:52:00Z" w16du:dateUtc="2025-10-26T17:52:00Z">
          <w:pPr>
            <w:pStyle w:val="BodyText"/>
          </w:pPr>
        </w:pPrChange>
      </w:pPr>
      <w:del w:id="1746" w:author="Office" w:date="2025-10-26T17:52:00Z" w16du:dateUtc="2025-10-26T17:52:00Z">
        <w:r w:rsidDel="005D7027">
          <w:delText xml:space="preserve">        self.stock_df.plot(x='Date', y='Turnover', ax=ax3, color='red')</w:delText>
        </w:r>
      </w:del>
    </w:p>
    <w:p w14:paraId="2BBAF002" w14:textId="32AEC7E3" w:rsidR="008852DE" w:rsidDel="005D7027" w:rsidRDefault="008852DE" w:rsidP="005D7027">
      <w:pPr>
        <w:pStyle w:val="SourceCode"/>
        <w:spacing w:line="360" w:lineRule="auto"/>
        <w:rPr>
          <w:del w:id="1747" w:author="Office" w:date="2025-10-26T17:52:00Z" w16du:dateUtc="2025-10-26T17:52:00Z"/>
        </w:rPr>
        <w:pPrChange w:id="1748" w:author="Office" w:date="2025-10-26T17:52:00Z" w16du:dateUtc="2025-10-26T17:52:00Z">
          <w:pPr>
            <w:pStyle w:val="BodyText"/>
          </w:pPr>
        </w:pPrChange>
      </w:pPr>
      <w:del w:id="1749" w:author="Office" w:date="2025-10-26T17:52:00Z" w16du:dateUtc="2025-10-26T17:52:00Z">
        <w:r w:rsidDel="005D7027">
          <w:delText xml:space="preserve">        ax3.set_title('Daily Trading Volume')</w:delText>
        </w:r>
      </w:del>
    </w:p>
    <w:p w14:paraId="3D964675" w14:textId="39D16E32" w:rsidR="008852DE" w:rsidDel="005D7027" w:rsidRDefault="008852DE" w:rsidP="005D7027">
      <w:pPr>
        <w:pStyle w:val="SourceCode"/>
        <w:spacing w:line="360" w:lineRule="auto"/>
        <w:rPr>
          <w:del w:id="1750" w:author="Office" w:date="2025-10-26T17:52:00Z" w16du:dateUtc="2025-10-26T17:52:00Z"/>
        </w:rPr>
        <w:pPrChange w:id="1751" w:author="Office" w:date="2025-10-26T17:52:00Z" w16du:dateUtc="2025-10-26T17:52:00Z">
          <w:pPr>
            <w:pStyle w:val="BodyText"/>
          </w:pPr>
        </w:pPrChange>
      </w:pPr>
      <w:del w:id="1752" w:author="Office" w:date="2025-10-26T17:52:00Z" w16du:dateUtc="2025-10-26T17:52:00Z">
        <w:r w:rsidDel="005D7027">
          <w:delText xml:space="preserve">        ax3.set_ylabel('Volume')</w:delText>
        </w:r>
      </w:del>
    </w:p>
    <w:p w14:paraId="4919C627" w14:textId="327D3C52" w:rsidR="008852DE" w:rsidDel="005D7027" w:rsidRDefault="008852DE" w:rsidP="005D7027">
      <w:pPr>
        <w:pStyle w:val="SourceCode"/>
        <w:spacing w:line="360" w:lineRule="auto"/>
        <w:rPr>
          <w:del w:id="1753" w:author="Office" w:date="2025-10-26T17:52:00Z" w16du:dateUtc="2025-10-26T17:52:00Z"/>
        </w:rPr>
        <w:pPrChange w:id="1754" w:author="Office" w:date="2025-10-26T17:52:00Z" w16du:dateUtc="2025-10-26T17:52:00Z">
          <w:pPr>
            <w:pStyle w:val="BodyText"/>
          </w:pPr>
        </w:pPrChange>
      </w:pPr>
    </w:p>
    <w:p w14:paraId="7CD3A33A" w14:textId="0BA2EA77" w:rsidR="008852DE" w:rsidDel="005D7027" w:rsidRDefault="008852DE" w:rsidP="005D7027">
      <w:pPr>
        <w:pStyle w:val="SourceCode"/>
        <w:spacing w:line="360" w:lineRule="auto"/>
        <w:rPr>
          <w:del w:id="1755" w:author="Office" w:date="2025-10-26T17:52:00Z" w16du:dateUtc="2025-10-26T17:52:00Z"/>
        </w:rPr>
        <w:pPrChange w:id="1756" w:author="Office" w:date="2025-10-26T17:52:00Z" w16du:dateUtc="2025-10-26T17:52:00Z">
          <w:pPr>
            <w:pStyle w:val="BodyText"/>
          </w:pPr>
        </w:pPrChange>
      </w:pPr>
      <w:del w:id="1757" w:author="Office" w:date="2025-10-26T17:52:00Z" w16du:dateUtc="2025-10-26T17:52:00Z">
        <w:r w:rsidDel="005D7027">
          <w:delText xml:space="preserve">        # Price change by day of week</w:delText>
        </w:r>
      </w:del>
    </w:p>
    <w:p w14:paraId="5E29D8D6" w14:textId="7F5CD96D" w:rsidR="008852DE" w:rsidDel="005D7027" w:rsidRDefault="008852DE" w:rsidP="005D7027">
      <w:pPr>
        <w:pStyle w:val="SourceCode"/>
        <w:spacing w:line="360" w:lineRule="auto"/>
        <w:rPr>
          <w:del w:id="1758" w:author="Office" w:date="2025-10-26T17:52:00Z" w16du:dateUtc="2025-10-26T17:52:00Z"/>
        </w:rPr>
        <w:pPrChange w:id="1759" w:author="Office" w:date="2025-10-26T17:52:00Z" w16du:dateUtc="2025-10-26T17:52:00Z">
          <w:pPr>
            <w:pStyle w:val="BodyText"/>
          </w:pPr>
        </w:pPrChange>
      </w:pPr>
      <w:del w:id="1760" w:author="Office" w:date="2025-10-26T17:52:00Z" w16du:dateUtc="2025-10-26T17:52:00Z">
        <w:r w:rsidDel="005D7027">
          <w:delText xml:space="preserve">        day_returns = self.stock_df.groupby('Day_of_Week')['Price_Change'].mean()</w:delText>
        </w:r>
      </w:del>
    </w:p>
    <w:p w14:paraId="067071D2" w14:textId="44D4520B" w:rsidR="008852DE" w:rsidDel="005D7027" w:rsidRDefault="008852DE" w:rsidP="005D7027">
      <w:pPr>
        <w:pStyle w:val="SourceCode"/>
        <w:spacing w:line="360" w:lineRule="auto"/>
        <w:rPr>
          <w:del w:id="1761" w:author="Office" w:date="2025-10-26T17:52:00Z" w16du:dateUtc="2025-10-26T17:52:00Z"/>
        </w:rPr>
        <w:pPrChange w:id="1762" w:author="Office" w:date="2025-10-26T17:52:00Z" w16du:dateUtc="2025-10-26T17:52:00Z">
          <w:pPr>
            <w:pStyle w:val="BodyText"/>
          </w:pPr>
        </w:pPrChange>
      </w:pPr>
      <w:del w:id="1763" w:author="Office" w:date="2025-10-26T17:52:00Z" w16du:dateUtc="2025-10-26T17:52:00Z">
        <w:r w:rsidDel="005D7027">
          <w:delText xml:space="preserve">        day_order = ['Monday', 'Tuesday', 'Wednesday', 'Thursday', 'Friday']</w:delText>
        </w:r>
      </w:del>
    </w:p>
    <w:p w14:paraId="22CB443B" w14:textId="0CEBA68D" w:rsidR="008852DE" w:rsidDel="005D7027" w:rsidRDefault="008852DE" w:rsidP="005D7027">
      <w:pPr>
        <w:pStyle w:val="SourceCode"/>
        <w:spacing w:line="360" w:lineRule="auto"/>
        <w:rPr>
          <w:del w:id="1764" w:author="Office" w:date="2025-10-26T17:52:00Z" w16du:dateUtc="2025-10-26T17:52:00Z"/>
        </w:rPr>
        <w:pPrChange w:id="1765" w:author="Office" w:date="2025-10-26T17:52:00Z" w16du:dateUtc="2025-10-26T17:52:00Z">
          <w:pPr>
            <w:pStyle w:val="BodyText"/>
          </w:pPr>
        </w:pPrChange>
      </w:pPr>
      <w:del w:id="1766" w:author="Office" w:date="2025-10-26T17:52:00Z" w16du:dateUtc="2025-10-26T17:52:00Z">
        <w:r w:rsidDel="005D7027">
          <w:delText xml:space="preserve">        day_returns = day_returns.reindex(day_order)</w:delText>
        </w:r>
      </w:del>
    </w:p>
    <w:p w14:paraId="6B055516" w14:textId="7496DD88" w:rsidR="008852DE" w:rsidDel="005D7027" w:rsidRDefault="008852DE" w:rsidP="005D7027">
      <w:pPr>
        <w:pStyle w:val="SourceCode"/>
        <w:spacing w:line="360" w:lineRule="auto"/>
        <w:rPr>
          <w:del w:id="1767" w:author="Office" w:date="2025-10-26T17:52:00Z" w16du:dateUtc="2025-10-26T17:52:00Z"/>
        </w:rPr>
        <w:pPrChange w:id="1768" w:author="Office" w:date="2025-10-26T17:52:00Z" w16du:dateUtc="2025-10-26T17:52:00Z">
          <w:pPr>
            <w:pStyle w:val="BodyText"/>
          </w:pPr>
        </w:pPrChange>
      </w:pPr>
      <w:del w:id="1769" w:author="Office" w:date="2025-10-26T17:52:00Z" w16du:dateUtc="2025-10-26T17:52:00Z">
        <w:r w:rsidDel="005D7027">
          <w:delText xml:space="preserve">        day_returns.plot(kind='bar', ax=ax4, color='orange')</w:delText>
        </w:r>
      </w:del>
    </w:p>
    <w:p w14:paraId="469E1C09" w14:textId="39669312" w:rsidR="008852DE" w:rsidDel="005D7027" w:rsidRDefault="008852DE" w:rsidP="005D7027">
      <w:pPr>
        <w:pStyle w:val="SourceCode"/>
        <w:spacing w:line="360" w:lineRule="auto"/>
        <w:rPr>
          <w:del w:id="1770" w:author="Office" w:date="2025-10-26T17:52:00Z" w16du:dateUtc="2025-10-26T17:52:00Z"/>
        </w:rPr>
        <w:pPrChange w:id="1771" w:author="Office" w:date="2025-10-26T17:52:00Z" w16du:dateUtc="2025-10-26T17:52:00Z">
          <w:pPr>
            <w:pStyle w:val="BodyText"/>
          </w:pPr>
        </w:pPrChange>
      </w:pPr>
      <w:del w:id="1772" w:author="Office" w:date="2025-10-26T17:52:00Z" w16du:dateUtc="2025-10-26T17:52:00Z">
        <w:r w:rsidDel="005D7027">
          <w:delText xml:space="preserve">        ax4.set_title('Average Returns by Day of Week')</w:delText>
        </w:r>
      </w:del>
    </w:p>
    <w:p w14:paraId="3AA6669A" w14:textId="3893B6A9" w:rsidR="008852DE" w:rsidDel="005D7027" w:rsidRDefault="008852DE" w:rsidP="005D7027">
      <w:pPr>
        <w:pStyle w:val="SourceCode"/>
        <w:spacing w:line="360" w:lineRule="auto"/>
        <w:rPr>
          <w:del w:id="1773" w:author="Office" w:date="2025-10-26T17:52:00Z" w16du:dateUtc="2025-10-26T17:52:00Z"/>
        </w:rPr>
        <w:pPrChange w:id="1774" w:author="Office" w:date="2025-10-26T17:52:00Z" w16du:dateUtc="2025-10-26T17:52:00Z">
          <w:pPr>
            <w:pStyle w:val="BodyText"/>
          </w:pPr>
        </w:pPrChange>
      </w:pPr>
      <w:del w:id="1775" w:author="Office" w:date="2025-10-26T17:52:00Z" w16du:dateUtc="2025-10-26T17:52:00Z">
        <w:r w:rsidDel="005D7027">
          <w:delText xml:space="preserve">        ax4.set_ylabel('Average Return (%)')</w:delText>
        </w:r>
      </w:del>
    </w:p>
    <w:p w14:paraId="1CBAF9EA" w14:textId="63EC0622" w:rsidR="008852DE" w:rsidDel="005D7027" w:rsidRDefault="008852DE" w:rsidP="005D7027">
      <w:pPr>
        <w:pStyle w:val="SourceCode"/>
        <w:spacing w:line="360" w:lineRule="auto"/>
        <w:rPr>
          <w:del w:id="1776" w:author="Office" w:date="2025-10-26T17:52:00Z" w16du:dateUtc="2025-10-26T17:52:00Z"/>
        </w:rPr>
        <w:pPrChange w:id="1777" w:author="Office" w:date="2025-10-26T17:52:00Z" w16du:dateUtc="2025-10-26T17:52:00Z">
          <w:pPr>
            <w:pStyle w:val="BodyText"/>
          </w:pPr>
        </w:pPrChange>
      </w:pPr>
      <w:del w:id="1778" w:author="Office" w:date="2025-10-26T17:52:00Z" w16du:dateUtc="2025-10-26T17:52:00Z">
        <w:r w:rsidDel="005D7027">
          <w:delText xml:space="preserve">        ax4.tick_params(axis='x', rotation=45)</w:delText>
        </w:r>
      </w:del>
    </w:p>
    <w:p w14:paraId="4C1242ED" w14:textId="70B438FD" w:rsidR="008852DE" w:rsidDel="005D7027" w:rsidRDefault="008852DE" w:rsidP="005D7027">
      <w:pPr>
        <w:pStyle w:val="SourceCode"/>
        <w:spacing w:line="360" w:lineRule="auto"/>
        <w:rPr>
          <w:del w:id="1779" w:author="Office" w:date="2025-10-26T17:52:00Z" w16du:dateUtc="2025-10-26T17:52:00Z"/>
        </w:rPr>
        <w:pPrChange w:id="1780" w:author="Office" w:date="2025-10-26T17:52:00Z" w16du:dateUtc="2025-10-26T17:52:00Z">
          <w:pPr>
            <w:pStyle w:val="BodyText"/>
          </w:pPr>
        </w:pPrChange>
      </w:pPr>
    </w:p>
    <w:p w14:paraId="739E4B6C" w14:textId="5D9FEA3B" w:rsidR="008852DE" w:rsidDel="005D7027" w:rsidRDefault="008852DE" w:rsidP="005D7027">
      <w:pPr>
        <w:pStyle w:val="SourceCode"/>
        <w:spacing w:line="360" w:lineRule="auto"/>
        <w:rPr>
          <w:del w:id="1781" w:author="Office" w:date="2025-10-26T17:52:00Z" w16du:dateUtc="2025-10-26T17:52:00Z"/>
        </w:rPr>
        <w:pPrChange w:id="1782" w:author="Office" w:date="2025-10-26T17:52:00Z" w16du:dateUtc="2025-10-26T17:52:00Z">
          <w:pPr>
            <w:pStyle w:val="BodyText"/>
          </w:pPr>
        </w:pPrChange>
      </w:pPr>
      <w:del w:id="1783" w:author="Office" w:date="2025-10-26T17:52:00Z" w16du:dateUtc="2025-10-26T17:52:00Z">
        <w:r w:rsidDel="005D7027">
          <w:delText xml:space="preserve">        plt.tight_layout()</w:delText>
        </w:r>
      </w:del>
    </w:p>
    <w:p w14:paraId="1AC05976" w14:textId="53332EBB" w:rsidR="008852DE" w:rsidDel="005D7027" w:rsidRDefault="008852DE" w:rsidP="005D7027">
      <w:pPr>
        <w:pStyle w:val="SourceCode"/>
        <w:spacing w:line="360" w:lineRule="auto"/>
        <w:rPr>
          <w:del w:id="1784" w:author="Office" w:date="2025-10-26T17:52:00Z" w16du:dateUtc="2025-10-26T17:52:00Z"/>
        </w:rPr>
        <w:pPrChange w:id="1785" w:author="Office" w:date="2025-10-26T17:52:00Z" w16du:dateUtc="2025-10-26T17:52:00Z">
          <w:pPr>
            <w:pStyle w:val="BodyText"/>
          </w:pPr>
        </w:pPrChange>
      </w:pPr>
      <w:del w:id="1786" w:author="Office" w:date="2025-10-26T17:52:00Z" w16du:dateUtc="2025-10-26T17:52:00Z">
        <w:r w:rsidDel="005D7027">
          <w:delText xml:space="preserve">        plt.savefig('eda_plots/stock_analysis.png', dpi=300, bbox_inches='tight')</w:delText>
        </w:r>
      </w:del>
    </w:p>
    <w:p w14:paraId="6034B4A5" w14:textId="777C4786" w:rsidR="008852DE" w:rsidDel="005D7027" w:rsidRDefault="008852DE" w:rsidP="005D7027">
      <w:pPr>
        <w:pStyle w:val="SourceCode"/>
        <w:spacing w:line="360" w:lineRule="auto"/>
        <w:rPr>
          <w:del w:id="1787" w:author="Office" w:date="2025-10-26T17:52:00Z" w16du:dateUtc="2025-10-26T17:52:00Z"/>
        </w:rPr>
        <w:pPrChange w:id="1788" w:author="Office" w:date="2025-10-26T17:52:00Z" w16du:dateUtc="2025-10-26T17:52:00Z">
          <w:pPr>
            <w:pStyle w:val="BodyText"/>
          </w:pPr>
        </w:pPrChange>
      </w:pPr>
      <w:del w:id="1789" w:author="Office" w:date="2025-10-26T17:52:00Z" w16du:dateUtc="2025-10-26T17:52:00Z">
        <w:r w:rsidDel="005D7027">
          <w:delText xml:space="preserve">        plt.close()</w:delText>
        </w:r>
      </w:del>
    </w:p>
    <w:p w14:paraId="6103014B" w14:textId="75D0C8F3" w:rsidR="008852DE" w:rsidDel="005D7027" w:rsidRDefault="008852DE" w:rsidP="005D7027">
      <w:pPr>
        <w:pStyle w:val="SourceCode"/>
        <w:spacing w:line="360" w:lineRule="auto"/>
        <w:rPr>
          <w:del w:id="1790" w:author="Office" w:date="2025-10-26T17:52:00Z" w16du:dateUtc="2025-10-26T17:52:00Z"/>
        </w:rPr>
        <w:pPrChange w:id="1791" w:author="Office" w:date="2025-10-26T17:52:00Z" w16du:dateUtc="2025-10-26T17:52:00Z">
          <w:pPr>
            <w:pStyle w:val="BodyText"/>
          </w:pPr>
        </w:pPrChange>
      </w:pPr>
    </w:p>
    <w:p w14:paraId="4B5594E7" w14:textId="2F947CB9" w:rsidR="008852DE" w:rsidDel="005D7027" w:rsidRDefault="008852DE" w:rsidP="005D7027">
      <w:pPr>
        <w:pStyle w:val="SourceCode"/>
        <w:spacing w:line="360" w:lineRule="auto"/>
        <w:rPr>
          <w:del w:id="1792" w:author="Office" w:date="2025-10-26T17:52:00Z" w16du:dateUtc="2025-10-26T17:52:00Z"/>
        </w:rPr>
        <w:pPrChange w:id="1793" w:author="Office" w:date="2025-10-26T17:52:00Z" w16du:dateUtc="2025-10-26T17:52:00Z">
          <w:pPr>
            <w:pStyle w:val="BodyText"/>
          </w:pPr>
        </w:pPrChange>
      </w:pPr>
      <w:del w:id="1794" w:author="Office" w:date="2025-10-26T17:52:00Z" w16du:dateUtc="2025-10-26T17:52:00Z">
        <w:r w:rsidDel="005D7027">
          <w:delText xml:space="preserve">    def _create_correlation_plot(self):</w:delText>
        </w:r>
      </w:del>
    </w:p>
    <w:p w14:paraId="2D3E4905" w14:textId="7C804F62" w:rsidR="008852DE" w:rsidDel="005D7027" w:rsidRDefault="008852DE" w:rsidP="005D7027">
      <w:pPr>
        <w:pStyle w:val="SourceCode"/>
        <w:spacing w:line="360" w:lineRule="auto"/>
        <w:rPr>
          <w:del w:id="1795" w:author="Office" w:date="2025-10-26T17:52:00Z" w16du:dateUtc="2025-10-26T17:52:00Z"/>
        </w:rPr>
        <w:pPrChange w:id="1796" w:author="Office" w:date="2025-10-26T17:52:00Z" w16du:dateUtc="2025-10-26T17:52:00Z">
          <w:pPr>
            <w:pStyle w:val="BodyText"/>
          </w:pPr>
        </w:pPrChange>
      </w:pPr>
      <w:del w:id="1797" w:author="Office" w:date="2025-10-26T17:52:00Z" w16du:dateUtc="2025-10-26T17:52:00Z">
        <w:r w:rsidDel="005D7027">
          <w:delText xml:space="preserve">        """Create correlation heatmap"""</w:delText>
        </w:r>
      </w:del>
    </w:p>
    <w:p w14:paraId="49841C42" w14:textId="61725F81" w:rsidR="008852DE" w:rsidDel="005D7027" w:rsidRDefault="008852DE" w:rsidP="005D7027">
      <w:pPr>
        <w:pStyle w:val="SourceCode"/>
        <w:spacing w:line="360" w:lineRule="auto"/>
        <w:rPr>
          <w:del w:id="1798" w:author="Office" w:date="2025-10-26T17:52:00Z" w16du:dateUtc="2025-10-26T17:52:00Z"/>
        </w:rPr>
        <w:pPrChange w:id="1799" w:author="Office" w:date="2025-10-26T17:52:00Z" w16du:dateUtc="2025-10-26T17:52:00Z">
          <w:pPr>
            <w:pStyle w:val="BodyText"/>
          </w:pPr>
        </w:pPrChange>
      </w:pPr>
    </w:p>
    <w:p w14:paraId="6C3CE8D7" w14:textId="1530E34D" w:rsidR="008852DE" w:rsidDel="005D7027" w:rsidRDefault="008852DE" w:rsidP="005D7027">
      <w:pPr>
        <w:pStyle w:val="SourceCode"/>
        <w:spacing w:line="360" w:lineRule="auto"/>
        <w:rPr>
          <w:del w:id="1800" w:author="Office" w:date="2025-10-26T17:52:00Z" w16du:dateUtc="2025-10-26T17:52:00Z"/>
        </w:rPr>
        <w:pPrChange w:id="1801" w:author="Office" w:date="2025-10-26T17:52:00Z" w16du:dateUtc="2025-10-26T17:52:00Z">
          <w:pPr>
            <w:pStyle w:val="BodyText"/>
          </w:pPr>
        </w:pPrChange>
      </w:pPr>
      <w:del w:id="1802" w:author="Office" w:date="2025-10-26T17:52:00Z" w16du:dateUtc="2025-10-26T17:52:00Z">
        <w:r w:rsidDel="005D7027">
          <w:delText xml:space="preserve">        if self.merged_df is not None and len(self.merged_df) &gt; 0:</w:delText>
        </w:r>
      </w:del>
    </w:p>
    <w:p w14:paraId="77BD6A47" w14:textId="7C6EE0FB" w:rsidR="008852DE" w:rsidDel="005D7027" w:rsidRDefault="008852DE" w:rsidP="005D7027">
      <w:pPr>
        <w:pStyle w:val="SourceCode"/>
        <w:spacing w:line="360" w:lineRule="auto"/>
        <w:rPr>
          <w:del w:id="1803" w:author="Office" w:date="2025-10-26T17:52:00Z" w16du:dateUtc="2025-10-26T17:52:00Z"/>
        </w:rPr>
        <w:pPrChange w:id="1804" w:author="Office" w:date="2025-10-26T17:52:00Z" w16du:dateUtc="2025-10-26T17:52:00Z">
          <w:pPr>
            <w:pStyle w:val="BodyText"/>
          </w:pPr>
        </w:pPrChange>
      </w:pPr>
      <w:del w:id="1805" w:author="Office" w:date="2025-10-26T17:52:00Z" w16du:dateUtc="2025-10-26T17:52:00Z">
        <w:r w:rsidDel="005D7027">
          <w:delText xml:space="preserve">            numeric_cols = self.merged_df.select_dtypes(include=[np.number]).columns</w:delText>
        </w:r>
      </w:del>
    </w:p>
    <w:p w14:paraId="38A30E78" w14:textId="2B749095" w:rsidR="008852DE" w:rsidDel="005D7027" w:rsidRDefault="008852DE" w:rsidP="005D7027">
      <w:pPr>
        <w:pStyle w:val="SourceCode"/>
        <w:spacing w:line="360" w:lineRule="auto"/>
        <w:rPr>
          <w:del w:id="1806" w:author="Office" w:date="2025-10-26T17:52:00Z" w16du:dateUtc="2025-10-26T17:52:00Z"/>
        </w:rPr>
        <w:pPrChange w:id="1807" w:author="Office" w:date="2025-10-26T17:52:00Z" w16du:dateUtc="2025-10-26T17:52:00Z">
          <w:pPr>
            <w:pStyle w:val="BodyText"/>
          </w:pPr>
        </w:pPrChange>
      </w:pPr>
      <w:del w:id="1808" w:author="Office" w:date="2025-10-26T17:52:00Z" w16du:dateUtc="2025-10-26T17:52:00Z">
        <w:r w:rsidDel="005D7027">
          <w:delText xml:space="preserve">            corr_matrix = self.merged_df[numeric_cols].corr()</w:delText>
        </w:r>
      </w:del>
    </w:p>
    <w:p w14:paraId="626EE1FD" w14:textId="31DB6B9D" w:rsidR="008852DE" w:rsidDel="005D7027" w:rsidRDefault="008852DE" w:rsidP="005D7027">
      <w:pPr>
        <w:pStyle w:val="SourceCode"/>
        <w:spacing w:line="360" w:lineRule="auto"/>
        <w:rPr>
          <w:del w:id="1809" w:author="Office" w:date="2025-10-26T17:52:00Z" w16du:dateUtc="2025-10-26T17:52:00Z"/>
        </w:rPr>
        <w:pPrChange w:id="1810" w:author="Office" w:date="2025-10-26T17:52:00Z" w16du:dateUtc="2025-10-26T17:52:00Z">
          <w:pPr>
            <w:pStyle w:val="BodyText"/>
          </w:pPr>
        </w:pPrChange>
      </w:pPr>
    </w:p>
    <w:p w14:paraId="52E0A34A" w14:textId="51CF3561" w:rsidR="008852DE" w:rsidDel="005D7027" w:rsidRDefault="008852DE" w:rsidP="005D7027">
      <w:pPr>
        <w:pStyle w:val="SourceCode"/>
        <w:spacing w:line="360" w:lineRule="auto"/>
        <w:rPr>
          <w:del w:id="1811" w:author="Office" w:date="2025-10-26T17:52:00Z" w16du:dateUtc="2025-10-26T17:52:00Z"/>
        </w:rPr>
        <w:pPrChange w:id="1812" w:author="Office" w:date="2025-10-26T17:52:00Z" w16du:dateUtc="2025-10-26T17:52:00Z">
          <w:pPr>
            <w:pStyle w:val="BodyText"/>
          </w:pPr>
        </w:pPrChange>
      </w:pPr>
      <w:del w:id="1813" w:author="Office" w:date="2025-10-26T17:52:00Z" w16du:dateUtc="2025-10-26T17:52:00Z">
        <w:r w:rsidDel="005D7027">
          <w:delText xml:space="preserve">            plt.figure(figsize=(12, 10))</w:delText>
        </w:r>
      </w:del>
    </w:p>
    <w:p w14:paraId="0EE53BCE" w14:textId="4746D0C3" w:rsidR="008852DE" w:rsidDel="005D7027" w:rsidRDefault="008852DE" w:rsidP="005D7027">
      <w:pPr>
        <w:pStyle w:val="SourceCode"/>
        <w:spacing w:line="360" w:lineRule="auto"/>
        <w:rPr>
          <w:del w:id="1814" w:author="Office" w:date="2025-10-26T17:52:00Z" w16du:dateUtc="2025-10-26T17:52:00Z"/>
        </w:rPr>
        <w:pPrChange w:id="1815" w:author="Office" w:date="2025-10-26T17:52:00Z" w16du:dateUtc="2025-10-26T17:52:00Z">
          <w:pPr>
            <w:pStyle w:val="BodyText"/>
          </w:pPr>
        </w:pPrChange>
      </w:pPr>
      <w:del w:id="1816" w:author="Office" w:date="2025-10-26T17:52:00Z" w16du:dateUtc="2025-10-26T17:52:00Z">
        <w:r w:rsidDel="005D7027">
          <w:delText xml:space="preserve">            sns.heatmap(corr_matrix, annot=True, cmap='coolwarm', center=0,</w:delText>
        </w:r>
      </w:del>
    </w:p>
    <w:p w14:paraId="0B341339" w14:textId="2797EFA0" w:rsidR="008852DE" w:rsidDel="005D7027" w:rsidRDefault="008852DE" w:rsidP="005D7027">
      <w:pPr>
        <w:pStyle w:val="SourceCode"/>
        <w:spacing w:line="360" w:lineRule="auto"/>
        <w:rPr>
          <w:del w:id="1817" w:author="Office" w:date="2025-10-26T17:52:00Z" w16du:dateUtc="2025-10-26T17:52:00Z"/>
        </w:rPr>
        <w:pPrChange w:id="1818" w:author="Office" w:date="2025-10-26T17:52:00Z" w16du:dateUtc="2025-10-26T17:52:00Z">
          <w:pPr>
            <w:pStyle w:val="BodyText"/>
          </w:pPr>
        </w:pPrChange>
      </w:pPr>
      <w:del w:id="1819" w:author="Office" w:date="2025-10-26T17:52:00Z" w16du:dateUtc="2025-10-26T17:52:00Z">
        <w:r w:rsidDel="005D7027">
          <w:delText xml:space="preserve">                       fmt='.2f', square=True)</w:delText>
        </w:r>
      </w:del>
    </w:p>
    <w:p w14:paraId="67D22CD3" w14:textId="7DAE67ED" w:rsidR="008852DE" w:rsidDel="005D7027" w:rsidRDefault="008852DE" w:rsidP="005D7027">
      <w:pPr>
        <w:pStyle w:val="SourceCode"/>
        <w:spacing w:line="360" w:lineRule="auto"/>
        <w:rPr>
          <w:del w:id="1820" w:author="Office" w:date="2025-10-26T17:52:00Z" w16du:dateUtc="2025-10-26T17:52:00Z"/>
        </w:rPr>
        <w:pPrChange w:id="1821" w:author="Office" w:date="2025-10-26T17:52:00Z" w16du:dateUtc="2025-10-26T17:52:00Z">
          <w:pPr>
            <w:pStyle w:val="BodyText"/>
          </w:pPr>
        </w:pPrChange>
      </w:pPr>
      <w:del w:id="1822" w:author="Office" w:date="2025-10-26T17:52:00Z" w16du:dateUtc="2025-10-26T17:52:00Z">
        <w:r w:rsidDel="005D7027">
          <w:delText xml:space="preserve">            plt.title('Feature Correlation Matrix')</w:delText>
        </w:r>
      </w:del>
    </w:p>
    <w:p w14:paraId="050E808F" w14:textId="75C92B7B" w:rsidR="008852DE" w:rsidDel="005D7027" w:rsidRDefault="008852DE" w:rsidP="005D7027">
      <w:pPr>
        <w:pStyle w:val="SourceCode"/>
        <w:spacing w:line="360" w:lineRule="auto"/>
        <w:rPr>
          <w:del w:id="1823" w:author="Office" w:date="2025-10-26T17:52:00Z" w16du:dateUtc="2025-10-26T17:52:00Z"/>
        </w:rPr>
        <w:pPrChange w:id="1824" w:author="Office" w:date="2025-10-26T17:52:00Z" w16du:dateUtc="2025-10-26T17:52:00Z">
          <w:pPr>
            <w:pStyle w:val="BodyText"/>
          </w:pPr>
        </w:pPrChange>
      </w:pPr>
      <w:del w:id="1825" w:author="Office" w:date="2025-10-26T17:52:00Z" w16du:dateUtc="2025-10-26T17:52:00Z">
        <w:r w:rsidDel="005D7027">
          <w:delText xml:space="preserve">            plt.tight_layout()</w:delText>
        </w:r>
      </w:del>
    </w:p>
    <w:p w14:paraId="1866A2A0" w14:textId="344C330A" w:rsidR="008852DE" w:rsidDel="005D7027" w:rsidRDefault="008852DE" w:rsidP="005D7027">
      <w:pPr>
        <w:pStyle w:val="SourceCode"/>
        <w:spacing w:line="360" w:lineRule="auto"/>
        <w:rPr>
          <w:del w:id="1826" w:author="Office" w:date="2025-10-26T17:52:00Z" w16du:dateUtc="2025-10-26T17:52:00Z"/>
        </w:rPr>
        <w:pPrChange w:id="1827" w:author="Office" w:date="2025-10-26T17:52:00Z" w16du:dateUtc="2025-10-26T17:52:00Z">
          <w:pPr>
            <w:pStyle w:val="BodyText"/>
          </w:pPr>
        </w:pPrChange>
      </w:pPr>
      <w:del w:id="1828" w:author="Office" w:date="2025-10-26T17:52:00Z" w16du:dateUtc="2025-10-26T17:52:00Z">
        <w:r w:rsidDel="005D7027">
          <w:delText xml:space="preserve">            plt.savefig('eda_plots/correlation_heatmap.png', dpi=300, bbox_inches='tight')</w:delText>
        </w:r>
      </w:del>
    </w:p>
    <w:p w14:paraId="3479A234" w14:textId="6BF596EF" w:rsidR="008852DE" w:rsidDel="005D7027" w:rsidRDefault="008852DE" w:rsidP="005D7027">
      <w:pPr>
        <w:pStyle w:val="SourceCode"/>
        <w:spacing w:line="360" w:lineRule="auto"/>
        <w:rPr>
          <w:del w:id="1829" w:author="Office" w:date="2025-10-26T17:52:00Z" w16du:dateUtc="2025-10-26T17:52:00Z"/>
        </w:rPr>
        <w:pPrChange w:id="1830" w:author="Office" w:date="2025-10-26T17:52:00Z" w16du:dateUtc="2025-10-26T17:52:00Z">
          <w:pPr>
            <w:pStyle w:val="BodyText"/>
          </w:pPr>
        </w:pPrChange>
      </w:pPr>
      <w:del w:id="1831" w:author="Office" w:date="2025-10-26T17:52:00Z" w16du:dateUtc="2025-10-26T17:52:00Z">
        <w:r w:rsidDel="005D7027">
          <w:delText xml:space="preserve">            plt.close()</w:delText>
        </w:r>
      </w:del>
    </w:p>
    <w:p w14:paraId="395062B5" w14:textId="47AC34BA" w:rsidR="008852DE" w:rsidDel="005D7027" w:rsidRDefault="008852DE" w:rsidP="005D7027">
      <w:pPr>
        <w:pStyle w:val="SourceCode"/>
        <w:spacing w:line="360" w:lineRule="auto"/>
        <w:rPr>
          <w:del w:id="1832" w:author="Office" w:date="2025-10-26T17:52:00Z" w16du:dateUtc="2025-10-26T17:52:00Z"/>
        </w:rPr>
        <w:pPrChange w:id="1833" w:author="Office" w:date="2025-10-26T17:52:00Z" w16du:dateUtc="2025-10-26T17:52:00Z">
          <w:pPr>
            <w:pStyle w:val="BodyText"/>
          </w:pPr>
        </w:pPrChange>
      </w:pPr>
    </w:p>
    <w:p w14:paraId="5BE78DF9" w14:textId="392494BF" w:rsidR="008852DE" w:rsidDel="005D7027" w:rsidRDefault="008852DE" w:rsidP="005D7027">
      <w:pPr>
        <w:pStyle w:val="SourceCode"/>
        <w:spacing w:line="360" w:lineRule="auto"/>
        <w:rPr>
          <w:del w:id="1834" w:author="Office" w:date="2025-10-26T17:52:00Z" w16du:dateUtc="2025-10-26T17:52:00Z"/>
        </w:rPr>
        <w:pPrChange w:id="1835" w:author="Office" w:date="2025-10-26T17:52:00Z" w16du:dateUtc="2025-10-26T17:52:00Z">
          <w:pPr>
            <w:pStyle w:val="BodyText"/>
          </w:pPr>
        </w:pPrChange>
      </w:pPr>
      <w:del w:id="1836" w:author="Office" w:date="2025-10-26T17:52:00Z" w16du:dateUtc="2025-10-26T17:52:00Z">
        <w:r w:rsidDel="005D7027">
          <w:delText xml:space="preserve">    def save_results(self):</w:delText>
        </w:r>
      </w:del>
    </w:p>
    <w:p w14:paraId="5D3E6997" w14:textId="6DA559E5" w:rsidR="008852DE" w:rsidDel="005D7027" w:rsidRDefault="008852DE" w:rsidP="005D7027">
      <w:pPr>
        <w:pStyle w:val="SourceCode"/>
        <w:spacing w:line="360" w:lineRule="auto"/>
        <w:rPr>
          <w:del w:id="1837" w:author="Office" w:date="2025-10-26T17:52:00Z" w16du:dateUtc="2025-10-26T17:52:00Z"/>
        </w:rPr>
        <w:pPrChange w:id="1838" w:author="Office" w:date="2025-10-26T17:52:00Z" w16du:dateUtc="2025-10-26T17:52:00Z">
          <w:pPr>
            <w:pStyle w:val="BodyText"/>
          </w:pPr>
        </w:pPrChange>
      </w:pPr>
      <w:del w:id="1839" w:author="Office" w:date="2025-10-26T17:52:00Z" w16du:dateUtc="2025-10-26T17:52:00Z">
        <w:r w:rsidDel="005D7027">
          <w:delText xml:space="preserve">        """Save analysis results to JSON files"""</w:delText>
        </w:r>
      </w:del>
    </w:p>
    <w:p w14:paraId="3E65A16B" w14:textId="7B768652" w:rsidR="008852DE" w:rsidDel="005D7027" w:rsidRDefault="008852DE" w:rsidP="005D7027">
      <w:pPr>
        <w:pStyle w:val="SourceCode"/>
        <w:spacing w:line="360" w:lineRule="auto"/>
        <w:rPr>
          <w:del w:id="1840" w:author="Office" w:date="2025-10-26T17:52:00Z" w16du:dateUtc="2025-10-26T17:52:00Z"/>
        </w:rPr>
        <w:pPrChange w:id="1841" w:author="Office" w:date="2025-10-26T17:52:00Z" w16du:dateUtc="2025-10-26T17:52:00Z">
          <w:pPr>
            <w:pStyle w:val="BodyText"/>
          </w:pPr>
        </w:pPrChange>
      </w:pPr>
    </w:p>
    <w:p w14:paraId="5BEE5E5C" w14:textId="1F7A99EB" w:rsidR="008852DE" w:rsidDel="005D7027" w:rsidRDefault="008852DE" w:rsidP="005D7027">
      <w:pPr>
        <w:pStyle w:val="SourceCode"/>
        <w:spacing w:line="360" w:lineRule="auto"/>
        <w:rPr>
          <w:del w:id="1842" w:author="Office" w:date="2025-10-26T17:52:00Z" w16du:dateUtc="2025-10-26T17:52:00Z"/>
        </w:rPr>
        <w:pPrChange w:id="1843" w:author="Office" w:date="2025-10-26T17:52:00Z" w16du:dateUtc="2025-10-26T17:52:00Z">
          <w:pPr>
            <w:pStyle w:val="BodyText"/>
          </w:pPr>
        </w:pPrChange>
      </w:pPr>
      <w:del w:id="1844" w:author="Office" w:date="2025-10-26T17:52:00Z" w16du:dateUtc="2025-10-26T17:52:00Z">
        <w:r w:rsidDel="005D7027">
          <w:delText xml:space="preserve">        print("\n=== SAVING RESULTS ===")</w:delText>
        </w:r>
      </w:del>
    </w:p>
    <w:p w14:paraId="62A6DD1D" w14:textId="3D6F968D" w:rsidR="008852DE" w:rsidDel="005D7027" w:rsidRDefault="008852DE" w:rsidP="005D7027">
      <w:pPr>
        <w:pStyle w:val="SourceCode"/>
        <w:spacing w:line="360" w:lineRule="auto"/>
        <w:rPr>
          <w:del w:id="1845" w:author="Office" w:date="2025-10-26T17:52:00Z" w16du:dateUtc="2025-10-26T17:52:00Z"/>
        </w:rPr>
        <w:pPrChange w:id="1846" w:author="Office" w:date="2025-10-26T17:52:00Z" w16du:dateUtc="2025-10-26T17:52:00Z">
          <w:pPr>
            <w:pStyle w:val="BodyText"/>
          </w:pPr>
        </w:pPrChange>
      </w:pPr>
    </w:p>
    <w:p w14:paraId="367D9EBE" w14:textId="09017821" w:rsidR="008852DE" w:rsidDel="005D7027" w:rsidRDefault="008852DE" w:rsidP="005D7027">
      <w:pPr>
        <w:pStyle w:val="SourceCode"/>
        <w:spacing w:line="360" w:lineRule="auto"/>
        <w:rPr>
          <w:del w:id="1847" w:author="Office" w:date="2025-10-26T17:52:00Z" w16du:dateUtc="2025-10-26T17:52:00Z"/>
        </w:rPr>
        <w:pPrChange w:id="1848" w:author="Office" w:date="2025-10-26T17:52:00Z" w16du:dateUtc="2025-10-26T17:52:00Z">
          <w:pPr>
            <w:pStyle w:val="BodyText"/>
          </w:pPr>
        </w:pPrChange>
      </w:pPr>
      <w:del w:id="1849" w:author="Office" w:date="2025-10-26T17:52:00Z" w16du:dateUtc="2025-10-26T17:52:00Z">
        <w:r w:rsidDel="005D7027">
          <w:delText xml:space="preserve">        # Create summary report</w:delText>
        </w:r>
      </w:del>
    </w:p>
    <w:p w14:paraId="0C3FA682" w14:textId="3CCAE6AA" w:rsidR="008852DE" w:rsidDel="005D7027" w:rsidRDefault="008852DE" w:rsidP="005D7027">
      <w:pPr>
        <w:pStyle w:val="SourceCode"/>
        <w:spacing w:line="360" w:lineRule="auto"/>
        <w:rPr>
          <w:del w:id="1850" w:author="Office" w:date="2025-10-26T17:52:00Z" w16du:dateUtc="2025-10-26T17:52:00Z"/>
        </w:rPr>
        <w:pPrChange w:id="1851" w:author="Office" w:date="2025-10-26T17:52:00Z" w16du:dateUtc="2025-10-26T17:52:00Z">
          <w:pPr>
            <w:pStyle w:val="BodyText"/>
          </w:pPr>
        </w:pPrChange>
      </w:pPr>
      <w:del w:id="1852" w:author="Office" w:date="2025-10-26T17:52:00Z" w16du:dateUtc="2025-10-26T17:52:00Z">
        <w:r w:rsidDel="005D7027">
          <w:delText xml:space="preserve">        summary_report = {</w:delText>
        </w:r>
      </w:del>
    </w:p>
    <w:p w14:paraId="00E387A5" w14:textId="48E3433D" w:rsidR="008852DE" w:rsidDel="005D7027" w:rsidRDefault="008852DE" w:rsidP="005D7027">
      <w:pPr>
        <w:pStyle w:val="SourceCode"/>
        <w:spacing w:line="360" w:lineRule="auto"/>
        <w:rPr>
          <w:del w:id="1853" w:author="Office" w:date="2025-10-26T17:52:00Z" w16du:dateUtc="2025-10-26T17:52:00Z"/>
        </w:rPr>
        <w:pPrChange w:id="1854" w:author="Office" w:date="2025-10-26T17:52:00Z" w16du:dateUtc="2025-10-26T17:52:00Z">
          <w:pPr>
            <w:pStyle w:val="BodyText"/>
          </w:pPr>
        </w:pPrChange>
      </w:pPr>
      <w:del w:id="1855" w:author="Office" w:date="2025-10-26T17:52:00Z" w16du:dateUtc="2025-10-26T17:52:00Z">
        <w:r w:rsidDel="005D7027">
          <w:delText xml:space="preserve">            "data_overview": {</w:delText>
        </w:r>
      </w:del>
    </w:p>
    <w:p w14:paraId="33D7842F" w14:textId="346E40A4" w:rsidR="008852DE" w:rsidDel="005D7027" w:rsidRDefault="008852DE" w:rsidP="005D7027">
      <w:pPr>
        <w:pStyle w:val="SourceCode"/>
        <w:spacing w:line="360" w:lineRule="auto"/>
        <w:rPr>
          <w:del w:id="1856" w:author="Office" w:date="2025-10-26T17:52:00Z" w16du:dateUtc="2025-10-26T17:52:00Z"/>
        </w:rPr>
        <w:pPrChange w:id="1857" w:author="Office" w:date="2025-10-26T17:52:00Z" w16du:dateUtc="2025-10-26T17:52:00Z">
          <w:pPr>
            <w:pStyle w:val="BodyText"/>
          </w:pPr>
        </w:pPrChange>
      </w:pPr>
      <w:del w:id="1858" w:author="Office" w:date="2025-10-26T17:52:00Z" w16du:dateUtc="2025-10-26T17:52:00Z">
        <w:r w:rsidDel="005D7027">
          <w:delText xml:space="preserve">                "sentiment_stats": {</w:delText>
        </w:r>
      </w:del>
    </w:p>
    <w:p w14:paraId="6DF6BE3D" w14:textId="53580EB3" w:rsidR="008852DE" w:rsidDel="005D7027" w:rsidRDefault="008852DE" w:rsidP="005D7027">
      <w:pPr>
        <w:pStyle w:val="SourceCode"/>
        <w:spacing w:line="360" w:lineRule="auto"/>
        <w:rPr>
          <w:del w:id="1859" w:author="Office" w:date="2025-10-26T17:52:00Z" w16du:dateUtc="2025-10-26T17:52:00Z"/>
        </w:rPr>
        <w:pPrChange w:id="1860" w:author="Office" w:date="2025-10-26T17:52:00Z" w16du:dateUtc="2025-10-26T17:52:00Z">
          <w:pPr>
            <w:pStyle w:val="BodyText"/>
          </w:pPr>
        </w:pPrChange>
      </w:pPr>
      <w:del w:id="1861" w:author="Office" w:date="2025-10-26T17:52:00Z" w16du:dateUtc="2025-10-26T17:52:00Z">
        <w:r w:rsidDel="005D7027">
          <w:delText xml:space="preserve">                    "total_automated": len(self.sentiment_df),</w:delText>
        </w:r>
      </w:del>
    </w:p>
    <w:p w14:paraId="2DED1439" w14:textId="43BD6C1C" w:rsidR="008852DE" w:rsidDel="005D7027" w:rsidRDefault="008852DE" w:rsidP="005D7027">
      <w:pPr>
        <w:pStyle w:val="SourceCode"/>
        <w:spacing w:line="360" w:lineRule="auto"/>
        <w:rPr>
          <w:del w:id="1862" w:author="Office" w:date="2025-10-26T17:52:00Z" w16du:dateUtc="2025-10-26T17:52:00Z"/>
        </w:rPr>
        <w:pPrChange w:id="1863" w:author="Office" w:date="2025-10-26T17:52:00Z" w16du:dateUtc="2025-10-26T17:52:00Z">
          <w:pPr>
            <w:pStyle w:val="BodyText"/>
          </w:pPr>
        </w:pPrChange>
      </w:pPr>
      <w:del w:id="1864" w:author="Office" w:date="2025-10-26T17:52:00Z" w16du:dateUtc="2025-10-26T17:52:00Z">
        <w:r w:rsidDel="005D7027">
          <w:delText xml:space="preserve">                    "total_manual": 0,</w:delText>
        </w:r>
      </w:del>
    </w:p>
    <w:p w14:paraId="7B2D99B5" w14:textId="13FDF274" w:rsidR="008852DE" w:rsidDel="005D7027" w:rsidRDefault="008852DE" w:rsidP="005D7027">
      <w:pPr>
        <w:pStyle w:val="SourceCode"/>
        <w:spacing w:line="360" w:lineRule="auto"/>
        <w:rPr>
          <w:del w:id="1865" w:author="Office" w:date="2025-10-26T17:52:00Z" w16du:dateUtc="2025-10-26T17:52:00Z"/>
        </w:rPr>
        <w:pPrChange w:id="1866" w:author="Office" w:date="2025-10-26T17:52:00Z" w16du:dateUtc="2025-10-26T17:52:00Z">
          <w:pPr>
            <w:pStyle w:val="BodyText"/>
          </w:pPr>
        </w:pPrChange>
      </w:pPr>
      <w:del w:id="1867" w:author="Office" w:date="2025-10-26T17:52:00Z" w16du:dateUtc="2025-10-26T17:52:00Z">
        <w:r w:rsidDel="005D7027">
          <w:delText xml:space="preserve">                    "companies": self.sentiment_df['company'].nunique(),</w:delText>
        </w:r>
      </w:del>
    </w:p>
    <w:p w14:paraId="1F6EAE24" w14:textId="2C5932BD" w:rsidR="008852DE" w:rsidDel="005D7027" w:rsidRDefault="008852DE" w:rsidP="005D7027">
      <w:pPr>
        <w:pStyle w:val="SourceCode"/>
        <w:spacing w:line="360" w:lineRule="auto"/>
        <w:rPr>
          <w:del w:id="1868" w:author="Office" w:date="2025-10-26T17:52:00Z" w16du:dateUtc="2025-10-26T17:52:00Z"/>
        </w:rPr>
        <w:pPrChange w:id="1869" w:author="Office" w:date="2025-10-26T17:52:00Z" w16du:dateUtc="2025-10-26T17:52:00Z">
          <w:pPr>
            <w:pStyle w:val="BodyText"/>
          </w:pPr>
        </w:pPrChange>
      </w:pPr>
      <w:del w:id="1870" w:author="Office" w:date="2025-10-26T17:52:00Z" w16du:dateUtc="2025-10-26T17:52:00Z">
        <w:r w:rsidDel="005D7027">
          <w:delText xml:space="preserve">                    "sources": self.sentiment_df['source'].nunique()</w:delText>
        </w:r>
      </w:del>
    </w:p>
    <w:p w14:paraId="741B5871" w14:textId="0DAC53E7" w:rsidR="008852DE" w:rsidDel="005D7027" w:rsidRDefault="008852DE" w:rsidP="005D7027">
      <w:pPr>
        <w:pStyle w:val="SourceCode"/>
        <w:spacing w:line="360" w:lineRule="auto"/>
        <w:rPr>
          <w:del w:id="1871" w:author="Office" w:date="2025-10-26T17:52:00Z" w16du:dateUtc="2025-10-26T17:52:00Z"/>
        </w:rPr>
        <w:pPrChange w:id="1872" w:author="Office" w:date="2025-10-26T17:52:00Z" w16du:dateUtc="2025-10-26T17:52:00Z">
          <w:pPr>
            <w:pStyle w:val="BodyText"/>
          </w:pPr>
        </w:pPrChange>
      </w:pPr>
      <w:del w:id="1873" w:author="Office" w:date="2025-10-26T17:52:00Z" w16du:dateUtc="2025-10-26T17:52:00Z">
        <w:r w:rsidDel="005D7027">
          <w:delText xml:space="preserve">                },</w:delText>
        </w:r>
      </w:del>
    </w:p>
    <w:p w14:paraId="581CDE30" w14:textId="642009C6" w:rsidR="008852DE" w:rsidDel="005D7027" w:rsidRDefault="008852DE" w:rsidP="005D7027">
      <w:pPr>
        <w:pStyle w:val="SourceCode"/>
        <w:spacing w:line="360" w:lineRule="auto"/>
        <w:rPr>
          <w:del w:id="1874" w:author="Office" w:date="2025-10-26T17:52:00Z" w16du:dateUtc="2025-10-26T17:52:00Z"/>
        </w:rPr>
        <w:pPrChange w:id="1875" w:author="Office" w:date="2025-10-26T17:52:00Z" w16du:dateUtc="2025-10-26T17:52:00Z">
          <w:pPr>
            <w:pStyle w:val="BodyText"/>
          </w:pPr>
        </w:pPrChange>
      </w:pPr>
      <w:del w:id="1876" w:author="Office" w:date="2025-10-26T17:52:00Z" w16du:dateUtc="2025-10-26T17:52:00Z">
        <w:r w:rsidDel="005D7027">
          <w:delText xml:space="preserve">                "stock_stats": {</w:delText>
        </w:r>
      </w:del>
    </w:p>
    <w:p w14:paraId="6684AA15" w14:textId="48FAC1A1" w:rsidR="008852DE" w:rsidDel="005D7027" w:rsidRDefault="008852DE" w:rsidP="005D7027">
      <w:pPr>
        <w:pStyle w:val="SourceCode"/>
        <w:spacing w:line="360" w:lineRule="auto"/>
        <w:rPr>
          <w:del w:id="1877" w:author="Office" w:date="2025-10-26T17:52:00Z" w16du:dateUtc="2025-10-26T17:52:00Z"/>
        </w:rPr>
        <w:pPrChange w:id="1878" w:author="Office" w:date="2025-10-26T17:52:00Z" w16du:dateUtc="2025-10-26T17:52:00Z">
          <w:pPr>
            <w:pStyle w:val="BodyText"/>
          </w:pPr>
        </w:pPrChange>
      </w:pPr>
      <w:del w:id="1879" w:author="Office" w:date="2025-10-26T17:52:00Z" w16du:dateUtc="2025-10-26T17:52:00Z">
        <w:r w:rsidDel="005D7027">
          <w:delText xml:space="preserve">                    "total_records": len(self.stock_df),</w:delText>
        </w:r>
      </w:del>
    </w:p>
    <w:p w14:paraId="0A7DCEE2" w14:textId="5FD7D0A3" w:rsidR="008852DE" w:rsidDel="005D7027" w:rsidRDefault="008852DE" w:rsidP="005D7027">
      <w:pPr>
        <w:pStyle w:val="SourceCode"/>
        <w:spacing w:line="360" w:lineRule="auto"/>
        <w:rPr>
          <w:del w:id="1880" w:author="Office" w:date="2025-10-26T17:52:00Z" w16du:dateUtc="2025-10-26T17:52:00Z"/>
        </w:rPr>
        <w:pPrChange w:id="1881" w:author="Office" w:date="2025-10-26T17:52:00Z" w16du:dateUtc="2025-10-26T17:52:00Z">
          <w:pPr>
            <w:pStyle w:val="BodyText"/>
          </w:pPr>
        </w:pPrChange>
      </w:pPr>
      <w:del w:id="1882" w:author="Office" w:date="2025-10-26T17:52:00Z" w16du:dateUtc="2025-10-26T17:52:00Z">
        <w:r w:rsidDel="005D7027">
          <w:delText xml:space="preserve">                    "price_range": [</w:delText>
        </w:r>
      </w:del>
    </w:p>
    <w:p w14:paraId="1776731E" w14:textId="4611BB27" w:rsidR="008852DE" w:rsidDel="005D7027" w:rsidRDefault="008852DE" w:rsidP="005D7027">
      <w:pPr>
        <w:pStyle w:val="SourceCode"/>
        <w:spacing w:line="360" w:lineRule="auto"/>
        <w:rPr>
          <w:del w:id="1883" w:author="Office" w:date="2025-10-26T17:52:00Z" w16du:dateUtc="2025-10-26T17:52:00Z"/>
        </w:rPr>
        <w:pPrChange w:id="1884" w:author="Office" w:date="2025-10-26T17:52:00Z" w16du:dateUtc="2025-10-26T17:52:00Z">
          <w:pPr>
            <w:pStyle w:val="BodyText"/>
          </w:pPr>
        </w:pPrChange>
      </w:pPr>
      <w:del w:id="1885" w:author="Office" w:date="2025-10-26T17:52:00Z" w16du:dateUtc="2025-10-26T17:52:00Z">
        <w:r w:rsidDel="005D7027">
          <w:delText xml:space="preserve">                        float(self.stock_df['Close'].min()),</w:delText>
        </w:r>
      </w:del>
    </w:p>
    <w:p w14:paraId="362B1686" w14:textId="58470F80" w:rsidR="008852DE" w:rsidDel="005D7027" w:rsidRDefault="008852DE" w:rsidP="005D7027">
      <w:pPr>
        <w:pStyle w:val="SourceCode"/>
        <w:spacing w:line="360" w:lineRule="auto"/>
        <w:rPr>
          <w:del w:id="1886" w:author="Office" w:date="2025-10-26T17:52:00Z" w16du:dateUtc="2025-10-26T17:52:00Z"/>
        </w:rPr>
        <w:pPrChange w:id="1887" w:author="Office" w:date="2025-10-26T17:52:00Z" w16du:dateUtc="2025-10-26T17:52:00Z">
          <w:pPr>
            <w:pStyle w:val="BodyText"/>
          </w:pPr>
        </w:pPrChange>
      </w:pPr>
      <w:del w:id="1888" w:author="Office" w:date="2025-10-26T17:52:00Z" w16du:dateUtc="2025-10-26T17:52:00Z">
        <w:r w:rsidDel="005D7027">
          <w:delText xml:space="preserve">                        float(self.stock_df['Close'].max())</w:delText>
        </w:r>
      </w:del>
    </w:p>
    <w:p w14:paraId="2E0BD73E" w14:textId="2E65C34C" w:rsidR="008852DE" w:rsidDel="005D7027" w:rsidRDefault="008852DE" w:rsidP="005D7027">
      <w:pPr>
        <w:pStyle w:val="SourceCode"/>
        <w:spacing w:line="360" w:lineRule="auto"/>
        <w:rPr>
          <w:del w:id="1889" w:author="Office" w:date="2025-10-26T17:52:00Z" w16du:dateUtc="2025-10-26T17:52:00Z"/>
        </w:rPr>
        <w:pPrChange w:id="1890" w:author="Office" w:date="2025-10-26T17:52:00Z" w16du:dateUtc="2025-10-26T17:52:00Z">
          <w:pPr>
            <w:pStyle w:val="BodyText"/>
          </w:pPr>
        </w:pPrChange>
      </w:pPr>
      <w:del w:id="1891" w:author="Office" w:date="2025-10-26T17:52:00Z" w16du:dateUtc="2025-10-26T17:52:00Z">
        <w:r w:rsidDel="005D7027">
          <w:delText xml:space="preserve">                    ]</w:delText>
        </w:r>
      </w:del>
    </w:p>
    <w:p w14:paraId="174D20B8" w14:textId="132B8740" w:rsidR="008852DE" w:rsidDel="005D7027" w:rsidRDefault="008852DE" w:rsidP="005D7027">
      <w:pPr>
        <w:pStyle w:val="SourceCode"/>
        <w:spacing w:line="360" w:lineRule="auto"/>
        <w:rPr>
          <w:del w:id="1892" w:author="Office" w:date="2025-10-26T17:52:00Z" w16du:dateUtc="2025-10-26T17:52:00Z"/>
        </w:rPr>
        <w:pPrChange w:id="1893" w:author="Office" w:date="2025-10-26T17:52:00Z" w16du:dateUtc="2025-10-26T17:52:00Z">
          <w:pPr>
            <w:pStyle w:val="BodyText"/>
          </w:pPr>
        </w:pPrChange>
      </w:pPr>
      <w:del w:id="1894" w:author="Office" w:date="2025-10-26T17:52:00Z" w16du:dateUtc="2025-10-26T17:52:00Z">
        <w:r w:rsidDel="005D7027">
          <w:delText xml:space="preserve">                }</w:delText>
        </w:r>
      </w:del>
    </w:p>
    <w:p w14:paraId="04ECF95B" w14:textId="2DF8257F" w:rsidR="008852DE" w:rsidDel="005D7027" w:rsidRDefault="008852DE" w:rsidP="005D7027">
      <w:pPr>
        <w:pStyle w:val="SourceCode"/>
        <w:spacing w:line="360" w:lineRule="auto"/>
        <w:rPr>
          <w:del w:id="1895" w:author="Office" w:date="2025-10-26T17:52:00Z" w16du:dateUtc="2025-10-26T17:52:00Z"/>
        </w:rPr>
        <w:pPrChange w:id="1896" w:author="Office" w:date="2025-10-26T17:52:00Z" w16du:dateUtc="2025-10-26T17:52:00Z">
          <w:pPr>
            <w:pStyle w:val="BodyText"/>
          </w:pPr>
        </w:pPrChange>
      </w:pPr>
      <w:del w:id="1897" w:author="Office" w:date="2025-10-26T17:52:00Z" w16du:dateUtc="2025-10-26T17:52:00Z">
        <w:r w:rsidDel="005D7027">
          <w:delText xml:space="preserve">            },</w:delText>
        </w:r>
      </w:del>
    </w:p>
    <w:p w14:paraId="1226C89E" w14:textId="164A9E65" w:rsidR="008852DE" w:rsidDel="005D7027" w:rsidRDefault="008852DE" w:rsidP="005D7027">
      <w:pPr>
        <w:pStyle w:val="SourceCode"/>
        <w:spacing w:line="360" w:lineRule="auto"/>
        <w:rPr>
          <w:del w:id="1898" w:author="Office" w:date="2025-10-26T17:52:00Z" w16du:dateUtc="2025-10-26T17:52:00Z"/>
        </w:rPr>
        <w:pPrChange w:id="1899" w:author="Office" w:date="2025-10-26T17:52:00Z" w16du:dateUtc="2025-10-26T17:52:00Z">
          <w:pPr>
            <w:pStyle w:val="BodyText"/>
          </w:pPr>
        </w:pPrChange>
      </w:pPr>
      <w:del w:id="1900" w:author="Office" w:date="2025-10-26T17:52:00Z" w16du:dateUtc="2025-10-26T17:52:00Z">
        <w:r w:rsidDel="005D7027">
          <w:delText xml:space="preserve">            "key_findings": {</w:delText>
        </w:r>
      </w:del>
    </w:p>
    <w:p w14:paraId="74EAFD7B" w14:textId="0E7257D5" w:rsidR="008852DE" w:rsidDel="005D7027" w:rsidRDefault="008852DE" w:rsidP="005D7027">
      <w:pPr>
        <w:pStyle w:val="SourceCode"/>
        <w:spacing w:line="360" w:lineRule="auto"/>
        <w:rPr>
          <w:del w:id="1901" w:author="Office" w:date="2025-10-26T17:52:00Z" w16du:dateUtc="2025-10-26T17:52:00Z"/>
        </w:rPr>
        <w:pPrChange w:id="1902" w:author="Office" w:date="2025-10-26T17:52:00Z" w16du:dateUtc="2025-10-26T17:52:00Z">
          <w:pPr>
            <w:pStyle w:val="BodyText"/>
          </w:pPr>
        </w:pPrChange>
      </w:pPr>
      <w:del w:id="1903" w:author="Office" w:date="2025-10-26T17:52:00Z" w16du:dateUtc="2025-10-26T17:52:00Z">
        <w:r w:rsidDel="005D7027">
          <w:delText xml:space="preserve">                "top_correlated_features": [f[0] for f in getattr(self, 'correlation_results', [])[:5]],</w:delText>
        </w:r>
      </w:del>
    </w:p>
    <w:p w14:paraId="760B5EB4" w14:textId="454B530F" w:rsidR="008852DE" w:rsidDel="005D7027" w:rsidRDefault="008852DE" w:rsidP="005D7027">
      <w:pPr>
        <w:pStyle w:val="SourceCode"/>
        <w:spacing w:line="360" w:lineRule="auto"/>
        <w:rPr>
          <w:del w:id="1904" w:author="Office" w:date="2025-10-26T17:52:00Z" w16du:dateUtc="2025-10-26T17:52:00Z"/>
        </w:rPr>
        <w:pPrChange w:id="1905" w:author="Office" w:date="2025-10-26T17:52:00Z" w16du:dateUtc="2025-10-26T17:52:00Z">
          <w:pPr>
            <w:pStyle w:val="BodyText"/>
          </w:pPr>
        </w:pPrChange>
      </w:pPr>
      <w:del w:id="1906" w:author="Office" w:date="2025-10-26T17:52:00Z" w16du:dateUtc="2025-10-26T17:52:00Z">
        <w:r w:rsidDel="005D7027">
          <w:delText xml:space="preserve">                "most_important_features": [f[0] for f in getattr(self, 'importance_results', [])[:5]],</w:delText>
        </w:r>
      </w:del>
    </w:p>
    <w:p w14:paraId="2D3D0585" w14:textId="1CEEFCFE" w:rsidR="008852DE" w:rsidDel="005D7027" w:rsidRDefault="008852DE" w:rsidP="005D7027">
      <w:pPr>
        <w:pStyle w:val="SourceCode"/>
        <w:spacing w:line="360" w:lineRule="auto"/>
        <w:rPr>
          <w:del w:id="1907" w:author="Office" w:date="2025-10-26T17:52:00Z" w16du:dateUtc="2025-10-26T17:52:00Z"/>
        </w:rPr>
        <w:pPrChange w:id="1908" w:author="Office" w:date="2025-10-26T17:52:00Z" w16du:dateUtc="2025-10-26T17:52:00Z">
          <w:pPr>
            <w:pStyle w:val="BodyText"/>
          </w:pPr>
        </w:pPrChange>
      </w:pPr>
      <w:del w:id="1909" w:author="Office" w:date="2025-10-26T17:52:00Z" w16du:dateUtc="2025-10-26T17:52:00Z">
        <w:r w:rsidDel="005D7027">
          <w:delText xml:space="preserve">                "rfe_selected_features": getattr(self, 'rfe_features', [])</w:delText>
        </w:r>
      </w:del>
    </w:p>
    <w:p w14:paraId="190988F9" w14:textId="3102CD02" w:rsidR="008852DE" w:rsidDel="005D7027" w:rsidRDefault="008852DE" w:rsidP="005D7027">
      <w:pPr>
        <w:pStyle w:val="SourceCode"/>
        <w:spacing w:line="360" w:lineRule="auto"/>
        <w:rPr>
          <w:del w:id="1910" w:author="Office" w:date="2025-10-26T17:52:00Z" w16du:dateUtc="2025-10-26T17:52:00Z"/>
        </w:rPr>
        <w:pPrChange w:id="1911" w:author="Office" w:date="2025-10-26T17:52:00Z" w16du:dateUtc="2025-10-26T17:52:00Z">
          <w:pPr>
            <w:pStyle w:val="BodyText"/>
          </w:pPr>
        </w:pPrChange>
      </w:pPr>
      <w:del w:id="1912" w:author="Office" w:date="2025-10-26T17:52:00Z" w16du:dateUtc="2025-10-26T17:52:00Z">
        <w:r w:rsidDel="005D7027">
          <w:delText xml:space="preserve">            },</w:delText>
        </w:r>
      </w:del>
    </w:p>
    <w:p w14:paraId="1DD88124" w14:textId="62E2864B" w:rsidR="008852DE" w:rsidDel="005D7027" w:rsidRDefault="008852DE" w:rsidP="005D7027">
      <w:pPr>
        <w:pStyle w:val="SourceCode"/>
        <w:spacing w:line="360" w:lineRule="auto"/>
        <w:rPr>
          <w:del w:id="1913" w:author="Office" w:date="2025-10-26T17:52:00Z" w16du:dateUtc="2025-10-26T17:52:00Z"/>
        </w:rPr>
        <w:pPrChange w:id="1914" w:author="Office" w:date="2025-10-26T17:52:00Z" w16du:dateUtc="2025-10-26T17:52:00Z">
          <w:pPr>
            <w:pStyle w:val="BodyText"/>
          </w:pPr>
        </w:pPrChange>
      </w:pPr>
      <w:del w:id="1915" w:author="Office" w:date="2025-10-26T17:52:00Z" w16du:dateUtc="2025-10-26T17:52:00Z">
        <w:r w:rsidDel="005D7027">
          <w:delText xml:space="preserve">            "recommendations": [</w:delText>
        </w:r>
      </w:del>
    </w:p>
    <w:p w14:paraId="15DEFCE6" w14:textId="63B58FA0" w:rsidR="008852DE" w:rsidDel="005D7027" w:rsidRDefault="008852DE" w:rsidP="005D7027">
      <w:pPr>
        <w:pStyle w:val="SourceCode"/>
        <w:spacing w:line="360" w:lineRule="auto"/>
        <w:rPr>
          <w:del w:id="1916" w:author="Office" w:date="2025-10-26T17:52:00Z" w16du:dateUtc="2025-10-26T17:52:00Z"/>
        </w:rPr>
        <w:pPrChange w:id="1917" w:author="Office" w:date="2025-10-26T17:52:00Z" w16du:dateUtc="2025-10-26T17:52:00Z">
          <w:pPr>
            <w:pStyle w:val="BodyText"/>
          </w:pPr>
        </w:pPrChange>
      </w:pPr>
      <w:del w:id="1918" w:author="Office" w:date="2025-10-26T17:52:00Z" w16du:dateUtc="2025-10-26T17:52:00Z">
        <w:r w:rsidDel="005D7027">
          <w:delText xml:space="preserve">                "Focus on sentiment_mean and sentiment_count as primary predictors",</w:delText>
        </w:r>
      </w:del>
    </w:p>
    <w:p w14:paraId="2698CD96" w14:textId="753575B1" w:rsidR="008852DE" w:rsidDel="005D7027" w:rsidRDefault="008852DE" w:rsidP="005D7027">
      <w:pPr>
        <w:pStyle w:val="SourceCode"/>
        <w:spacing w:line="360" w:lineRule="auto"/>
        <w:rPr>
          <w:del w:id="1919" w:author="Office" w:date="2025-10-26T17:52:00Z" w16du:dateUtc="2025-10-26T17:52:00Z"/>
        </w:rPr>
        <w:pPrChange w:id="1920" w:author="Office" w:date="2025-10-26T17:52:00Z" w16du:dateUtc="2025-10-26T17:52:00Z">
          <w:pPr>
            <w:pStyle w:val="BodyText"/>
          </w:pPr>
        </w:pPrChange>
      </w:pPr>
      <w:del w:id="1921" w:author="Office" w:date="2025-10-26T17:52:00Z" w16du:dateUtc="2025-10-26T17:52:00Z">
        <w:r w:rsidDel="005D7027">
          <w:delText xml:space="preserve">                "Include technical indicators (price_ma_5, volume_ratio) in models",</w:delText>
        </w:r>
      </w:del>
    </w:p>
    <w:p w14:paraId="4F13B8A7" w14:textId="1D6F4BFF" w:rsidR="008852DE" w:rsidDel="005D7027" w:rsidRDefault="008852DE" w:rsidP="005D7027">
      <w:pPr>
        <w:pStyle w:val="SourceCode"/>
        <w:spacing w:line="360" w:lineRule="auto"/>
        <w:rPr>
          <w:del w:id="1922" w:author="Office" w:date="2025-10-26T17:52:00Z" w16du:dateUtc="2025-10-26T17:52:00Z"/>
        </w:rPr>
        <w:pPrChange w:id="1923" w:author="Office" w:date="2025-10-26T17:52:00Z" w16du:dateUtc="2025-10-26T17:52:00Z">
          <w:pPr>
            <w:pStyle w:val="BodyText"/>
          </w:pPr>
        </w:pPrChange>
      </w:pPr>
      <w:del w:id="1924" w:author="Office" w:date="2025-10-26T17:52:00Z" w16du:dateUtc="2025-10-26T17:52:00Z">
        <w:r w:rsidDel="005D7027">
          <w:delText xml:space="preserve">                "Consider ensemble methods combining correlation and importance-based features",</w:delText>
        </w:r>
      </w:del>
    </w:p>
    <w:p w14:paraId="429FAB3F" w14:textId="4788A9A5" w:rsidR="008852DE" w:rsidDel="005D7027" w:rsidRDefault="008852DE" w:rsidP="005D7027">
      <w:pPr>
        <w:pStyle w:val="SourceCode"/>
        <w:spacing w:line="360" w:lineRule="auto"/>
        <w:rPr>
          <w:del w:id="1925" w:author="Office" w:date="2025-10-26T17:52:00Z" w16du:dateUtc="2025-10-26T17:52:00Z"/>
        </w:rPr>
        <w:pPrChange w:id="1926" w:author="Office" w:date="2025-10-26T17:52:00Z" w16du:dateUtc="2025-10-26T17:52:00Z">
          <w:pPr>
            <w:pStyle w:val="BodyText"/>
          </w:pPr>
        </w:pPrChange>
      </w:pPr>
      <w:del w:id="1927" w:author="Office" w:date="2025-10-26T17:52:00Z" w16du:dateUtc="2025-10-26T17:52:00Z">
        <w:r w:rsidDel="005D7027">
          <w:delText xml:space="preserve">                "Monitor sentiment volatility as a risk indicator",</w:delText>
        </w:r>
      </w:del>
    </w:p>
    <w:p w14:paraId="02795BCB" w14:textId="33D429E3" w:rsidR="008852DE" w:rsidDel="005D7027" w:rsidRDefault="008852DE" w:rsidP="005D7027">
      <w:pPr>
        <w:pStyle w:val="SourceCode"/>
        <w:spacing w:line="360" w:lineRule="auto"/>
        <w:rPr>
          <w:del w:id="1928" w:author="Office" w:date="2025-10-26T17:52:00Z" w16du:dateUtc="2025-10-26T17:52:00Z"/>
        </w:rPr>
        <w:pPrChange w:id="1929" w:author="Office" w:date="2025-10-26T17:52:00Z" w16du:dateUtc="2025-10-26T17:52:00Z">
          <w:pPr>
            <w:pStyle w:val="BodyText"/>
          </w:pPr>
        </w:pPrChange>
      </w:pPr>
      <w:del w:id="1930" w:author="Office" w:date="2025-10-26T17:52:00Z" w16du:dateUtc="2025-10-26T17:52:00Z">
        <w:r w:rsidDel="005D7027">
          <w:delText xml:space="preserve">                "Expand data collection to increase sample size for better statistical power"</w:delText>
        </w:r>
      </w:del>
    </w:p>
    <w:p w14:paraId="04C32E4D" w14:textId="591D8DD4" w:rsidR="008852DE" w:rsidDel="005D7027" w:rsidRDefault="008852DE" w:rsidP="005D7027">
      <w:pPr>
        <w:pStyle w:val="SourceCode"/>
        <w:spacing w:line="360" w:lineRule="auto"/>
        <w:rPr>
          <w:del w:id="1931" w:author="Office" w:date="2025-10-26T17:52:00Z" w16du:dateUtc="2025-10-26T17:52:00Z"/>
        </w:rPr>
        <w:pPrChange w:id="1932" w:author="Office" w:date="2025-10-26T17:52:00Z" w16du:dateUtc="2025-10-26T17:52:00Z">
          <w:pPr>
            <w:pStyle w:val="BodyText"/>
          </w:pPr>
        </w:pPrChange>
      </w:pPr>
      <w:del w:id="1933" w:author="Office" w:date="2025-10-26T17:52:00Z" w16du:dateUtc="2025-10-26T17:52:00Z">
        <w:r w:rsidDel="005D7027">
          <w:delText xml:space="preserve">            ]</w:delText>
        </w:r>
      </w:del>
    </w:p>
    <w:p w14:paraId="4ED3F240" w14:textId="17C76B5A" w:rsidR="008852DE" w:rsidDel="005D7027" w:rsidRDefault="008852DE" w:rsidP="005D7027">
      <w:pPr>
        <w:pStyle w:val="SourceCode"/>
        <w:spacing w:line="360" w:lineRule="auto"/>
        <w:rPr>
          <w:del w:id="1934" w:author="Office" w:date="2025-10-26T17:52:00Z" w16du:dateUtc="2025-10-26T17:52:00Z"/>
        </w:rPr>
        <w:pPrChange w:id="1935" w:author="Office" w:date="2025-10-26T17:52:00Z" w16du:dateUtc="2025-10-26T17:52:00Z">
          <w:pPr>
            <w:pStyle w:val="BodyText"/>
          </w:pPr>
        </w:pPrChange>
      </w:pPr>
      <w:del w:id="1936" w:author="Office" w:date="2025-10-26T17:52:00Z" w16du:dateUtc="2025-10-26T17:52:00Z">
        <w:r w:rsidDel="005D7027">
          <w:delText xml:space="preserve">        }</w:delText>
        </w:r>
      </w:del>
    </w:p>
    <w:p w14:paraId="34016D83" w14:textId="586E1ADC" w:rsidR="008852DE" w:rsidDel="005D7027" w:rsidRDefault="008852DE" w:rsidP="005D7027">
      <w:pPr>
        <w:pStyle w:val="SourceCode"/>
        <w:spacing w:line="360" w:lineRule="auto"/>
        <w:rPr>
          <w:del w:id="1937" w:author="Office" w:date="2025-10-26T17:52:00Z" w16du:dateUtc="2025-10-26T17:52:00Z"/>
        </w:rPr>
        <w:pPrChange w:id="1938" w:author="Office" w:date="2025-10-26T17:52:00Z" w16du:dateUtc="2025-10-26T17:52:00Z">
          <w:pPr>
            <w:pStyle w:val="BodyText"/>
          </w:pPr>
        </w:pPrChange>
      </w:pPr>
    </w:p>
    <w:p w14:paraId="35D31734" w14:textId="662E795D" w:rsidR="008852DE" w:rsidDel="005D7027" w:rsidRDefault="008852DE" w:rsidP="005D7027">
      <w:pPr>
        <w:pStyle w:val="SourceCode"/>
        <w:spacing w:line="360" w:lineRule="auto"/>
        <w:rPr>
          <w:del w:id="1939" w:author="Office" w:date="2025-10-26T17:52:00Z" w16du:dateUtc="2025-10-26T17:52:00Z"/>
        </w:rPr>
        <w:pPrChange w:id="1940" w:author="Office" w:date="2025-10-26T17:52:00Z" w16du:dateUtc="2025-10-26T17:52:00Z">
          <w:pPr>
            <w:pStyle w:val="BodyText"/>
          </w:pPr>
        </w:pPrChange>
      </w:pPr>
      <w:del w:id="1941" w:author="Office" w:date="2025-10-26T17:52:00Z" w16du:dateUtc="2025-10-26T17:52:00Z">
        <w:r w:rsidDel="005D7027">
          <w:delText xml:space="preserve">        # Save summary report</w:delText>
        </w:r>
      </w:del>
    </w:p>
    <w:p w14:paraId="7E2DECD8" w14:textId="3FCCA32F" w:rsidR="008852DE" w:rsidDel="005D7027" w:rsidRDefault="008852DE" w:rsidP="005D7027">
      <w:pPr>
        <w:pStyle w:val="SourceCode"/>
        <w:spacing w:line="360" w:lineRule="auto"/>
        <w:rPr>
          <w:del w:id="1942" w:author="Office" w:date="2025-10-26T17:52:00Z" w16du:dateUtc="2025-10-26T17:52:00Z"/>
        </w:rPr>
        <w:pPrChange w:id="1943" w:author="Office" w:date="2025-10-26T17:52:00Z" w16du:dateUtc="2025-10-26T17:52:00Z">
          <w:pPr>
            <w:pStyle w:val="BodyText"/>
          </w:pPr>
        </w:pPrChange>
      </w:pPr>
      <w:del w:id="1944" w:author="Office" w:date="2025-10-26T17:52:00Z" w16du:dateUtc="2025-10-26T17:52:00Z">
        <w:r w:rsidDel="005D7027">
          <w:delText xml:space="preserve">        with open('eda_plots/eda_summary_report.json', 'w') as f:</w:delText>
        </w:r>
      </w:del>
    </w:p>
    <w:p w14:paraId="42E41B32" w14:textId="2D675BA4" w:rsidR="008852DE" w:rsidDel="005D7027" w:rsidRDefault="008852DE" w:rsidP="005D7027">
      <w:pPr>
        <w:pStyle w:val="SourceCode"/>
        <w:spacing w:line="360" w:lineRule="auto"/>
        <w:rPr>
          <w:del w:id="1945" w:author="Office" w:date="2025-10-26T17:52:00Z" w16du:dateUtc="2025-10-26T17:52:00Z"/>
        </w:rPr>
        <w:pPrChange w:id="1946" w:author="Office" w:date="2025-10-26T17:52:00Z" w16du:dateUtc="2025-10-26T17:52:00Z">
          <w:pPr>
            <w:pStyle w:val="BodyText"/>
          </w:pPr>
        </w:pPrChange>
      </w:pPr>
      <w:del w:id="1947" w:author="Office" w:date="2025-10-26T17:52:00Z" w16du:dateUtc="2025-10-26T17:52:00Z">
        <w:r w:rsidDel="005D7027">
          <w:delText xml:space="preserve">            json.dump(summary_report, f, indent=2)</w:delText>
        </w:r>
      </w:del>
    </w:p>
    <w:p w14:paraId="43F42967" w14:textId="71336004" w:rsidR="008852DE" w:rsidDel="005D7027" w:rsidRDefault="008852DE" w:rsidP="005D7027">
      <w:pPr>
        <w:pStyle w:val="SourceCode"/>
        <w:spacing w:line="360" w:lineRule="auto"/>
        <w:rPr>
          <w:del w:id="1948" w:author="Office" w:date="2025-10-26T17:52:00Z" w16du:dateUtc="2025-10-26T17:52:00Z"/>
        </w:rPr>
        <w:pPrChange w:id="1949" w:author="Office" w:date="2025-10-26T17:52:00Z" w16du:dateUtc="2025-10-26T17:52:00Z">
          <w:pPr>
            <w:pStyle w:val="BodyText"/>
          </w:pPr>
        </w:pPrChange>
      </w:pPr>
    </w:p>
    <w:p w14:paraId="08E51EE6" w14:textId="62B27766" w:rsidR="008852DE" w:rsidDel="005D7027" w:rsidRDefault="008852DE" w:rsidP="005D7027">
      <w:pPr>
        <w:pStyle w:val="SourceCode"/>
        <w:spacing w:line="360" w:lineRule="auto"/>
        <w:rPr>
          <w:del w:id="1950" w:author="Office" w:date="2025-10-26T17:52:00Z" w16du:dateUtc="2025-10-26T17:52:00Z"/>
        </w:rPr>
        <w:pPrChange w:id="1951" w:author="Office" w:date="2025-10-26T17:52:00Z" w16du:dateUtc="2025-10-26T17:52:00Z">
          <w:pPr>
            <w:pStyle w:val="BodyText"/>
          </w:pPr>
        </w:pPrChange>
      </w:pPr>
      <w:del w:id="1952" w:author="Office" w:date="2025-10-26T17:52:00Z" w16du:dateUtc="2025-10-26T17:52:00Z">
        <w:r w:rsidDel="005D7027">
          <w:delText xml:space="preserve">        # Save detailed feature selection results</w:delText>
        </w:r>
      </w:del>
    </w:p>
    <w:p w14:paraId="58DF2629" w14:textId="2B738019" w:rsidR="008852DE" w:rsidDel="005D7027" w:rsidRDefault="008852DE" w:rsidP="005D7027">
      <w:pPr>
        <w:pStyle w:val="SourceCode"/>
        <w:spacing w:line="360" w:lineRule="auto"/>
        <w:rPr>
          <w:del w:id="1953" w:author="Office" w:date="2025-10-26T17:52:00Z" w16du:dateUtc="2025-10-26T17:52:00Z"/>
        </w:rPr>
        <w:pPrChange w:id="1954" w:author="Office" w:date="2025-10-26T17:52:00Z" w16du:dateUtc="2025-10-26T17:52:00Z">
          <w:pPr>
            <w:pStyle w:val="BodyText"/>
          </w:pPr>
        </w:pPrChange>
      </w:pPr>
      <w:del w:id="1955" w:author="Office" w:date="2025-10-26T17:52:00Z" w16du:dateUtc="2025-10-26T17:52:00Z">
        <w:r w:rsidDel="005D7027">
          <w:delText xml:space="preserve">        feature_results = {</w:delText>
        </w:r>
      </w:del>
    </w:p>
    <w:p w14:paraId="03C7CD1D" w14:textId="45735B65" w:rsidR="008852DE" w:rsidDel="005D7027" w:rsidRDefault="008852DE" w:rsidP="005D7027">
      <w:pPr>
        <w:pStyle w:val="SourceCode"/>
        <w:spacing w:line="360" w:lineRule="auto"/>
        <w:rPr>
          <w:del w:id="1956" w:author="Office" w:date="2025-10-26T17:52:00Z" w16du:dateUtc="2025-10-26T17:52:00Z"/>
        </w:rPr>
        <w:pPrChange w:id="1957" w:author="Office" w:date="2025-10-26T17:52:00Z" w16du:dateUtc="2025-10-26T17:52:00Z">
          <w:pPr>
            <w:pStyle w:val="BodyText"/>
          </w:pPr>
        </w:pPrChange>
      </w:pPr>
      <w:del w:id="1958" w:author="Office" w:date="2025-10-26T17:52:00Z" w16du:dateUtc="2025-10-26T17:52:00Z">
        <w:r w:rsidDel="005D7027">
          <w:delText xml:space="preserve">            "correlation_analysis": getattr(self, 'correlation_results', []),</w:delText>
        </w:r>
      </w:del>
    </w:p>
    <w:p w14:paraId="23147953" w14:textId="337226B3" w:rsidR="008852DE" w:rsidDel="005D7027" w:rsidRDefault="008852DE" w:rsidP="005D7027">
      <w:pPr>
        <w:pStyle w:val="SourceCode"/>
        <w:spacing w:line="360" w:lineRule="auto"/>
        <w:rPr>
          <w:del w:id="1959" w:author="Office" w:date="2025-10-26T17:52:00Z" w16du:dateUtc="2025-10-26T17:52:00Z"/>
        </w:rPr>
        <w:pPrChange w:id="1960" w:author="Office" w:date="2025-10-26T17:52:00Z" w16du:dateUtc="2025-10-26T17:52:00Z">
          <w:pPr>
            <w:pStyle w:val="BodyText"/>
          </w:pPr>
        </w:pPrChange>
      </w:pPr>
      <w:del w:id="1961" w:author="Office" w:date="2025-10-26T17:52:00Z" w16du:dateUtc="2025-10-26T17:52:00Z">
        <w:r w:rsidDel="005D7027">
          <w:delText xml:space="preserve">            "mutual_information": getattr(self, 'mi_results', []),</w:delText>
        </w:r>
      </w:del>
    </w:p>
    <w:p w14:paraId="637F29EF" w14:textId="5E2706D7" w:rsidR="008852DE" w:rsidDel="005D7027" w:rsidRDefault="008852DE" w:rsidP="005D7027">
      <w:pPr>
        <w:pStyle w:val="SourceCode"/>
        <w:spacing w:line="360" w:lineRule="auto"/>
        <w:rPr>
          <w:del w:id="1962" w:author="Office" w:date="2025-10-26T17:52:00Z" w16du:dateUtc="2025-10-26T17:52:00Z"/>
        </w:rPr>
        <w:pPrChange w:id="1963" w:author="Office" w:date="2025-10-26T17:52:00Z" w16du:dateUtc="2025-10-26T17:52:00Z">
          <w:pPr>
            <w:pStyle w:val="BodyText"/>
          </w:pPr>
        </w:pPrChange>
      </w:pPr>
      <w:del w:id="1964" w:author="Office" w:date="2025-10-26T17:52:00Z" w16du:dateUtc="2025-10-26T17:52:00Z">
        <w:r w:rsidDel="005D7027">
          <w:delText xml:space="preserve">            "rfe_selected": getattr(self, 'rfe_features', []),</w:delText>
        </w:r>
      </w:del>
    </w:p>
    <w:p w14:paraId="2078AC4A" w14:textId="631C2215" w:rsidR="008852DE" w:rsidDel="005D7027" w:rsidRDefault="008852DE" w:rsidP="005D7027">
      <w:pPr>
        <w:pStyle w:val="SourceCode"/>
        <w:spacing w:line="360" w:lineRule="auto"/>
        <w:rPr>
          <w:del w:id="1965" w:author="Office" w:date="2025-10-26T17:52:00Z" w16du:dateUtc="2025-10-26T17:52:00Z"/>
        </w:rPr>
        <w:pPrChange w:id="1966" w:author="Office" w:date="2025-10-26T17:52:00Z" w16du:dateUtc="2025-10-26T17:52:00Z">
          <w:pPr>
            <w:pStyle w:val="BodyText"/>
          </w:pPr>
        </w:pPrChange>
      </w:pPr>
      <w:del w:id="1967" w:author="Office" w:date="2025-10-26T17:52:00Z" w16du:dateUtc="2025-10-26T17:52:00Z">
        <w:r w:rsidDel="005D7027">
          <w:delText xml:space="preserve">            "rf_importance": getattr(self, 'importance_results', []),</w:delText>
        </w:r>
      </w:del>
    </w:p>
    <w:p w14:paraId="50764D07" w14:textId="45AE0E9C" w:rsidR="008852DE" w:rsidDel="005D7027" w:rsidRDefault="008852DE" w:rsidP="005D7027">
      <w:pPr>
        <w:pStyle w:val="SourceCode"/>
        <w:spacing w:line="360" w:lineRule="auto"/>
        <w:rPr>
          <w:del w:id="1968" w:author="Office" w:date="2025-10-26T17:52:00Z" w16du:dateUtc="2025-10-26T17:52:00Z"/>
        </w:rPr>
        <w:pPrChange w:id="1969" w:author="Office" w:date="2025-10-26T17:52:00Z" w16du:dateUtc="2025-10-26T17:52:00Z">
          <w:pPr>
            <w:pStyle w:val="BodyText"/>
          </w:pPr>
        </w:pPrChange>
      </w:pPr>
      <w:del w:id="1970" w:author="Office" w:date="2025-10-26T17:52:00Z" w16du:dateUtc="2025-10-26T17:52:00Z">
        <w:r w:rsidDel="005D7027">
          <w:delText xml:space="preserve">            "dataset_info": {</w:delText>
        </w:r>
      </w:del>
    </w:p>
    <w:p w14:paraId="6575DD95" w14:textId="7DF059C3" w:rsidR="008852DE" w:rsidDel="005D7027" w:rsidRDefault="008852DE" w:rsidP="005D7027">
      <w:pPr>
        <w:pStyle w:val="SourceCode"/>
        <w:spacing w:line="360" w:lineRule="auto"/>
        <w:rPr>
          <w:del w:id="1971" w:author="Office" w:date="2025-10-26T17:52:00Z" w16du:dateUtc="2025-10-26T17:52:00Z"/>
        </w:rPr>
        <w:pPrChange w:id="1972" w:author="Office" w:date="2025-10-26T17:52:00Z" w16du:dateUtc="2025-10-26T17:52:00Z">
          <w:pPr>
            <w:pStyle w:val="BodyText"/>
          </w:pPr>
        </w:pPrChange>
      </w:pPr>
      <w:del w:id="1973" w:author="Office" w:date="2025-10-26T17:52:00Z" w16du:dateUtc="2025-10-26T17:52:00Z">
        <w:r w:rsidDel="005D7027">
          <w:delText xml:space="preserve">                "samples": len(getattr(self, 'merged_df', pd.DataFrame())),</w:delText>
        </w:r>
      </w:del>
    </w:p>
    <w:p w14:paraId="75C28760" w14:textId="766EA2F3" w:rsidR="008852DE" w:rsidDel="005D7027" w:rsidRDefault="008852DE" w:rsidP="005D7027">
      <w:pPr>
        <w:pStyle w:val="SourceCode"/>
        <w:spacing w:line="360" w:lineRule="auto"/>
        <w:rPr>
          <w:del w:id="1974" w:author="Office" w:date="2025-10-26T17:52:00Z" w16du:dateUtc="2025-10-26T17:52:00Z"/>
        </w:rPr>
        <w:pPrChange w:id="1975" w:author="Office" w:date="2025-10-26T17:52:00Z" w16du:dateUtc="2025-10-26T17:52:00Z">
          <w:pPr>
            <w:pStyle w:val="BodyText"/>
          </w:pPr>
        </w:pPrChange>
      </w:pPr>
      <w:del w:id="1976" w:author="Office" w:date="2025-10-26T17:52:00Z" w16du:dateUtc="2025-10-26T17:52:00Z">
        <w:r w:rsidDel="005D7027">
          <w:delText xml:space="preserve">                "features": len(getattr(self, 'merged_df', pd.DataFrame()).select_dtypes(include=[np.number]).columns) - 1,</w:delText>
        </w:r>
      </w:del>
    </w:p>
    <w:p w14:paraId="42D05D72" w14:textId="590CA29A" w:rsidR="008852DE" w:rsidDel="005D7027" w:rsidRDefault="008852DE" w:rsidP="005D7027">
      <w:pPr>
        <w:pStyle w:val="SourceCode"/>
        <w:spacing w:line="360" w:lineRule="auto"/>
        <w:rPr>
          <w:del w:id="1977" w:author="Office" w:date="2025-10-26T17:52:00Z" w16du:dateUtc="2025-10-26T17:52:00Z"/>
        </w:rPr>
        <w:pPrChange w:id="1978" w:author="Office" w:date="2025-10-26T17:52:00Z" w16du:dateUtc="2025-10-26T17:52:00Z">
          <w:pPr>
            <w:pStyle w:val="BodyText"/>
          </w:pPr>
        </w:pPrChange>
      </w:pPr>
      <w:del w:id="1979" w:author="Office" w:date="2025-10-26T17:52:00Z" w16du:dateUtc="2025-10-26T17:52:00Z">
        <w:r w:rsidDel="005D7027">
          <w:delText xml:space="preserve">                "target_distribution": {</w:delText>
        </w:r>
      </w:del>
    </w:p>
    <w:p w14:paraId="4E9DA3B9" w14:textId="694457AE" w:rsidR="008852DE" w:rsidDel="005D7027" w:rsidRDefault="008852DE" w:rsidP="005D7027">
      <w:pPr>
        <w:pStyle w:val="SourceCode"/>
        <w:spacing w:line="360" w:lineRule="auto"/>
        <w:rPr>
          <w:del w:id="1980" w:author="Office" w:date="2025-10-26T17:52:00Z" w16du:dateUtc="2025-10-26T17:52:00Z"/>
        </w:rPr>
        <w:pPrChange w:id="1981" w:author="Office" w:date="2025-10-26T17:52:00Z" w16du:dateUtc="2025-10-26T17:52:00Z">
          <w:pPr>
            <w:pStyle w:val="BodyText"/>
          </w:pPr>
        </w:pPrChange>
      </w:pPr>
      <w:del w:id="1982" w:author="Office" w:date="2025-10-26T17:52:00Z" w16du:dateUtc="2025-10-26T17:52:00Z">
        <w:r w:rsidDel="005D7027">
          <w:delText xml:space="preserve">                    "0": int((~getattr(self, 'merged_df', pd.DataFrame())['Target']).sum()),</w:delText>
        </w:r>
      </w:del>
    </w:p>
    <w:p w14:paraId="109ECAB9" w14:textId="470CE0D0" w:rsidR="008852DE" w:rsidDel="005D7027" w:rsidRDefault="008852DE" w:rsidP="005D7027">
      <w:pPr>
        <w:pStyle w:val="SourceCode"/>
        <w:spacing w:line="360" w:lineRule="auto"/>
        <w:rPr>
          <w:del w:id="1983" w:author="Office" w:date="2025-10-26T17:52:00Z" w16du:dateUtc="2025-10-26T17:52:00Z"/>
        </w:rPr>
        <w:pPrChange w:id="1984" w:author="Office" w:date="2025-10-26T17:52:00Z" w16du:dateUtc="2025-10-26T17:52:00Z">
          <w:pPr>
            <w:pStyle w:val="BodyText"/>
          </w:pPr>
        </w:pPrChange>
      </w:pPr>
      <w:del w:id="1985" w:author="Office" w:date="2025-10-26T17:52:00Z" w16du:dateUtc="2025-10-26T17:52:00Z">
        <w:r w:rsidDel="005D7027">
          <w:delText xml:space="preserve">                    "1": int(getattr(self, 'merged_df', pd.DataFrame())['Target'].sum())</w:delText>
        </w:r>
      </w:del>
    </w:p>
    <w:p w14:paraId="36D3DEDE" w14:textId="6C1D800E" w:rsidR="008852DE" w:rsidDel="005D7027" w:rsidRDefault="008852DE" w:rsidP="005D7027">
      <w:pPr>
        <w:pStyle w:val="SourceCode"/>
        <w:spacing w:line="360" w:lineRule="auto"/>
        <w:rPr>
          <w:del w:id="1986" w:author="Office" w:date="2025-10-26T17:52:00Z" w16du:dateUtc="2025-10-26T17:52:00Z"/>
        </w:rPr>
        <w:pPrChange w:id="1987" w:author="Office" w:date="2025-10-26T17:52:00Z" w16du:dateUtc="2025-10-26T17:52:00Z">
          <w:pPr>
            <w:pStyle w:val="BodyText"/>
          </w:pPr>
        </w:pPrChange>
      </w:pPr>
      <w:del w:id="1988" w:author="Office" w:date="2025-10-26T17:52:00Z" w16du:dateUtc="2025-10-26T17:52:00Z">
        <w:r w:rsidDel="005D7027">
          <w:delText xml:space="preserve">                }</w:delText>
        </w:r>
      </w:del>
    </w:p>
    <w:p w14:paraId="7919C54F" w14:textId="5597D8C9" w:rsidR="008852DE" w:rsidDel="005D7027" w:rsidRDefault="008852DE" w:rsidP="005D7027">
      <w:pPr>
        <w:pStyle w:val="SourceCode"/>
        <w:spacing w:line="360" w:lineRule="auto"/>
        <w:rPr>
          <w:del w:id="1989" w:author="Office" w:date="2025-10-26T17:52:00Z" w16du:dateUtc="2025-10-26T17:52:00Z"/>
        </w:rPr>
        <w:pPrChange w:id="1990" w:author="Office" w:date="2025-10-26T17:52:00Z" w16du:dateUtc="2025-10-26T17:52:00Z">
          <w:pPr>
            <w:pStyle w:val="BodyText"/>
          </w:pPr>
        </w:pPrChange>
      </w:pPr>
      <w:del w:id="1991" w:author="Office" w:date="2025-10-26T17:52:00Z" w16du:dateUtc="2025-10-26T17:52:00Z">
        <w:r w:rsidDel="005D7027">
          <w:delText xml:space="preserve">            }</w:delText>
        </w:r>
      </w:del>
    </w:p>
    <w:p w14:paraId="6CB35FA8" w14:textId="557AA95B" w:rsidR="008852DE" w:rsidDel="005D7027" w:rsidRDefault="008852DE" w:rsidP="005D7027">
      <w:pPr>
        <w:pStyle w:val="SourceCode"/>
        <w:spacing w:line="360" w:lineRule="auto"/>
        <w:rPr>
          <w:del w:id="1992" w:author="Office" w:date="2025-10-26T17:52:00Z" w16du:dateUtc="2025-10-26T17:52:00Z"/>
        </w:rPr>
        <w:pPrChange w:id="1993" w:author="Office" w:date="2025-10-26T17:52:00Z" w16du:dateUtc="2025-10-26T17:52:00Z">
          <w:pPr>
            <w:pStyle w:val="BodyText"/>
          </w:pPr>
        </w:pPrChange>
      </w:pPr>
      <w:del w:id="1994" w:author="Office" w:date="2025-10-26T17:52:00Z" w16du:dateUtc="2025-10-26T17:52:00Z">
        <w:r w:rsidDel="005D7027">
          <w:delText xml:space="preserve">        }</w:delText>
        </w:r>
      </w:del>
    </w:p>
    <w:p w14:paraId="3869A8E4" w14:textId="5DBFDED3" w:rsidR="008852DE" w:rsidDel="005D7027" w:rsidRDefault="008852DE" w:rsidP="005D7027">
      <w:pPr>
        <w:pStyle w:val="SourceCode"/>
        <w:spacing w:line="360" w:lineRule="auto"/>
        <w:rPr>
          <w:del w:id="1995" w:author="Office" w:date="2025-10-26T17:52:00Z" w16du:dateUtc="2025-10-26T17:52:00Z"/>
        </w:rPr>
        <w:pPrChange w:id="1996" w:author="Office" w:date="2025-10-26T17:52:00Z" w16du:dateUtc="2025-10-26T17:52:00Z">
          <w:pPr>
            <w:pStyle w:val="BodyText"/>
          </w:pPr>
        </w:pPrChange>
      </w:pPr>
    </w:p>
    <w:p w14:paraId="48810C38" w14:textId="7A96C2F0" w:rsidR="008852DE" w:rsidDel="005D7027" w:rsidRDefault="008852DE" w:rsidP="005D7027">
      <w:pPr>
        <w:pStyle w:val="SourceCode"/>
        <w:spacing w:line="360" w:lineRule="auto"/>
        <w:rPr>
          <w:del w:id="1997" w:author="Office" w:date="2025-10-26T17:52:00Z" w16du:dateUtc="2025-10-26T17:52:00Z"/>
        </w:rPr>
        <w:pPrChange w:id="1998" w:author="Office" w:date="2025-10-26T17:52:00Z" w16du:dateUtc="2025-10-26T17:52:00Z">
          <w:pPr>
            <w:pStyle w:val="BodyText"/>
          </w:pPr>
        </w:pPrChange>
      </w:pPr>
      <w:del w:id="1999" w:author="Office" w:date="2025-10-26T17:52:00Z" w16du:dateUtc="2025-10-26T17:52:00Z">
        <w:r w:rsidDel="005D7027">
          <w:delText xml:space="preserve">        with open('eda_plots/feature_selection_results.json', 'w') as f:</w:delText>
        </w:r>
      </w:del>
    </w:p>
    <w:p w14:paraId="19BE8E92" w14:textId="0DDCC76C" w:rsidR="008852DE" w:rsidDel="005D7027" w:rsidRDefault="008852DE" w:rsidP="005D7027">
      <w:pPr>
        <w:pStyle w:val="SourceCode"/>
        <w:spacing w:line="360" w:lineRule="auto"/>
        <w:rPr>
          <w:del w:id="2000" w:author="Office" w:date="2025-10-26T17:52:00Z" w16du:dateUtc="2025-10-26T17:52:00Z"/>
        </w:rPr>
        <w:pPrChange w:id="2001" w:author="Office" w:date="2025-10-26T17:52:00Z" w16du:dateUtc="2025-10-26T17:52:00Z">
          <w:pPr>
            <w:pStyle w:val="BodyText"/>
          </w:pPr>
        </w:pPrChange>
      </w:pPr>
      <w:del w:id="2002" w:author="Office" w:date="2025-10-26T17:52:00Z" w16du:dateUtc="2025-10-26T17:52:00Z">
        <w:r w:rsidDel="005D7027">
          <w:delText xml:space="preserve">            json.dump(feature_results, f, indent=2)</w:delText>
        </w:r>
      </w:del>
    </w:p>
    <w:p w14:paraId="3E7042CB" w14:textId="69DB27A4" w:rsidR="008852DE" w:rsidDel="005D7027" w:rsidRDefault="008852DE" w:rsidP="005D7027">
      <w:pPr>
        <w:pStyle w:val="SourceCode"/>
        <w:spacing w:line="360" w:lineRule="auto"/>
        <w:rPr>
          <w:del w:id="2003" w:author="Office" w:date="2025-10-26T17:52:00Z" w16du:dateUtc="2025-10-26T17:52:00Z"/>
        </w:rPr>
        <w:pPrChange w:id="2004" w:author="Office" w:date="2025-10-26T17:52:00Z" w16du:dateUtc="2025-10-26T17:52:00Z">
          <w:pPr>
            <w:pStyle w:val="BodyText"/>
          </w:pPr>
        </w:pPrChange>
      </w:pPr>
    </w:p>
    <w:p w14:paraId="73BF31B8" w14:textId="082D4DA2" w:rsidR="008852DE" w:rsidDel="005D7027" w:rsidRDefault="008852DE" w:rsidP="005D7027">
      <w:pPr>
        <w:pStyle w:val="SourceCode"/>
        <w:spacing w:line="360" w:lineRule="auto"/>
        <w:rPr>
          <w:del w:id="2005" w:author="Office" w:date="2025-10-26T17:52:00Z" w16du:dateUtc="2025-10-26T17:52:00Z"/>
        </w:rPr>
        <w:pPrChange w:id="2006" w:author="Office" w:date="2025-10-26T17:52:00Z" w16du:dateUtc="2025-10-26T17:52:00Z">
          <w:pPr>
            <w:pStyle w:val="BodyText"/>
          </w:pPr>
        </w:pPrChange>
      </w:pPr>
      <w:del w:id="2007" w:author="Office" w:date="2025-10-26T17:52:00Z" w16du:dateUtc="2025-10-26T17:52:00Z">
        <w:r w:rsidDel="005D7027">
          <w:delText xml:space="preserve">        print("Results saved to eda_plots/ directory")</w:delText>
        </w:r>
      </w:del>
    </w:p>
    <w:p w14:paraId="08E36718" w14:textId="4D07EFBB" w:rsidR="008852DE" w:rsidDel="005D7027" w:rsidRDefault="008852DE" w:rsidP="005D7027">
      <w:pPr>
        <w:pStyle w:val="SourceCode"/>
        <w:spacing w:line="360" w:lineRule="auto"/>
        <w:rPr>
          <w:del w:id="2008" w:author="Office" w:date="2025-10-26T17:52:00Z" w16du:dateUtc="2025-10-26T17:52:00Z"/>
        </w:rPr>
        <w:pPrChange w:id="2009" w:author="Office" w:date="2025-10-26T17:52:00Z" w16du:dateUtc="2025-10-26T17:52:00Z">
          <w:pPr>
            <w:pStyle w:val="BodyText"/>
          </w:pPr>
        </w:pPrChange>
      </w:pPr>
    </w:p>
    <w:p w14:paraId="16F6B1F4" w14:textId="322FC314" w:rsidR="008852DE" w:rsidDel="005D7027" w:rsidRDefault="008852DE" w:rsidP="005D7027">
      <w:pPr>
        <w:pStyle w:val="SourceCode"/>
        <w:spacing w:line="360" w:lineRule="auto"/>
        <w:rPr>
          <w:del w:id="2010" w:author="Office" w:date="2025-10-26T17:52:00Z" w16du:dateUtc="2025-10-26T17:52:00Z"/>
        </w:rPr>
        <w:pPrChange w:id="2011" w:author="Office" w:date="2025-10-26T17:52:00Z" w16du:dateUtc="2025-10-26T17:52:00Z">
          <w:pPr>
            <w:pStyle w:val="BodyText"/>
          </w:pPr>
        </w:pPrChange>
      </w:pPr>
      <w:del w:id="2012" w:author="Office" w:date="2025-10-26T17:52:00Z" w16du:dateUtc="2025-10-26T17:52:00Z">
        <w:r w:rsidDel="005D7027">
          <w:delText>def main():</w:delText>
        </w:r>
      </w:del>
    </w:p>
    <w:p w14:paraId="111593E4" w14:textId="6D106090" w:rsidR="008852DE" w:rsidDel="005D7027" w:rsidRDefault="008852DE" w:rsidP="005D7027">
      <w:pPr>
        <w:pStyle w:val="SourceCode"/>
        <w:spacing w:line="360" w:lineRule="auto"/>
        <w:rPr>
          <w:del w:id="2013" w:author="Office" w:date="2025-10-26T17:52:00Z" w16du:dateUtc="2025-10-26T17:52:00Z"/>
        </w:rPr>
        <w:pPrChange w:id="2014" w:author="Office" w:date="2025-10-26T17:52:00Z" w16du:dateUtc="2025-10-26T17:52:00Z">
          <w:pPr>
            <w:pStyle w:val="BodyText"/>
          </w:pPr>
        </w:pPrChange>
      </w:pPr>
      <w:del w:id="2015" w:author="Office" w:date="2025-10-26T17:52:00Z" w16du:dateUtc="2025-10-26T17:52:00Z">
        <w:r w:rsidDel="005D7027">
          <w:delText xml:space="preserve">    """Main analysis pipeline"""</w:delText>
        </w:r>
      </w:del>
    </w:p>
    <w:p w14:paraId="03D758CA" w14:textId="28555E56" w:rsidR="008852DE" w:rsidDel="005D7027" w:rsidRDefault="008852DE" w:rsidP="005D7027">
      <w:pPr>
        <w:pStyle w:val="SourceCode"/>
        <w:spacing w:line="360" w:lineRule="auto"/>
        <w:rPr>
          <w:del w:id="2016" w:author="Office" w:date="2025-10-26T17:52:00Z" w16du:dateUtc="2025-10-26T17:52:00Z"/>
        </w:rPr>
        <w:pPrChange w:id="2017" w:author="Office" w:date="2025-10-26T17:52:00Z" w16du:dateUtc="2025-10-26T17:52:00Z">
          <w:pPr>
            <w:pStyle w:val="BodyText"/>
          </w:pPr>
        </w:pPrChange>
      </w:pPr>
    </w:p>
    <w:p w14:paraId="7775F161" w14:textId="1906ECC0" w:rsidR="008852DE" w:rsidDel="005D7027" w:rsidRDefault="008852DE" w:rsidP="005D7027">
      <w:pPr>
        <w:pStyle w:val="SourceCode"/>
        <w:spacing w:line="360" w:lineRule="auto"/>
        <w:rPr>
          <w:del w:id="2018" w:author="Office" w:date="2025-10-26T17:52:00Z" w16du:dateUtc="2025-10-26T17:52:00Z"/>
        </w:rPr>
        <w:pPrChange w:id="2019" w:author="Office" w:date="2025-10-26T17:52:00Z" w16du:dateUtc="2025-10-26T17:52:00Z">
          <w:pPr>
            <w:pStyle w:val="BodyText"/>
          </w:pPr>
        </w:pPrChange>
      </w:pPr>
      <w:del w:id="2020" w:author="Office" w:date="2025-10-26T17:52:00Z" w16du:dateUtc="2025-10-26T17:52:00Z">
        <w:r w:rsidDel="005D7027">
          <w:delText xml:space="preserve">    print("Starting GSE Sentiment Analysis EDA Pipeline")</w:delText>
        </w:r>
      </w:del>
    </w:p>
    <w:p w14:paraId="02BA18B1" w14:textId="7BD2952E" w:rsidR="008852DE" w:rsidDel="005D7027" w:rsidRDefault="008852DE" w:rsidP="005D7027">
      <w:pPr>
        <w:pStyle w:val="SourceCode"/>
        <w:spacing w:line="360" w:lineRule="auto"/>
        <w:rPr>
          <w:del w:id="2021" w:author="Office" w:date="2025-10-26T17:52:00Z" w16du:dateUtc="2025-10-26T17:52:00Z"/>
        </w:rPr>
        <w:pPrChange w:id="2022" w:author="Office" w:date="2025-10-26T17:52:00Z" w16du:dateUtc="2025-10-26T17:52:00Z">
          <w:pPr>
            <w:pStyle w:val="BodyText"/>
          </w:pPr>
        </w:pPrChange>
      </w:pPr>
      <w:del w:id="2023" w:author="Office" w:date="2025-10-26T17:52:00Z" w16du:dateUtc="2025-10-26T17:52:00Z">
        <w:r w:rsidDel="005D7027">
          <w:delText xml:space="preserve">    print("=" * 50)</w:delText>
        </w:r>
      </w:del>
    </w:p>
    <w:p w14:paraId="3851FAEB" w14:textId="58B2120D" w:rsidR="008852DE" w:rsidDel="005D7027" w:rsidRDefault="008852DE" w:rsidP="005D7027">
      <w:pPr>
        <w:pStyle w:val="SourceCode"/>
        <w:spacing w:line="360" w:lineRule="auto"/>
        <w:rPr>
          <w:del w:id="2024" w:author="Office" w:date="2025-10-26T17:52:00Z" w16du:dateUtc="2025-10-26T17:52:00Z"/>
        </w:rPr>
        <w:pPrChange w:id="2025" w:author="Office" w:date="2025-10-26T17:52:00Z" w16du:dateUtc="2025-10-26T17:52:00Z">
          <w:pPr>
            <w:pStyle w:val="BodyText"/>
          </w:pPr>
        </w:pPrChange>
      </w:pPr>
    </w:p>
    <w:p w14:paraId="3C13E131" w14:textId="2C20D5C3" w:rsidR="008852DE" w:rsidDel="005D7027" w:rsidRDefault="008852DE" w:rsidP="005D7027">
      <w:pPr>
        <w:pStyle w:val="SourceCode"/>
        <w:spacing w:line="360" w:lineRule="auto"/>
        <w:rPr>
          <w:del w:id="2026" w:author="Office" w:date="2025-10-26T17:52:00Z" w16du:dateUtc="2025-10-26T17:52:00Z"/>
        </w:rPr>
        <w:pPrChange w:id="2027" w:author="Office" w:date="2025-10-26T17:52:00Z" w16du:dateUtc="2025-10-26T17:52:00Z">
          <w:pPr>
            <w:pStyle w:val="BodyText"/>
          </w:pPr>
        </w:pPrChange>
      </w:pPr>
      <w:del w:id="2028" w:author="Office" w:date="2025-10-26T17:52:00Z" w16du:dateUtc="2025-10-26T17:52:00Z">
        <w:r w:rsidDel="005D7027">
          <w:delText xml:space="preserve">    # Initialize analyzer</w:delText>
        </w:r>
      </w:del>
    </w:p>
    <w:p w14:paraId="61B2DAC8" w14:textId="0160E2B9" w:rsidR="008852DE" w:rsidDel="005D7027" w:rsidRDefault="008852DE" w:rsidP="005D7027">
      <w:pPr>
        <w:pStyle w:val="SourceCode"/>
        <w:spacing w:line="360" w:lineRule="auto"/>
        <w:rPr>
          <w:del w:id="2029" w:author="Office" w:date="2025-10-26T17:52:00Z" w16du:dateUtc="2025-10-26T17:52:00Z"/>
        </w:rPr>
        <w:pPrChange w:id="2030" w:author="Office" w:date="2025-10-26T17:52:00Z" w16du:dateUtc="2025-10-26T17:52:00Z">
          <w:pPr>
            <w:pStyle w:val="BodyText"/>
          </w:pPr>
        </w:pPrChange>
      </w:pPr>
      <w:del w:id="2031" w:author="Office" w:date="2025-10-26T17:52:00Z" w16du:dateUtc="2025-10-26T17:52:00Z">
        <w:r w:rsidDel="005D7027">
          <w:delText xml:space="preserve">    analyzer = GSEDataAnalyzer()</w:delText>
        </w:r>
      </w:del>
    </w:p>
    <w:p w14:paraId="25801D86" w14:textId="7CE674D9" w:rsidR="008852DE" w:rsidDel="005D7027" w:rsidRDefault="008852DE" w:rsidP="005D7027">
      <w:pPr>
        <w:pStyle w:val="SourceCode"/>
        <w:spacing w:line="360" w:lineRule="auto"/>
        <w:rPr>
          <w:del w:id="2032" w:author="Office" w:date="2025-10-26T17:52:00Z" w16du:dateUtc="2025-10-26T17:52:00Z"/>
        </w:rPr>
        <w:pPrChange w:id="2033" w:author="Office" w:date="2025-10-26T17:52:00Z" w16du:dateUtc="2025-10-26T17:52:00Z">
          <w:pPr>
            <w:pStyle w:val="BodyText"/>
          </w:pPr>
        </w:pPrChange>
      </w:pPr>
    </w:p>
    <w:p w14:paraId="3EF9629D" w14:textId="7DD04C1F" w:rsidR="008852DE" w:rsidDel="005D7027" w:rsidRDefault="008852DE" w:rsidP="005D7027">
      <w:pPr>
        <w:pStyle w:val="SourceCode"/>
        <w:spacing w:line="360" w:lineRule="auto"/>
        <w:rPr>
          <w:del w:id="2034" w:author="Office" w:date="2025-10-26T17:52:00Z" w16du:dateUtc="2025-10-26T17:52:00Z"/>
        </w:rPr>
        <w:pPrChange w:id="2035" w:author="Office" w:date="2025-10-26T17:52:00Z" w16du:dateUtc="2025-10-26T17:52:00Z">
          <w:pPr>
            <w:pStyle w:val="BodyText"/>
          </w:pPr>
        </w:pPrChange>
      </w:pPr>
      <w:del w:id="2036" w:author="Office" w:date="2025-10-26T17:52:00Z" w16du:dateUtc="2025-10-26T17:52:00Z">
        <w:r w:rsidDel="005D7027">
          <w:delText xml:space="preserve">    try:</w:delText>
        </w:r>
      </w:del>
    </w:p>
    <w:p w14:paraId="0048FF13" w14:textId="541D5F02" w:rsidR="008852DE" w:rsidDel="005D7027" w:rsidRDefault="008852DE" w:rsidP="005D7027">
      <w:pPr>
        <w:pStyle w:val="SourceCode"/>
        <w:spacing w:line="360" w:lineRule="auto"/>
        <w:rPr>
          <w:del w:id="2037" w:author="Office" w:date="2025-10-26T17:52:00Z" w16du:dateUtc="2025-10-26T17:52:00Z"/>
        </w:rPr>
        <w:pPrChange w:id="2038" w:author="Office" w:date="2025-10-26T17:52:00Z" w16du:dateUtc="2025-10-26T17:52:00Z">
          <w:pPr>
            <w:pStyle w:val="BodyText"/>
          </w:pPr>
        </w:pPrChange>
      </w:pPr>
      <w:del w:id="2039" w:author="Office" w:date="2025-10-26T17:52:00Z" w16du:dateUtc="2025-10-26T17:52:00Z">
        <w:r w:rsidDel="005D7027">
          <w:delText xml:space="preserve">        # Load data</w:delText>
        </w:r>
      </w:del>
    </w:p>
    <w:p w14:paraId="0B6E2DCF" w14:textId="7EAE869C" w:rsidR="008852DE" w:rsidDel="005D7027" w:rsidRDefault="008852DE" w:rsidP="005D7027">
      <w:pPr>
        <w:pStyle w:val="SourceCode"/>
        <w:spacing w:line="360" w:lineRule="auto"/>
        <w:rPr>
          <w:del w:id="2040" w:author="Office" w:date="2025-10-26T17:52:00Z" w16du:dateUtc="2025-10-26T17:52:00Z"/>
        </w:rPr>
        <w:pPrChange w:id="2041" w:author="Office" w:date="2025-10-26T17:52:00Z" w16du:dateUtc="2025-10-26T17:52:00Z">
          <w:pPr>
            <w:pStyle w:val="BodyText"/>
          </w:pPr>
        </w:pPrChange>
      </w:pPr>
      <w:del w:id="2042" w:author="Office" w:date="2025-10-26T17:52:00Z" w16du:dateUtc="2025-10-26T17:52:00Z">
        <w:r w:rsidDel="005D7027">
          <w:delText xml:space="preserve">        analyzer.load_data()</w:delText>
        </w:r>
      </w:del>
    </w:p>
    <w:p w14:paraId="1CE010A1" w14:textId="086F11A6" w:rsidR="008852DE" w:rsidDel="005D7027" w:rsidRDefault="008852DE" w:rsidP="005D7027">
      <w:pPr>
        <w:pStyle w:val="SourceCode"/>
        <w:spacing w:line="360" w:lineRule="auto"/>
        <w:rPr>
          <w:del w:id="2043" w:author="Office" w:date="2025-10-26T17:52:00Z" w16du:dateUtc="2025-10-26T17:52:00Z"/>
        </w:rPr>
        <w:pPrChange w:id="2044" w:author="Office" w:date="2025-10-26T17:52:00Z" w16du:dateUtc="2025-10-26T17:52:00Z">
          <w:pPr>
            <w:pStyle w:val="BodyText"/>
          </w:pPr>
        </w:pPrChange>
      </w:pPr>
    </w:p>
    <w:p w14:paraId="5AEABBB5" w14:textId="5C4FE8B4" w:rsidR="008852DE" w:rsidDel="005D7027" w:rsidRDefault="008852DE" w:rsidP="005D7027">
      <w:pPr>
        <w:pStyle w:val="SourceCode"/>
        <w:spacing w:line="360" w:lineRule="auto"/>
        <w:rPr>
          <w:del w:id="2045" w:author="Office" w:date="2025-10-26T17:52:00Z" w16du:dateUtc="2025-10-26T17:52:00Z"/>
        </w:rPr>
        <w:pPrChange w:id="2046" w:author="Office" w:date="2025-10-26T17:52:00Z" w16du:dateUtc="2025-10-26T17:52:00Z">
          <w:pPr>
            <w:pStyle w:val="BodyText"/>
          </w:pPr>
        </w:pPrChange>
      </w:pPr>
      <w:del w:id="2047" w:author="Office" w:date="2025-10-26T17:52:00Z" w16du:dateUtc="2025-10-26T17:52:00Z">
        <w:r w:rsidDel="005D7027">
          <w:delText xml:space="preserve">        # Perform EDA</w:delText>
        </w:r>
      </w:del>
    </w:p>
    <w:p w14:paraId="7A2FE76E" w14:textId="733AB439" w:rsidR="008852DE" w:rsidDel="005D7027" w:rsidRDefault="008852DE" w:rsidP="005D7027">
      <w:pPr>
        <w:pStyle w:val="SourceCode"/>
        <w:spacing w:line="360" w:lineRule="auto"/>
        <w:rPr>
          <w:del w:id="2048" w:author="Office" w:date="2025-10-26T17:52:00Z" w16du:dateUtc="2025-10-26T17:52:00Z"/>
        </w:rPr>
        <w:pPrChange w:id="2049" w:author="Office" w:date="2025-10-26T17:52:00Z" w16du:dateUtc="2025-10-26T17:52:00Z">
          <w:pPr>
            <w:pStyle w:val="BodyText"/>
          </w:pPr>
        </w:pPrChange>
      </w:pPr>
      <w:del w:id="2050" w:author="Office" w:date="2025-10-26T17:52:00Z" w16du:dateUtc="2025-10-26T17:52:00Z">
        <w:r w:rsidDel="005D7027">
          <w:delText xml:space="preserve">        analyzer.perform_eda()</w:delText>
        </w:r>
      </w:del>
    </w:p>
    <w:p w14:paraId="1ACE52DC" w14:textId="2E20E5EC" w:rsidR="008852DE" w:rsidDel="005D7027" w:rsidRDefault="008852DE" w:rsidP="005D7027">
      <w:pPr>
        <w:pStyle w:val="SourceCode"/>
        <w:spacing w:line="360" w:lineRule="auto"/>
        <w:rPr>
          <w:del w:id="2051" w:author="Office" w:date="2025-10-26T17:52:00Z" w16du:dateUtc="2025-10-26T17:52:00Z"/>
        </w:rPr>
        <w:pPrChange w:id="2052" w:author="Office" w:date="2025-10-26T17:52:00Z" w16du:dateUtc="2025-10-26T17:52:00Z">
          <w:pPr>
            <w:pStyle w:val="BodyText"/>
          </w:pPr>
        </w:pPrChange>
      </w:pPr>
    </w:p>
    <w:p w14:paraId="784D8AF9" w14:textId="7BA50FE3" w:rsidR="008852DE" w:rsidDel="005D7027" w:rsidRDefault="008852DE" w:rsidP="005D7027">
      <w:pPr>
        <w:pStyle w:val="SourceCode"/>
        <w:spacing w:line="360" w:lineRule="auto"/>
        <w:rPr>
          <w:del w:id="2053" w:author="Office" w:date="2025-10-26T17:52:00Z" w16du:dateUtc="2025-10-26T17:52:00Z"/>
        </w:rPr>
        <w:pPrChange w:id="2054" w:author="Office" w:date="2025-10-26T17:52:00Z" w16du:dateUtc="2025-10-26T17:52:00Z">
          <w:pPr>
            <w:pStyle w:val="BodyText"/>
          </w:pPr>
        </w:pPrChange>
      </w:pPr>
      <w:del w:id="2055" w:author="Office" w:date="2025-10-26T17:52:00Z" w16du:dateUtc="2025-10-26T17:52:00Z">
        <w:r w:rsidDel="005D7027">
          <w:delText xml:space="preserve">        # Perform feature selection</w:delText>
        </w:r>
      </w:del>
    </w:p>
    <w:p w14:paraId="51D9767B" w14:textId="16C6B526" w:rsidR="008852DE" w:rsidDel="005D7027" w:rsidRDefault="008852DE" w:rsidP="005D7027">
      <w:pPr>
        <w:pStyle w:val="SourceCode"/>
        <w:spacing w:line="360" w:lineRule="auto"/>
        <w:rPr>
          <w:del w:id="2056" w:author="Office" w:date="2025-10-26T17:52:00Z" w16du:dateUtc="2025-10-26T17:52:00Z"/>
        </w:rPr>
        <w:pPrChange w:id="2057" w:author="Office" w:date="2025-10-26T17:52:00Z" w16du:dateUtc="2025-10-26T17:52:00Z">
          <w:pPr>
            <w:pStyle w:val="BodyText"/>
          </w:pPr>
        </w:pPrChange>
      </w:pPr>
      <w:del w:id="2058" w:author="Office" w:date="2025-10-26T17:52:00Z" w16du:dateUtc="2025-10-26T17:52:00Z">
        <w:r w:rsidDel="005D7027">
          <w:delText xml:space="preserve">        analyzer.perform_feature_selection()</w:delText>
        </w:r>
      </w:del>
    </w:p>
    <w:p w14:paraId="1EA3289F" w14:textId="60202801" w:rsidR="008852DE" w:rsidDel="005D7027" w:rsidRDefault="008852DE" w:rsidP="005D7027">
      <w:pPr>
        <w:pStyle w:val="SourceCode"/>
        <w:spacing w:line="360" w:lineRule="auto"/>
        <w:rPr>
          <w:del w:id="2059" w:author="Office" w:date="2025-10-26T17:52:00Z" w16du:dateUtc="2025-10-26T17:52:00Z"/>
        </w:rPr>
        <w:pPrChange w:id="2060" w:author="Office" w:date="2025-10-26T17:52:00Z" w16du:dateUtc="2025-10-26T17:52:00Z">
          <w:pPr>
            <w:pStyle w:val="BodyText"/>
          </w:pPr>
        </w:pPrChange>
      </w:pPr>
    </w:p>
    <w:p w14:paraId="745A30BA" w14:textId="6B6146E3" w:rsidR="008852DE" w:rsidDel="005D7027" w:rsidRDefault="008852DE" w:rsidP="005D7027">
      <w:pPr>
        <w:pStyle w:val="SourceCode"/>
        <w:spacing w:line="360" w:lineRule="auto"/>
        <w:rPr>
          <w:del w:id="2061" w:author="Office" w:date="2025-10-26T17:52:00Z" w16du:dateUtc="2025-10-26T17:52:00Z"/>
        </w:rPr>
        <w:pPrChange w:id="2062" w:author="Office" w:date="2025-10-26T17:52:00Z" w16du:dateUtc="2025-10-26T17:52:00Z">
          <w:pPr>
            <w:pStyle w:val="BodyText"/>
          </w:pPr>
        </w:pPrChange>
      </w:pPr>
      <w:del w:id="2063" w:author="Office" w:date="2025-10-26T17:52:00Z" w16du:dateUtc="2025-10-26T17:52:00Z">
        <w:r w:rsidDel="005D7027">
          <w:delText xml:space="preserve">        # Generate visualizations</w:delText>
        </w:r>
      </w:del>
    </w:p>
    <w:p w14:paraId="430C4F06" w14:textId="4F6DE10A" w:rsidR="008852DE" w:rsidDel="005D7027" w:rsidRDefault="008852DE" w:rsidP="005D7027">
      <w:pPr>
        <w:pStyle w:val="SourceCode"/>
        <w:spacing w:line="360" w:lineRule="auto"/>
        <w:rPr>
          <w:del w:id="2064" w:author="Office" w:date="2025-10-26T17:52:00Z" w16du:dateUtc="2025-10-26T17:52:00Z"/>
        </w:rPr>
        <w:pPrChange w:id="2065" w:author="Office" w:date="2025-10-26T17:52:00Z" w16du:dateUtc="2025-10-26T17:52:00Z">
          <w:pPr>
            <w:pStyle w:val="BodyText"/>
          </w:pPr>
        </w:pPrChange>
      </w:pPr>
      <w:del w:id="2066" w:author="Office" w:date="2025-10-26T17:52:00Z" w16du:dateUtc="2025-10-26T17:52:00Z">
        <w:r w:rsidDel="005D7027">
          <w:delText xml:space="preserve">        analyzer.generate_visualizations()</w:delText>
        </w:r>
      </w:del>
    </w:p>
    <w:p w14:paraId="4A4071F8" w14:textId="455F2861" w:rsidR="008852DE" w:rsidDel="005D7027" w:rsidRDefault="008852DE" w:rsidP="005D7027">
      <w:pPr>
        <w:pStyle w:val="SourceCode"/>
        <w:spacing w:line="360" w:lineRule="auto"/>
        <w:rPr>
          <w:del w:id="2067" w:author="Office" w:date="2025-10-26T17:52:00Z" w16du:dateUtc="2025-10-26T17:52:00Z"/>
        </w:rPr>
        <w:pPrChange w:id="2068" w:author="Office" w:date="2025-10-26T17:52:00Z" w16du:dateUtc="2025-10-26T17:52:00Z">
          <w:pPr>
            <w:pStyle w:val="BodyText"/>
          </w:pPr>
        </w:pPrChange>
      </w:pPr>
    </w:p>
    <w:p w14:paraId="25611A4D" w14:textId="161862C0" w:rsidR="008852DE" w:rsidDel="005D7027" w:rsidRDefault="008852DE" w:rsidP="005D7027">
      <w:pPr>
        <w:pStyle w:val="SourceCode"/>
        <w:spacing w:line="360" w:lineRule="auto"/>
        <w:rPr>
          <w:del w:id="2069" w:author="Office" w:date="2025-10-26T17:52:00Z" w16du:dateUtc="2025-10-26T17:52:00Z"/>
        </w:rPr>
        <w:pPrChange w:id="2070" w:author="Office" w:date="2025-10-26T17:52:00Z" w16du:dateUtc="2025-10-26T17:52:00Z">
          <w:pPr>
            <w:pStyle w:val="BodyText"/>
          </w:pPr>
        </w:pPrChange>
      </w:pPr>
      <w:del w:id="2071" w:author="Office" w:date="2025-10-26T17:52:00Z" w16du:dateUtc="2025-10-26T17:52:00Z">
        <w:r w:rsidDel="005D7027">
          <w:delText xml:space="preserve">        # Save results</w:delText>
        </w:r>
      </w:del>
    </w:p>
    <w:p w14:paraId="193AC255" w14:textId="18C967AD" w:rsidR="008852DE" w:rsidDel="005D7027" w:rsidRDefault="008852DE" w:rsidP="005D7027">
      <w:pPr>
        <w:pStyle w:val="SourceCode"/>
        <w:spacing w:line="360" w:lineRule="auto"/>
        <w:rPr>
          <w:del w:id="2072" w:author="Office" w:date="2025-10-26T17:52:00Z" w16du:dateUtc="2025-10-26T17:52:00Z"/>
        </w:rPr>
        <w:pPrChange w:id="2073" w:author="Office" w:date="2025-10-26T17:52:00Z" w16du:dateUtc="2025-10-26T17:52:00Z">
          <w:pPr>
            <w:pStyle w:val="BodyText"/>
          </w:pPr>
        </w:pPrChange>
      </w:pPr>
      <w:del w:id="2074" w:author="Office" w:date="2025-10-26T17:52:00Z" w16du:dateUtc="2025-10-26T17:52:00Z">
        <w:r w:rsidDel="005D7027">
          <w:delText xml:space="preserve">        analyzer.save_results()</w:delText>
        </w:r>
      </w:del>
    </w:p>
    <w:p w14:paraId="7E3DFFDB" w14:textId="019B15AB" w:rsidR="008852DE" w:rsidDel="005D7027" w:rsidRDefault="008852DE" w:rsidP="005D7027">
      <w:pPr>
        <w:pStyle w:val="SourceCode"/>
        <w:spacing w:line="360" w:lineRule="auto"/>
        <w:rPr>
          <w:del w:id="2075" w:author="Office" w:date="2025-10-26T17:52:00Z" w16du:dateUtc="2025-10-26T17:52:00Z"/>
        </w:rPr>
        <w:pPrChange w:id="2076" w:author="Office" w:date="2025-10-26T17:52:00Z" w16du:dateUtc="2025-10-26T17:52:00Z">
          <w:pPr>
            <w:pStyle w:val="BodyText"/>
          </w:pPr>
        </w:pPrChange>
      </w:pPr>
    </w:p>
    <w:p w14:paraId="2B8D719E" w14:textId="13CECCF5" w:rsidR="008852DE" w:rsidDel="005D7027" w:rsidRDefault="008852DE" w:rsidP="005D7027">
      <w:pPr>
        <w:pStyle w:val="SourceCode"/>
        <w:spacing w:line="360" w:lineRule="auto"/>
        <w:rPr>
          <w:del w:id="2077" w:author="Office" w:date="2025-10-26T17:52:00Z" w16du:dateUtc="2025-10-26T17:52:00Z"/>
        </w:rPr>
        <w:pPrChange w:id="2078" w:author="Office" w:date="2025-10-26T17:52:00Z" w16du:dateUtc="2025-10-26T17:52:00Z">
          <w:pPr>
            <w:pStyle w:val="BodyText"/>
          </w:pPr>
        </w:pPrChange>
      </w:pPr>
      <w:del w:id="2079" w:author="Office" w:date="2025-10-26T17:52:00Z" w16du:dateUtc="2025-10-26T17:52:00Z">
        <w:r w:rsidDel="005D7027">
          <w:delText xml:space="preserve">        print("\n" + "=" * 50)</w:delText>
        </w:r>
      </w:del>
    </w:p>
    <w:p w14:paraId="6C4C7404" w14:textId="41C2D798" w:rsidR="008852DE" w:rsidDel="005D7027" w:rsidRDefault="008852DE" w:rsidP="005D7027">
      <w:pPr>
        <w:pStyle w:val="SourceCode"/>
        <w:spacing w:line="360" w:lineRule="auto"/>
        <w:rPr>
          <w:del w:id="2080" w:author="Office" w:date="2025-10-26T17:52:00Z" w16du:dateUtc="2025-10-26T17:52:00Z"/>
        </w:rPr>
        <w:pPrChange w:id="2081" w:author="Office" w:date="2025-10-26T17:52:00Z" w16du:dateUtc="2025-10-26T17:52:00Z">
          <w:pPr>
            <w:pStyle w:val="BodyText"/>
          </w:pPr>
        </w:pPrChange>
      </w:pPr>
      <w:del w:id="2082" w:author="Office" w:date="2025-10-26T17:52:00Z" w16du:dateUtc="2025-10-26T17:52:00Z">
        <w:r w:rsidDel="005D7027">
          <w:delText xml:space="preserve">        print("EDA Pipeline Complete!")</w:delText>
        </w:r>
      </w:del>
    </w:p>
    <w:p w14:paraId="4C0BB171" w14:textId="251AD76F" w:rsidR="008852DE" w:rsidDel="005D7027" w:rsidRDefault="008852DE" w:rsidP="005D7027">
      <w:pPr>
        <w:pStyle w:val="SourceCode"/>
        <w:spacing w:line="360" w:lineRule="auto"/>
        <w:rPr>
          <w:del w:id="2083" w:author="Office" w:date="2025-10-26T17:52:00Z" w16du:dateUtc="2025-10-26T17:52:00Z"/>
        </w:rPr>
        <w:pPrChange w:id="2084" w:author="Office" w:date="2025-10-26T17:52:00Z" w16du:dateUtc="2025-10-26T17:52:00Z">
          <w:pPr>
            <w:pStyle w:val="BodyText"/>
          </w:pPr>
        </w:pPrChange>
      </w:pPr>
      <w:del w:id="2085" w:author="Office" w:date="2025-10-26T17:52:00Z" w16du:dateUtc="2025-10-26T17:52:00Z">
        <w:r w:rsidDel="005D7027">
          <w:delText xml:space="preserve">        print("Generated files:")</w:delText>
        </w:r>
      </w:del>
    </w:p>
    <w:p w14:paraId="77A31CC8" w14:textId="2CC6288F" w:rsidR="008852DE" w:rsidDel="005D7027" w:rsidRDefault="008852DE" w:rsidP="005D7027">
      <w:pPr>
        <w:pStyle w:val="SourceCode"/>
        <w:spacing w:line="360" w:lineRule="auto"/>
        <w:rPr>
          <w:del w:id="2086" w:author="Office" w:date="2025-10-26T17:52:00Z" w16du:dateUtc="2025-10-26T17:52:00Z"/>
        </w:rPr>
        <w:pPrChange w:id="2087" w:author="Office" w:date="2025-10-26T17:52:00Z" w16du:dateUtc="2025-10-26T17:52:00Z">
          <w:pPr>
            <w:pStyle w:val="BodyText"/>
          </w:pPr>
        </w:pPrChange>
      </w:pPr>
      <w:del w:id="2088" w:author="Office" w:date="2025-10-26T17:52:00Z" w16du:dateUtc="2025-10-26T17:52:00Z">
        <w:r w:rsidDel="005D7027">
          <w:delText xml:space="preserve">        print("  eda_plots/sentiment_analysis.png")</w:delText>
        </w:r>
      </w:del>
    </w:p>
    <w:p w14:paraId="4794119A" w14:textId="54B4332E" w:rsidR="008852DE" w:rsidDel="005D7027" w:rsidRDefault="008852DE" w:rsidP="005D7027">
      <w:pPr>
        <w:pStyle w:val="SourceCode"/>
        <w:spacing w:line="360" w:lineRule="auto"/>
        <w:rPr>
          <w:del w:id="2089" w:author="Office" w:date="2025-10-26T17:52:00Z" w16du:dateUtc="2025-10-26T17:52:00Z"/>
        </w:rPr>
        <w:pPrChange w:id="2090" w:author="Office" w:date="2025-10-26T17:52:00Z" w16du:dateUtc="2025-10-26T17:52:00Z">
          <w:pPr>
            <w:pStyle w:val="BodyText"/>
          </w:pPr>
        </w:pPrChange>
      </w:pPr>
      <w:del w:id="2091" w:author="Office" w:date="2025-10-26T17:52:00Z" w16du:dateUtc="2025-10-26T17:52:00Z">
        <w:r w:rsidDel="005D7027">
          <w:delText xml:space="preserve">        print("  eda_plots/stock_analysis.png")</w:delText>
        </w:r>
      </w:del>
    </w:p>
    <w:p w14:paraId="16741EFC" w14:textId="787F7A10" w:rsidR="008852DE" w:rsidDel="005D7027" w:rsidRDefault="008852DE" w:rsidP="005D7027">
      <w:pPr>
        <w:pStyle w:val="SourceCode"/>
        <w:spacing w:line="360" w:lineRule="auto"/>
        <w:rPr>
          <w:del w:id="2092" w:author="Office" w:date="2025-10-26T17:52:00Z" w16du:dateUtc="2025-10-26T17:52:00Z"/>
        </w:rPr>
        <w:pPrChange w:id="2093" w:author="Office" w:date="2025-10-26T17:52:00Z" w16du:dateUtc="2025-10-26T17:52:00Z">
          <w:pPr>
            <w:pStyle w:val="BodyText"/>
          </w:pPr>
        </w:pPrChange>
      </w:pPr>
      <w:del w:id="2094" w:author="Office" w:date="2025-10-26T17:52:00Z" w16du:dateUtc="2025-10-26T17:52:00Z">
        <w:r w:rsidDel="005D7027">
          <w:delText xml:space="preserve">        print("  eda_plots/correlation_heatmap.png")</w:delText>
        </w:r>
      </w:del>
    </w:p>
    <w:p w14:paraId="7FD55B72" w14:textId="76EF8ED6" w:rsidR="008852DE" w:rsidDel="005D7027" w:rsidRDefault="008852DE" w:rsidP="005D7027">
      <w:pPr>
        <w:pStyle w:val="SourceCode"/>
        <w:spacing w:line="360" w:lineRule="auto"/>
        <w:rPr>
          <w:del w:id="2095" w:author="Office" w:date="2025-10-26T17:52:00Z" w16du:dateUtc="2025-10-26T17:52:00Z"/>
        </w:rPr>
        <w:pPrChange w:id="2096" w:author="Office" w:date="2025-10-26T17:52:00Z" w16du:dateUtc="2025-10-26T17:52:00Z">
          <w:pPr>
            <w:pStyle w:val="BodyText"/>
          </w:pPr>
        </w:pPrChange>
      </w:pPr>
      <w:del w:id="2097" w:author="Office" w:date="2025-10-26T17:52:00Z" w16du:dateUtc="2025-10-26T17:52:00Z">
        <w:r w:rsidDel="005D7027">
          <w:delText xml:space="preserve">        print("  eda_plots/feature_selection_results.json")</w:delText>
        </w:r>
      </w:del>
    </w:p>
    <w:p w14:paraId="37222391" w14:textId="5A142B52" w:rsidR="008852DE" w:rsidDel="005D7027" w:rsidRDefault="008852DE" w:rsidP="005D7027">
      <w:pPr>
        <w:pStyle w:val="SourceCode"/>
        <w:spacing w:line="360" w:lineRule="auto"/>
        <w:rPr>
          <w:del w:id="2098" w:author="Office" w:date="2025-10-26T17:52:00Z" w16du:dateUtc="2025-10-26T17:52:00Z"/>
        </w:rPr>
        <w:pPrChange w:id="2099" w:author="Office" w:date="2025-10-26T17:52:00Z" w16du:dateUtc="2025-10-26T17:52:00Z">
          <w:pPr>
            <w:pStyle w:val="BodyText"/>
          </w:pPr>
        </w:pPrChange>
      </w:pPr>
      <w:del w:id="2100" w:author="Office" w:date="2025-10-26T17:52:00Z" w16du:dateUtc="2025-10-26T17:52:00Z">
        <w:r w:rsidDel="005D7027">
          <w:delText xml:space="preserve">        print("  eda_plots/eda_summary_report.json")</w:delText>
        </w:r>
      </w:del>
    </w:p>
    <w:p w14:paraId="33BB54F5" w14:textId="52CEBEF5" w:rsidR="008852DE" w:rsidDel="005D7027" w:rsidRDefault="008852DE" w:rsidP="005D7027">
      <w:pPr>
        <w:pStyle w:val="SourceCode"/>
        <w:spacing w:line="360" w:lineRule="auto"/>
        <w:rPr>
          <w:del w:id="2101" w:author="Office" w:date="2025-10-26T17:52:00Z" w16du:dateUtc="2025-10-26T17:52:00Z"/>
        </w:rPr>
        <w:pPrChange w:id="2102" w:author="Office" w:date="2025-10-26T17:52:00Z" w16du:dateUtc="2025-10-26T17:52:00Z">
          <w:pPr>
            <w:pStyle w:val="BodyText"/>
          </w:pPr>
        </w:pPrChange>
      </w:pPr>
    </w:p>
    <w:p w14:paraId="34B70855" w14:textId="3F80F5A4" w:rsidR="008852DE" w:rsidDel="005D7027" w:rsidRDefault="008852DE" w:rsidP="005D7027">
      <w:pPr>
        <w:pStyle w:val="SourceCode"/>
        <w:spacing w:line="360" w:lineRule="auto"/>
        <w:rPr>
          <w:del w:id="2103" w:author="Office" w:date="2025-10-26T17:52:00Z" w16du:dateUtc="2025-10-26T17:52:00Z"/>
        </w:rPr>
        <w:pPrChange w:id="2104" w:author="Office" w:date="2025-10-26T17:52:00Z" w16du:dateUtc="2025-10-26T17:52:00Z">
          <w:pPr>
            <w:pStyle w:val="BodyText"/>
          </w:pPr>
        </w:pPrChange>
      </w:pPr>
      <w:del w:id="2105" w:author="Office" w:date="2025-10-26T17:52:00Z" w16du:dateUtc="2025-10-26T17:52:00Z">
        <w:r w:rsidDel="005D7027">
          <w:delText xml:space="preserve">    except Exception as e:</w:delText>
        </w:r>
      </w:del>
    </w:p>
    <w:p w14:paraId="6CC769BC" w14:textId="6346C20E" w:rsidR="008852DE" w:rsidDel="005D7027" w:rsidRDefault="008852DE" w:rsidP="005D7027">
      <w:pPr>
        <w:pStyle w:val="SourceCode"/>
        <w:spacing w:line="360" w:lineRule="auto"/>
        <w:rPr>
          <w:del w:id="2106" w:author="Office" w:date="2025-10-26T17:52:00Z" w16du:dateUtc="2025-10-26T17:52:00Z"/>
        </w:rPr>
        <w:pPrChange w:id="2107" w:author="Office" w:date="2025-10-26T17:52:00Z" w16du:dateUtc="2025-10-26T17:52:00Z">
          <w:pPr>
            <w:pStyle w:val="BodyText"/>
          </w:pPr>
        </w:pPrChange>
      </w:pPr>
      <w:del w:id="2108" w:author="Office" w:date="2025-10-26T17:52:00Z" w16du:dateUtc="2025-10-26T17:52:00Z">
        <w:r w:rsidDel="005D7027">
          <w:delText xml:space="preserve">        print(f"Error in analysis pipeline: {e}")</w:delText>
        </w:r>
      </w:del>
    </w:p>
    <w:p w14:paraId="39304EBA" w14:textId="1AD31267" w:rsidR="008852DE" w:rsidDel="005D7027" w:rsidRDefault="008852DE" w:rsidP="005D7027">
      <w:pPr>
        <w:pStyle w:val="SourceCode"/>
        <w:spacing w:line="360" w:lineRule="auto"/>
        <w:rPr>
          <w:del w:id="2109" w:author="Office" w:date="2025-10-26T17:52:00Z" w16du:dateUtc="2025-10-26T17:52:00Z"/>
        </w:rPr>
        <w:pPrChange w:id="2110" w:author="Office" w:date="2025-10-26T17:52:00Z" w16du:dateUtc="2025-10-26T17:52:00Z">
          <w:pPr>
            <w:pStyle w:val="BodyText"/>
          </w:pPr>
        </w:pPrChange>
      </w:pPr>
      <w:del w:id="2111" w:author="Office" w:date="2025-10-26T17:52:00Z" w16du:dateUtc="2025-10-26T17:52:00Z">
        <w:r w:rsidDel="005D7027">
          <w:delText xml:space="preserve">        import traceback</w:delText>
        </w:r>
      </w:del>
    </w:p>
    <w:p w14:paraId="0D49121C" w14:textId="757C0795" w:rsidR="008852DE" w:rsidDel="005D7027" w:rsidRDefault="008852DE" w:rsidP="005D7027">
      <w:pPr>
        <w:pStyle w:val="SourceCode"/>
        <w:spacing w:line="360" w:lineRule="auto"/>
        <w:rPr>
          <w:del w:id="2112" w:author="Office" w:date="2025-10-26T17:52:00Z" w16du:dateUtc="2025-10-26T17:52:00Z"/>
        </w:rPr>
        <w:pPrChange w:id="2113" w:author="Office" w:date="2025-10-26T17:52:00Z" w16du:dateUtc="2025-10-26T17:52:00Z">
          <w:pPr>
            <w:pStyle w:val="BodyText"/>
          </w:pPr>
        </w:pPrChange>
      </w:pPr>
      <w:del w:id="2114" w:author="Office" w:date="2025-10-26T17:52:00Z" w16du:dateUtc="2025-10-26T17:52:00Z">
        <w:r w:rsidDel="005D7027">
          <w:delText xml:space="preserve">        traceback.print_exc()</w:delText>
        </w:r>
      </w:del>
    </w:p>
    <w:p w14:paraId="47487C29" w14:textId="323BD1FF" w:rsidR="008852DE" w:rsidDel="005D7027" w:rsidRDefault="008852DE" w:rsidP="005D7027">
      <w:pPr>
        <w:pStyle w:val="SourceCode"/>
        <w:spacing w:line="360" w:lineRule="auto"/>
        <w:rPr>
          <w:del w:id="2115" w:author="Office" w:date="2025-10-26T17:52:00Z" w16du:dateUtc="2025-10-26T17:52:00Z"/>
        </w:rPr>
        <w:pPrChange w:id="2116" w:author="Office" w:date="2025-10-26T17:52:00Z" w16du:dateUtc="2025-10-26T17:52:00Z">
          <w:pPr>
            <w:pStyle w:val="BodyText"/>
          </w:pPr>
        </w:pPrChange>
      </w:pPr>
    </w:p>
    <w:p w14:paraId="42D00F61" w14:textId="1730E6F3" w:rsidR="008852DE" w:rsidDel="005D7027" w:rsidRDefault="008852DE" w:rsidP="005D7027">
      <w:pPr>
        <w:pStyle w:val="SourceCode"/>
        <w:spacing w:line="360" w:lineRule="auto"/>
        <w:rPr>
          <w:del w:id="2117" w:author="Office" w:date="2025-10-26T17:52:00Z" w16du:dateUtc="2025-10-26T17:52:00Z"/>
        </w:rPr>
        <w:pPrChange w:id="2118" w:author="Office" w:date="2025-10-26T17:52:00Z" w16du:dateUtc="2025-10-26T17:52:00Z">
          <w:pPr>
            <w:pStyle w:val="BodyText"/>
          </w:pPr>
        </w:pPrChange>
      </w:pPr>
      <w:del w:id="2119" w:author="Office" w:date="2025-10-26T17:52:00Z" w16du:dateUtc="2025-10-26T17:52:00Z">
        <w:r w:rsidDel="005D7027">
          <w:delText>if __name__ == "__main__":</w:delText>
        </w:r>
      </w:del>
    </w:p>
    <w:p w14:paraId="4DE70E86" w14:textId="2EA7669E" w:rsidR="008852DE" w:rsidRPr="008852DE" w:rsidDel="005D7027" w:rsidRDefault="008852DE" w:rsidP="005D7027">
      <w:pPr>
        <w:pStyle w:val="SourceCode"/>
        <w:spacing w:line="360" w:lineRule="auto"/>
        <w:rPr>
          <w:del w:id="2120" w:author="Office" w:date="2025-10-26T17:52:00Z" w16du:dateUtc="2025-10-26T17:52:00Z"/>
        </w:rPr>
        <w:pPrChange w:id="2121" w:author="Office" w:date="2025-10-26T17:52:00Z" w16du:dateUtc="2025-10-26T17:52:00Z">
          <w:pPr>
            <w:pStyle w:val="BodyText"/>
          </w:pPr>
        </w:pPrChange>
      </w:pPr>
      <w:del w:id="2122" w:author="Office" w:date="2025-10-26T17:52:00Z" w16du:dateUtc="2025-10-26T17:52:00Z">
        <w:r w:rsidDel="005D7027">
          <w:delText xml:space="preserve">    main()</w:delText>
        </w:r>
      </w:del>
    </w:p>
    <w:p w14:paraId="795303DA" w14:textId="671874B7" w:rsidR="00FC09F2" w:rsidRPr="00C17150" w:rsidDel="005D7027" w:rsidRDefault="00FC09F2" w:rsidP="005D7027">
      <w:pPr>
        <w:pStyle w:val="SourceCode"/>
        <w:spacing w:line="360" w:lineRule="auto"/>
        <w:rPr>
          <w:del w:id="2123" w:author="Office" w:date="2025-10-26T17:52:00Z" w16du:dateUtc="2025-10-26T17:52:00Z"/>
          <w:rFonts w:ascii="Times New Roman" w:hAnsi="Times New Roman" w:cs="Times New Roman"/>
        </w:rPr>
        <w:pPrChange w:id="2124" w:author="Office" w:date="2025-10-26T17:52:00Z" w16du:dateUtc="2025-10-26T17:52:00Z">
          <w:pPr>
            <w:pStyle w:val="BodyText"/>
            <w:spacing w:line="360" w:lineRule="auto"/>
            <w:jc w:val="both"/>
          </w:pPr>
        </w:pPrChange>
      </w:pPr>
    </w:p>
    <w:p w14:paraId="0B17ADC4" w14:textId="30428EF6" w:rsidR="00FC09F2" w:rsidRPr="00C17150" w:rsidDel="005D7027" w:rsidRDefault="00FC09F2" w:rsidP="005D7027">
      <w:pPr>
        <w:pStyle w:val="SourceCode"/>
        <w:spacing w:line="360" w:lineRule="auto"/>
        <w:rPr>
          <w:del w:id="2125" w:author="Office" w:date="2025-10-26T17:52:00Z" w16du:dateUtc="2025-10-26T17:52:00Z"/>
          <w:rFonts w:ascii="Times New Roman" w:hAnsi="Times New Roman" w:cs="Times New Roman"/>
        </w:rPr>
        <w:pPrChange w:id="2126" w:author="Office" w:date="2025-10-26T17:52:00Z" w16du:dateUtc="2025-10-26T17:52:00Z">
          <w:pPr>
            <w:pStyle w:val="BodyText"/>
            <w:spacing w:line="360" w:lineRule="auto"/>
            <w:jc w:val="both"/>
          </w:pPr>
        </w:pPrChange>
      </w:pPr>
    </w:p>
    <w:p w14:paraId="7DF7D206" w14:textId="04733E39" w:rsidR="00FC09F2" w:rsidRPr="00C17150" w:rsidDel="005D7027" w:rsidRDefault="00FC09F2" w:rsidP="005D7027">
      <w:pPr>
        <w:pStyle w:val="SourceCode"/>
        <w:spacing w:line="360" w:lineRule="auto"/>
        <w:rPr>
          <w:del w:id="2127" w:author="Office" w:date="2025-10-26T17:52:00Z" w16du:dateUtc="2025-10-26T17:52:00Z"/>
          <w:rFonts w:ascii="Times New Roman" w:hAnsi="Times New Roman" w:cs="Times New Roman"/>
        </w:rPr>
        <w:pPrChange w:id="2128" w:author="Office" w:date="2025-10-26T17:52:00Z" w16du:dateUtc="2025-10-26T17:52:00Z">
          <w:pPr>
            <w:pStyle w:val="BodyText"/>
            <w:spacing w:line="360" w:lineRule="auto"/>
            <w:jc w:val="both"/>
          </w:pPr>
        </w:pPrChange>
      </w:pPr>
    </w:p>
    <w:p w14:paraId="0AD46249" w14:textId="5426D5CA" w:rsidR="00FC09F2" w:rsidRPr="00C17150" w:rsidDel="005D7027" w:rsidRDefault="00FC09F2" w:rsidP="005D7027">
      <w:pPr>
        <w:pStyle w:val="SourceCode"/>
        <w:spacing w:line="360" w:lineRule="auto"/>
        <w:rPr>
          <w:del w:id="2129" w:author="Office" w:date="2025-10-26T17:52:00Z" w16du:dateUtc="2025-10-26T17:52:00Z"/>
          <w:rFonts w:ascii="Times New Roman" w:hAnsi="Times New Roman" w:cs="Times New Roman"/>
        </w:rPr>
        <w:pPrChange w:id="2130" w:author="Office" w:date="2025-10-26T17:52:00Z" w16du:dateUtc="2025-10-26T17:52:00Z">
          <w:pPr>
            <w:pStyle w:val="BodyText"/>
            <w:spacing w:line="360" w:lineRule="auto"/>
            <w:jc w:val="both"/>
          </w:pPr>
        </w:pPrChange>
      </w:pPr>
    </w:p>
    <w:p w14:paraId="5F6C98F0" w14:textId="77777777" w:rsidR="00FC09F2" w:rsidRPr="00C17150" w:rsidRDefault="00FC09F2" w:rsidP="005D7027">
      <w:pPr>
        <w:pStyle w:val="SourceCode"/>
        <w:spacing w:line="360" w:lineRule="auto"/>
        <w:rPr>
          <w:rFonts w:ascii="Times New Roman" w:hAnsi="Times New Roman" w:cs="Times New Roman"/>
        </w:rPr>
        <w:pPrChange w:id="2131" w:author="Office" w:date="2025-10-26T17:52:00Z" w16du:dateUtc="2025-10-26T17:52:00Z">
          <w:pPr>
            <w:pStyle w:val="BodyText"/>
            <w:spacing w:line="360" w:lineRule="auto"/>
            <w:jc w:val="both"/>
          </w:pPr>
        </w:pPrChange>
      </w:pPr>
    </w:p>
    <w:p w14:paraId="55B1BC6E" w14:textId="4D470E04" w:rsidR="005D7027" w:rsidRPr="005D7027" w:rsidRDefault="005D7027" w:rsidP="005D7027">
      <w:pPr>
        <w:spacing w:line="360" w:lineRule="auto"/>
        <w:jc w:val="both"/>
        <w:rPr>
          <w:ins w:id="2132" w:author="Office" w:date="2025-10-26T17:54:00Z" w16du:dateUtc="2025-10-26T17:54:00Z"/>
          <w:rFonts w:ascii="Times New Roman" w:hAnsi="Times New Roman" w:cs="Times New Roman"/>
        </w:rPr>
      </w:pPr>
      <w:ins w:id="2133" w:author="Office" w:date="2025-10-26T17:54:00Z" w16du:dateUtc="2025-10-26T17:54:00Z">
        <w:r w:rsidRPr="005D7027">
          <w:rPr>
            <w:rFonts w:ascii="Times New Roman" w:hAnsi="Times New Roman" w:cs="Times New Roman"/>
          </w:rPr>
          <w:t>A.1 Overview</w:t>
        </w:r>
      </w:ins>
    </w:p>
    <w:p w14:paraId="1E96BB5A" w14:textId="77777777" w:rsidR="005D7027" w:rsidRPr="005D7027" w:rsidRDefault="005D7027" w:rsidP="005D7027">
      <w:pPr>
        <w:spacing w:line="360" w:lineRule="auto"/>
        <w:jc w:val="both"/>
        <w:rPr>
          <w:ins w:id="2134" w:author="Office" w:date="2025-10-26T17:54:00Z" w16du:dateUtc="2025-10-26T17:54:00Z"/>
          <w:rFonts w:ascii="Times New Roman" w:hAnsi="Times New Roman" w:cs="Times New Roman"/>
        </w:rPr>
      </w:pPr>
      <w:ins w:id="2135" w:author="Office" w:date="2025-10-26T17:54:00Z" w16du:dateUtc="2025-10-26T17:54:00Z">
        <w:r w:rsidRPr="005D7027">
          <w:rPr>
            <w:rFonts w:ascii="Times New Roman" w:hAnsi="Times New Roman" w:cs="Times New Roman"/>
          </w:rPr>
          <w:t>This appendix provides comprehensive documentation of all code, data, and analytical procedures used in this research to ensure full reproducibility. All materials are organised to enable independent replication of results and extension of the research methodology.</w:t>
        </w:r>
      </w:ins>
    </w:p>
    <w:p w14:paraId="179E3B0C" w14:textId="77777777" w:rsidR="005D7027" w:rsidRPr="005D7027" w:rsidRDefault="005D7027" w:rsidP="005D7027">
      <w:pPr>
        <w:spacing w:line="360" w:lineRule="auto"/>
        <w:jc w:val="both"/>
        <w:rPr>
          <w:ins w:id="2136" w:author="Office" w:date="2025-10-26T17:54:00Z" w16du:dateUtc="2025-10-26T17:54:00Z"/>
          <w:rFonts w:ascii="Times New Roman" w:hAnsi="Times New Roman" w:cs="Times New Roman"/>
        </w:rPr>
      </w:pPr>
    </w:p>
    <w:p w14:paraId="2C4BFC8C" w14:textId="77777777" w:rsidR="005D7027" w:rsidRPr="005D7027" w:rsidRDefault="005D7027" w:rsidP="005D7027">
      <w:pPr>
        <w:spacing w:line="360" w:lineRule="auto"/>
        <w:jc w:val="both"/>
        <w:rPr>
          <w:ins w:id="2137" w:author="Office" w:date="2025-10-26T17:54:00Z" w16du:dateUtc="2025-10-26T17:54:00Z"/>
          <w:rFonts w:ascii="Times New Roman" w:hAnsi="Times New Roman" w:cs="Times New Roman"/>
        </w:rPr>
      </w:pPr>
      <w:ins w:id="2138" w:author="Office" w:date="2025-10-26T17:54:00Z" w16du:dateUtc="2025-10-26T17:54:00Z">
        <w:r w:rsidRPr="005D7027">
          <w:rPr>
            <w:rFonts w:ascii="Times New Roman" w:hAnsi="Times New Roman" w:cs="Times New Roman"/>
          </w:rPr>
          <w:t>A.2 System Architecture and Core Components</w:t>
        </w:r>
      </w:ins>
    </w:p>
    <w:p w14:paraId="7A2461BF" w14:textId="77777777" w:rsidR="005D7027" w:rsidRPr="005D7027" w:rsidRDefault="005D7027" w:rsidP="005D7027">
      <w:pPr>
        <w:spacing w:line="360" w:lineRule="auto"/>
        <w:jc w:val="both"/>
        <w:rPr>
          <w:ins w:id="2139" w:author="Office" w:date="2025-10-26T17:54:00Z" w16du:dateUtc="2025-10-26T17:54:00Z"/>
          <w:rFonts w:ascii="Times New Roman" w:hAnsi="Times New Roman" w:cs="Times New Roman"/>
        </w:rPr>
      </w:pPr>
    </w:p>
    <w:p w14:paraId="60C6C2E3" w14:textId="77777777" w:rsidR="005D7027" w:rsidRPr="005D7027" w:rsidRDefault="005D7027" w:rsidP="005D7027">
      <w:pPr>
        <w:spacing w:line="360" w:lineRule="auto"/>
        <w:jc w:val="both"/>
        <w:rPr>
          <w:ins w:id="2140" w:author="Office" w:date="2025-10-26T17:54:00Z" w16du:dateUtc="2025-10-26T17:54:00Z"/>
          <w:rFonts w:ascii="Times New Roman" w:hAnsi="Times New Roman" w:cs="Times New Roman"/>
        </w:rPr>
      </w:pPr>
      <w:ins w:id="2141" w:author="Office" w:date="2025-10-26T17:54:00Z" w16du:dateUtc="2025-10-26T17:54:00Z">
        <w:r w:rsidRPr="005D7027">
          <w:rPr>
            <w:rFonts w:ascii="Times New Roman" w:hAnsi="Times New Roman" w:cs="Times New Roman"/>
          </w:rPr>
          <w:t>A.2.1 Main System Files</w:t>
        </w:r>
      </w:ins>
    </w:p>
    <w:p w14:paraId="442F6AE3" w14:textId="77777777" w:rsidR="005D7027" w:rsidRPr="005D7027" w:rsidRDefault="005D7027" w:rsidP="005D7027">
      <w:pPr>
        <w:spacing w:line="360" w:lineRule="auto"/>
        <w:jc w:val="both"/>
        <w:rPr>
          <w:ins w:id="2142" w:author="Office" w:date="2025-10-26T17:54:00Z" w16du:dateUtc="2025-10-26T17:54:00Z"/>
          <w:rFonts w:ascii="Times New Roman" w:hAnsi="Times New Roman" w:cs="Times New Roman"/>
        </w:rPr>
      </w:pPr>
    </w:p>
    <w:p w14:paraId="6A2459EF" w14:textId="77777777" w:rsidR="005D7027" w:rsidRPr="005D7027" w:rsidRDefault="005D7027" w:rsidP="005D7027">
      <w:pPr>
        <w:spacing w:line="360" w:lineRule="auto"/>
        <w:jc w:val="both"/>
        <w:rPr>
          <w:ins w:id="2143" w:author="Office" w:date="2025-10-26T17:54:00Z" w16du:dateUtc="2025-10-26T17:54:00Z"/>
          <w:rFonts w:ascii="Times New Roman" w:hAnsi="Times New Roman" w:cs="Times New Roman"/>
        </w:rPr>
      </w:pPr>
      <w:ins w:id="2144" w:author="Office" w:date="2025-10-26T17:54:00Z" w16du:dateUtc="2025-10-26T17:54:00Z">
        <w:r w:rsidRPr="005D7027">
          <w:rPr>
            <w:rFonts w:ascii="Times New Roman" w:hAnsi="Times New Roman" w:cs="Times New Roman"/>
          </w:rPr>
          <w:t>Primary Analysis System:</w:t>
        </w:r>
      </w:ins>
    </w:p>
    <w:p w14:paraId="0F9B0D01" w14:textId="77777777" w:rsidR="005D7027" w:rsidRPr="005D7027" w:rsidRDefault="005D7027" w:rsidP="005D7027">
      <w:pPr>
        <w:spacing w:line="360" w:lineRule="auto"/>
        <w:jc w:val="both"/>
        <w:rPr>
          <w:ins w:id="2145" w:author="Office" w:date="2025-10-26T17:54:00Z" w16du:dateUtc="2025-10-26T17:54:00Z"/>
          <w:rFonts w:ascii="Times New Roman" w:hAnsi="Times New Roman" w:cs="Times New Roman"/>
        </w:rPr>
      </w:pPr>
    </w:p>
    <w:p w14:paraId="4A4E9769" w14:textId="77777777" w:rsidR="005D7027" w:rsidRPr="005D7027" w:rsidRDefault="005D7027" w:rsidP="005D7027">
      <w:pPr>
        <w:spacing w:line="360" w:lineRule="auto"/>
        <w:jc w:val="both"/>
        <w:rPr>
          <w:ins w:id="2146" w:author="Office" w:date="2025-10-26T17:54:00Z" w16du:dateUtc="2025-10-26T17:54:00Z"/>
          <w:rFonts w:ascii="Times New Roman" w:hAnsi="Times New Roman" w:cs="Times New Roman"/>
        </w:rPr>
      </w:pPr>
      <w:ins w:id="2147" w:author="Office" w:date="2025-10-26T17:54:00Z" w16du:dateUtc="2025-10-26T17:54:00Z">
        <w:r w:rsidRPr="005D7027">
          <w:rPr>
            <w:rFonts w:ascii="Times New Roman" w:hAnsi="Times New Roman" w:cs="Times New Roman"/>
          </w:rPr>
          <w:t># gse_sentiment_analysis_system.py - Main sentiment analysis engine</w:t>
        </w:r>
      </w:ins>
    </w:p>
    <w:p w14:paraId="44136BE3" w14:textId="77777777" w:rsidR="005D7027" w:rsidRPr="005D7027" w:rsidRDefault="005D7027" w:rsidP="005D7027">
      <w:pPr>
        <w:spacing w:line="360" w:lineRule="auto"/>
        <w:jc w:val="both"/>
        <w:rPr>
          <w:ins w:id="2148" w:author="Office" w:date="2025-10-26T17:54:00Z" w16du:dateUtc="2025-10-26T17:54:00Z"/>
          <w:rFonts w:ascii="Times New Roman" w:hAnsi="Times New Roman" w:cs="Times New Roman"/>
        </w:rPr>
      </w:pPr>
      <w:ins w:id="2149" w:author="Office" w:date="2025-10-26T17:54:00Z" w16du:dateUtc="2025-10-26T17:54:00Z">
        <w:r w:rsidRPr="005D7027">
          <w:rPr>
            <w:rFonts w:ascii="Times New Roman" w:hAnsi="Times New Roman" w:cs="Times New Roman"/>
          </w:rPr>
          <w:t># Implements comprehensive sentiment analysis and prediction pipeline</w:t>
        </w:r>
      </w:ins>
    </w:p>
    <w:p w14:paraId="381ECE04" w14:textId="77777777" w:rsidR="005D7027" w:rsidRPr="005D7027" w:rsidRDefault="005D7027" w:rsidP="005D7027">
      <w:pPr>
        <w:spacing w:line="360" w:lineRule="auto"/>
        <w:jc w:val="both"/>
        <w:rPr>
          <w:ins w:id="2150" w:author="Office" w:date="2025-10-26T17:54:00Z" w16du:dateUtc="2025-10-26T17:54:00Z"/>
          <w:rFonts w:ascii="Times New Roman" w:hAnsi="Times New Roman" w:cs="Times New Roman"/>
        </w:rPr>
      </w:pPr>
      <w:ins w:id="2151" w:author="Office" w:date="2025-10-26T17:54:00Z" w16du:dateUtc="2025-10-26T17:54:00Z">
        <w:r w:rsidRPr="005D7027">
          <w:rPr>
            <w:rFonts w:ascii="Times New Roman" w:hAnsi="Times New Roman" w:cs="Times New Roman"/>
          </w:rPr>
          <w:t># Including data collection, processing, ML modeling, and prediction generation</w:t>
        </w:r>
      </w:ins>
    </w:p>
    <w:p w14:paraId="10D22E2C" w14:textId="77777777" w:rsidR="005D7027" w:rsidRPr="005D7027" w:rsidRDefault="005D7027" w:rsidP="005D7027">
      <w:pPr>
        <w:spacing w:line="360" w:lineRule="auto"/>
        <w:jc w:val="both"/>
        <w:rPr>
          <w:ins w:id="2152" w:author="Office" w:date="2025-10-26T17:54:00Z" w16du:dateUtc="2025-10-26T17:54:00Z"/>
          <w:rFonts w:ascii="Times New Roman" w:hAnsi="Times New Roman" w:cs="Times New Roman"/>
        </w:rPr>
      </w:pPr>
    </w:p>
    <w:p w14:paraId="6A4202BB" w14:textId="77777777" w:rsidR="005D7027" w:rsidRPr="005D7027" w:rsidRDefault="005D7027" w:rsidP="005D7027">
      <w:pPr>
        <w:spacing w:line="360" w:lineRule="auto"/>
        <w:jc w:val="both"/>
        <w:rPr>
          <w:ins w:id="2153" w:author="Office" w:date="2025-10-26T17:54:00Z" w16du:dateUtc="2025-10-26T17:54:00Z"/>
          <w:rFonts w:ascii="Times New Roman" w:hAnsi="Times New Roman" w:cs="Times New Roman"/>
        </w:rPr>
      </w:pPr>
      <w:ins w:id="2154" w:author="Office" w:date="2025-10-26T17:54:00Z" w16du:dateUtc="2025-10-26T17:54:00Z">
        <w:r w:rsidRPr="005D7027">
          <w:rPr>
            <w:rFonts w:ascii="Times New Roman" w:hAnsi="Times New Roman" w:cs="Times New Roman"/>
          </w:rPr>
          <w:t>Data Collection Components:</w:t>
        </w:r>
      </w:ins>
    </w:p>
    <w:p w14:paraId="016FBB58" w14:textId="77777777" w:rsidR="005D7027" w:rsidRPr="005D7027" w:rsidRDefault="005D7027" w:rsidP="005D7027">
      <w:pPr>
        <w:spacing w:line="360" w:lineRule="auto"/>
        <w:jc w:val="both"/>
        <w:rPr>
          <w:ins w:id="2155" w:author="Office" w:date="2025-10-26T17:54:00Z" w16du:dateUtc="2025-10-26T17:54:00Z"/>
          <w:rFonts w:ascii="Times New Roman" w:hAnsi="Times New Roman" w:cs="Times New Roman"/>
        </w:rPr>
      </w:pPr>
    </w:p>
    <w:p w14:paraId="3672D8AA" w14:textId="77777777" w:rsidR="005D7027" w:rsidRPr="005D7027" w:rsidRDefault="005D7027" w:rsidP="005D7027">
      <w:pPr>
        <w:spacing w:line="360" w:lineRule="auto"/>
        <w:jc w:val="both"/>
        <w:rPr>
          <w:ins w:id="2156" w:author="Office" w:date="2025-10-26T17:54:00Z" w16du:dateUtc="2025-10-26T17:54:00Z"/>
          <w:rFonts w:ascii="Times New Roman" w:hAnsi="Times New Roman" w:cs="Times New Roman"/>
        </w:rPr>
      </w:pPr>
      <w:ins w:id="2157" w:author="Office" w:date="2025-10-26T17:54:00Z" w16du:dateUtc="2025-10-26T17:54:00Z">
        <w:r w:rsidRPr="005D7027">
          <w:rPr>
            <w:rFonts w:ascii="Times New Roman" w:hAnsi="Times New Roman" w:cs="Times New Roman"/>
          </w:rPr>
          <w:t># news_scraper.py - Automated news article collection</w:t>
        </w:r>
      </w:ins>
    </w:p>
    <w:p w14:paraId="6EEEC65A" w14:textId="77777777" w:rsidR="005D7027" w:rsidRPr="005D7027" w:rsidRDefault="005D7027" w:rsidP="005D7027">
      <w:pPr>
        <w:spacing w:line="360" w:lineRule="auto"/>
        <w:jc w:val="both"/>
        <w:rPr>
          <w:ins w:id="2158" w:author="Office" w:date="2025-10-26T17:54:00Z" w16du:dateUtc="2025-10-26T17:54:00Z"/>
          <w:rFonts w:ascii="Times New Roman" w:hAnsi="Times New Roman" w:cs="Times New Roman"/>
        </w:rPr>
      </w:pPr>
      <w:ins w:id="2159" w:author="Office" w:date="2025-10-26T17:54:00Z" w16du:dateUtc="2025-10-26T17:54:00Z">
        <w:r w:rsidRPr="005D7027">
          <w:rPr>
            <w:rFonts w:ascii="Times New Roman" w:hAnsi="Times New Roman" w:cs="Times New Roman"/>
          </w:rPr>
          <w:t># social_media_scraper.py - Social media data gathering</w:t>
        </w:r>
      </w:ins>
    </w:p>
    <w:p w14:paraId="593C52C5" w14:textId="77777777" w:rsidR="005D7027" w:rsidRPr="005D7027" w:rsidRDefault="005D7027" w:rsidP="005D7027">
      <w:pPr>
        <w:spacing w:line="360" w:lineRule="auto"/>
        <w:jc w:val="both"/>
        <w:rPr>
          <w:ins w:id="2160" w:author="Office" w:date="2025-10-26T17:54:00Z" w16du:dateUtc="2025-10-26T17:54:00Z"/>
          <w:rFonts w:ascii="Times New Roman" w:hAnsi="Times New Roman" w:cs="Times New Roman"/>
        </w:rPr>
      </w:pPr>
      <w:ins w:id="2161" w:author="Office" w:date="2025-10-26T17:54:00Z" w16du:dateUtc="2025-10-26T17:54:00Z">
        <w:r w:rsidRPr="005D7027">
          <w:rPr>
            <w:rFonts w:ascii="Times New Roman" w:hAnsi="Times New Roman" w:cs="Times New Roman"/>
          </w:rPr>
          <w:t># manual_sentiment_interface.py - Expert input collection system</w:t>
        </w:r>
      </w:ins>
    </w:p>
    <w:p w14:paraId="7A4034F1" w14:textId="77777777" w:rsidR="005D7027" w:rsidRPr="005D7027" w:rsidRDefault="005D7027" w:rsidP="005D7027">
      <w:pPr>
        <w:spacing w:line="360" w:lineRule="auto"/>
        <w:jc w:val="both"/>
        <w:rPr>
          <w:ins w:id="2162" w:author="Office" w:date="2025-10-26T17:54:00Z" w16du:dateUtc="2025-10-26T17:54:00Z"/>
          <w:rFonts w:ascii="Times New Roman" w:hAnsi="Times New Roman" w:cs="Times New Roman"/>
        </w:rPr>
      </w:pPr>
    </w:p>
    <w:p w14:paraId="0C3BF88A" w14:textId="77777777" w:rsidR="005D7027" w:rsidRPr="005D7027" w:rsidRDefault="005D7027" w:rsidP="005D7027">
      <w:pPr>
        <w:spacing w:line="360" w:lineRule="auto"/>
        <w:jc w:val="both"/>
        <w:rPr>
          <w:ins w:id="2163" w:author="Office" w:date="2025-10-26T17:54:00Z" w16du:dateUtc="2025-10-26T17:54:00Z"/>
          <w:rFonts w:ascii="Times New Roman" w:hAnsi="Times New Roman" w:cs="Times New Roman"/>
        </w:rPr>
      </w:pPr>
      <w:ins w:id="2164" w:author="Office" w:date="2025-10-26T17:54:00Z" w16du:dateUtc="2025-10-26T17:54:00Z">
        <w:r w:rsidRPr="005D7027">
          <w:rPr>
            <w:rFonts w:ascii="Times New Roman" w:hAnsi="Times New Roman" w:cs="Times New Roman"/>
          </w:rPr>
          <w:t>Data Processing and Loading:</w:t>
        </w:r>
      </w:ins>
    </w:p>
    <w:p w14:paraId="73BA8AB0" w14:textId="77777777" w:rsidR="005D7027" w:rsidRPr="005D7027" w:rsidRDefault="005D7027" w:rsidP="005D7027">
      <w:pPr>
        <w:spacing w:line="360" w:lineRule="auto"/>
        <w:jc w:val="both"/>
        <w:rPr>
          <w:ins w:id="2165" w:author="Office" w:date="2025-10-26T17:54:00Z" w16du:dateUtc="2025-10-26T17:54:00Z"/>
          <w:rFonts w:ascii="Times New Roman" w:hAnsi="Times New Roman" w:cs="Times New Roman"/>
        </w:rPr>
      </w:pPr>
    </w:p>
    <w:p w14:paraId="566789DB" w14:textId="77777777" w:rsidR="005D7027" w:rsidRPr="005D7027" w:rsidRDefault="005D7027" w:rsidP="005D7027">
      <w:pPr>
        <w:spacing w:line="360" w:lineRule="auto"/>
        <w:jc w:val="both"/>
        <w:rPr>
          <w:ins w:id="2166" w:author="Office" w:date="2025-10-26T17:54:00Z" w16du:dateUtc="2025-10-26T17:54:00Z"/>
          <w:rFonts w:ascii="Times New Roman" w:hAnsi="Times New Roman" w:cs="Times New Roman"/>
        </w:rPr>
      </w:pPr>
      <w:ins w:id="2167" w:author="Office" w:date="2025-10-26T17:54:00Z" w16du:dateUtc="2025-10-26T17:54:00Z">
        <w:r w:rsidRPr="005D7027">
          <w:rPr>
            <w:rFonts w:ascii="Times New Roman" w:hAnsi="Times New Roman" w:cs="Times New Roman"/>
          </w:rPr>
          <w:t># gse_data_loader.py - Centralized data loading and preprocessing</w:t>
        </w:r>
      </w:ins>
    </w:p>
    <w:p w14:paraId="5D208394" w14:textId="77777777" w:rsidR="005D7027" w:rsidRPr="005D7027" w:rsidRDefault="005D7027" w:rsidP="005D7027">
      <w:pPr>
        <w:spacing w:line="360" w:lineRule="auto"/>
        <w:jc w:val="both"/>
        <w:rPr>
          <w:ins w:id="2168" w:author="Office" w:date="2025-10-26T17:54:00Z" w16du:dateUtc="2025-10-26T17:54:00Z"/>
          <w:rFonts w:ascii="Times New Roman" w:hAnsi="Times New Roman" w:cs="Times New Roman"/>
        </w:rPr>
      </w:pPr>
      <w:ins w:id="2169" w:author="Office" w:date="2025-10-26T17:54:00Z" w16du:dateUtc="2025-10-26T17:54:00Z">
        <w:r w:rsidRPr="005D7027">
          <w:rPr>
            <w:rFonts w:ascii="Times New Roman" w:hAnsi="Times New Roman" w:cs="Times New Roman"/>
          </w:rPr>
          <w:t># add_sample_data.py - Sample data generation for testing</w:t>
        </w:r>
      </w:ins>
    </w:p>
    <w:p w14:paraId="4364A99F" w14:textId="77777777" w:rsidR="005D7027" w:rsidRPr="005D7027" w:rsidRDefault="005D7027" w:rsidP="005D7027">
      <w:pPr>
        <w:spacing w:line="360" w:lineRule="auto"/>
        <w:jc w:val="both"/>
        <w:rPr>
          <w:ins w:id="2170" w:author="Office" w:date="2025-10-26T17:54:00Z" w16du:dateUtc="2025-10-26T17:54:00Z"/>
          <w:rFonts w:ascii="Times New Roman" w:hAnsi="Times New Roman" w:cs="Times New Roman"/>
        </w:rPr>
      </w:pPr>
    </w:p>
    <w:p w14:paraId="07CBFEF9" w14:textId="77777777" w:rsidR="005D7027" w:rsidRPr="005D7027" w:rsidRDefault="005D7027" w:rsidP="005D7027">
      <w:pPr>
        <w:spacing w:line="360" w:lineRule="auto"/>
        <w:jc w:val="both"/>
        <w:rPr>
          <w:ins w:id="2171" w:author="Office" w:date="2025-10-26T17:54:00Z" w16du:dateUtc="2025-10-26T17:54:00Z"/>
          <w:rFonts w:ascii="Times New Roman" w:hAnsi="Times New Roman" w:cs="Times New Roman"/>
        </w:rPr>
      </w:pPr>
      <w:ins w:id="2172" w:author="Office" w:date="2025-10-26T17:54:00Z" w16du:dateUtc="2025-10-26T17:54:00Z">
        <w:r w:rsidRPr="005D7027">
          <w:rPr>
            <w:rFonts w:ascii="Times New Roman" w:hAnsi="Times New Roman" w:cs="Times New Roman"/>
          </w:rPr>
          <w:t>System Setup and Deployment:</w:t>
        </w:r>
      </w:ins>
    </w:p>
    <w:p w14:paraId="38015180" w14:textId="77777777" w:rsidR="005D7027" w:rsidRPr="005D7027" w:rsidRDefault="005D7027" w:rsidP="005D7027">
      <w:pPr>
        <w:spacing w:line="360" w:lineRule="auto"/>
        <w:jc w:val="both"/>
        <w:rPr>
          <w:ins w:id="2173" w:author="Office" w:date="2025-10-26T17:54:00Z" w16du:dateUtc="2025-10-26T17:54:00Z"/>
          <w:rFonts w:ascii="Times New Roman" w:hAnsi="Times New Roman" w:cs="Times New Roman"/>
        </w:rPr>
      </w:pPr>
    </w:p>
    <w:p w14:paraId="25A07A70" w14:textId="77777777" w:rsidR="005D7027" w:rsidRPr="005D7027" w:rsidRDefault="005D7027" w:rsidP="005D7027">
      <w:pPr>
        <w:spacing w:line="360" w:lineRule="auto"/>
        <w:jc w:val="both"/>
        <w:rPr>
          <w:ins w:id="2174" w:author="Office" w:date="2025-10-26T17:54:00Z" w16du:dateUtc="2025-10-26T17:54:00Z"/>
          <w:rFonts w:ascii="Times New Roman" w:hAnsi="Times New Roman" w:cs="Times New Roman"/>
        </w:rPr>
      </w:pPr>
      <w:ins w:id="2175" w:author="Office" w:date="2025-10-26T17:54:00Z" w16du:dateUtc="2025-10-26T17:54:00Z">
        <w:r w:rsidRPr="005D7027">
          <w:rPr>
            <w:rFonts w:ascii="Times New Roman" w:hAnsi="Times New Roman" w:cs="Times New Roman"/>
          </w:rPr>
          <w:t># setup_and_run.py - Complete system initialization</w:t>
        </w:r>
      </w:ins>
    </w:p>
    <w:p w14:paraId="1885D37C" w14:textId="77777777" w:rsidR="005D7027" w:rsidRPr="005D7027" w:rsidRDefault="005D7027" w:rsidP="005D7027">
      <w:pPr>
        <w:spacing w:line="360" w:lineRule="auto"/>
        <w:jc w:val="both"/>
        <w:rPr>
          <w:ins w:id="2176" w:author="Office" w:date="2025-10-26T17:54:00Z" w16du:dateUtc="2025-10-26T17:54:00Z"/>
          <w:rFonts w:ascii="Times New Roman" w:hAnsi="Times New Roman" w:cs="Times New Roman"/>
        </w:rPr>
      </w:pPr>
      <w:ins w:id="2177" w:author="Office" w:date="2025-10-26T17:54:00Z" w16du:dateUtc="2025-10-26T17:54:00Z">
        <w:r w:rsidRPr="005D7027">
          <w:rPr>
            <w:rFonts w:ascii="Times New Roman" w:hAnsi="Times New Roman" w:cs="Times New Roman"/>
          </w:rPr>
          <w:t># working_dashboard.py - Web-based dashboard implementation</w:t>
        </w:r>
      </w:ins>
    </w:p>
    <w:p w14:paraId="610F09BF" w14:textId="77777777" w:rsidR="005D7027" w:rsidRPr="005D7027" w:rsidRDefault="005D7027" w:rsidP="005D7027">
      <w:pPr>
        <w:spacing w:line="360" w:lineRule="auto"/>
        <w:jc w:val="both"/>
        <w:rPr>
          <w:ins w:id="2178" w:author="Office" w:date="2025-10-26T17:54:00Z" w16du:dateUtc="2025-10-26T17:54:00Z"/>
          <w:rFonts w:ascii="Times New Roman" w:hAnsi="Times New Roman" w:cs="Times New Roman"/>
        </w:rPr>
      </w:pPr>
      <w:ins w:id="2179" w:author="Office" w:date="2025-10-26T17:54:00Z" w16du:dateUtc="2025-10-26T17:54:00Z">
        <w:r w:rsidRPr="005D7027">
          <w:rPr>
            <w:rFonts w:ascii="Times New Roman" w:hAnsi="Times New Roman" w:cs="Times New Roman"/>
          </w:rPr>
          <w:t># test_system.py - Comprehensive system testing framework</w:t>
        </w:r>
      </w:ins>
    </w:p>
    <w:p w14:paraId="18F5CC17" w14:textId="77777777" w:rsidR="005D7027" w:rsidRPr="005D7027" w:rsidRDefault="005D7027" w:rsidP="005D7027">
      <w:pPr>
        <w:spacing w:line="360" w:lineRule="auto"/>
        <w:jc w:val="both"/>
        <w:rPr>
          <w:ins w:id="2180" w:author="Office" w:date="2025-10-26T17:54:00Z" w16du:dateUtc="2025-10-26T17:54:00Z"/>
          <w:rFonts w:ascii="Times New Roman" w:hAnsi="Times New Roman" w:cs="Times New Roman"/>
        </w:rPr>
      </w:pPr>
    </w:p>
    <w:p w14:paraId="28A350D2" w14:textId="77777777" w:rsidR="005D7027" w:rsidRPr="005D7027" w:rsidRDefault="005D7027" w:rsidP="005D7027">
      <w:pPr>
        <w:spacing w:line="360" w:lineRule="auto"/>
        <w:jc w:val="both"/>
        <w:rPr>
          <w:ins w:id="2181" w:author="Office" w:date="2025-10-26T17:54:00Z" w16du:dateUtc="2025-10-26T17:54:00Z"/>
          <w:rFonts w:ascii="Times New Roman" w:hAnsi="Times New Roman" w:cs="Times New Roman"/>
        </w:rPr>
      </w:pPr>
      <w:ins w:id="2182" w:author="Office" w:date="2025-10-26T17:54:00Z" w16du:dateUtc="2025-10-26T17:54:00Z">
        <w:r w:rsidRPr="005D7027">
          <w:rPr>
            <w:rFonts w:ascii="Times New Roman" w:hAnsi="Times New Roman" w:cs="Times New Roman"/>
          </w:rPr>
          <w:t>A.2.2 Configuration and Dependencies</w:t>
        </w:r>
      </w:ins>
    </w:p>
    <w:p w14:paraId="1C604030" w14:textId="77777777" w:rsidR="005D7027" w:rsidRPr="005D7027" w:rsidRDefault="005D7027" w:rsidP="005D7027">
      <w:pPr>
        <w:spacing w:line="360" w:lineRule="auto"/>
        <w:jc w:val="both"/>
        <w:rPr>
          <w:ins w:id="2183" w:author="Office" w:date="2025-10-26T17:54:00Z" w16du:dateUtc="2025-10-26T17:54:00Z"/>
          <w:rFonts w:ascii="Times New Roman" w:hAnsi="Times New Roman" w:cs="Times New Roman"/>
        </w:rPr>
      </w:pPr>
    </w:p>
    <w:p w14:paraId="338B383F" w14:textId="77777777" w:rsidR="005D7027" w:rsidRPr="005D7027" w:rsidRDefault="005D7027" w:rsidP="005D7027">
      <w:pPr>
        <w:spacing w:line="360" w:lineRule="auto"/>
        <w:jc w:val="both"/>
        <w:rPr>
          <w:ins w:id="2184" w:author="Office" w:date="2025-10-26T17:54:00Z" w16du:dateUtc="2025-10-26T17:54:00Z"/>
          <w:rFonts w:ascii="Times New Roman" w:hAnsi="Times New Roman" w:cs="Times New Roman"/>
        </w:rPr>
      </w:pPr>
      <w:ins w:id="2185" w:author="Office" w:date="2025-10-26T17:54:00Z" w16du:dateUtc="2025-10-26T17:54:00Z">
        <w:r w:rsidRPr="005D7027">
          <w:rPr>
            <w:rFonts w:ascii="Times New Roman" w:hAnsi="Times New Roman" w:cs="Times New Roman"/>
          </w:rPr>
          <w:t>Configuration Management:</w:t>
        </w:r>
      </w:ins>
    </w:p>
    <w:p w14:paraId="7EF9954F" w14:textId="77777777" w:rsidR="005D7027" w:rsidRPr="005D7027" w:rsidRDefault="005D7027" w:rsidP="005D7027">
      <w:pPr>
        <w:spacing w:line="360" w:lineRule="auto"/>
        <w:jc w:val="both"/>
        <w:rPr>
          <w:ins w:id="2186" w:author="Office" w:date="2025-10-26T17:54:00Z" w16du:dateUtc="2025-10-26T17:54:00Z"/>
          <w:rFonts w:ascii="Times New Roman" w:hAnsi="Times New Roman" w:cs="Times New Roman"/>
        </w:rPr>
      </w:pPr>
    </w:p>
    <w:p w14:paraId="47E20264" w14:textId="77777777" w:rsidR="005D7027" w:rsidRPr="005D7027" w:rsidRDefault="005D7027" w:rsidP="005D7027">
      <w:pPr>
        <w:spacing w:line="360" w:lineRule="auto"/>
        <w:jc w:val="both"/>
        <w:rPr>
          <w:ins w:id="2187" w:author="Office" w:date="2025-10-26T17:54:00Z" w16du:dateUtc="2025-10-26T17:54:00Z"/>
          <w:rFonts w:ascii="Times New Roman" w:hAnsi="Times New Roman" w:cs="Times New Roman"/>
        </w:rPr>
      </w:pPr>
      <w:ins w:id="2188" w:author="Office" w:date="2025-10-26T17:54:00Z" w16du:dateUtc="2025-10-26T17:54:00Z">
        <w:r w:rsidRPr="005D7027">
          <w:rPr>
            <w:rFonts w:ascii="Times New Roman" w:hAnsi="Times New Roman" w:cs="Times New Roman"/>
          </w:rPr>
          <w:t># config.json - System configuration parameters</w:t>
        </w:r>
      </w:ins>
    </w:p>
    <w:p w14:paraId="4482988F" w14:textId="77777777" w:rsidR="005D7027" w:rsidRPr="005D7027" w:rsidRDefault="005D7027" w:rsidP="005D7027">
      <w:pPr>
        <w:spacing w:line="360" w:lineRule="auto"/>
        <w:jc w:val="both"/>
        <w:rPr>
          <w:ins w:id="2189" w:author="Office" w:date="2025-10-26T17:54:00Z" w16du:dateUtc="2025-10-26T17:54:00Z"/>
          <w:rFonts w:ascii="Times New Roman" w:hAnsi="Times New Roman" w:cs="Times New Roman"/>
        </w:rPr>
      </w:pPr>
      <w:ins w:id="2190" w:author="Office" w:date="2025-10-26T17:54:00Z" w16du:dateUtc="2025-10-26T17:54:00Z">
        <w:r w:rsidRPr="005D7027">
          <w:rPr>
            <w:rFonts w:ascii="Times New Roman" w:hAnsi="Times New Roman" w:cs="Times New Roman"/>
          </w:rPr>
          <w:t>{</w:t>
        </w:r>
      </w:ins>
    </w:p>
    <w:p w14:paraId="612384CF" w14:textId="77777777" w:rsidR="005D7027" w:rsidRPr="005D7027" w:rsidRDefault="005D7027" w:rsidP="005D7027">
      <w:pPr>
        <w:spacing w:line="360" w:lineRule="auto"/>
        <w:jc w:val="both"/>
        <w:rPr>
          <w:ins w:id="2191" w:author="Office" w:date="2025-10-26T17:54:00Z" w16du:dateUtc="2025-10-26T17:54:00Z"/>
          <w:rFonts w:ascii="Times New Roman" w:hAnsi="Times New Roman" w:cs="Times New Roman"/>
        </w:rPr>
      </w:pPr>
      <w:ins w:id="2192" w:author="Office" w:date="2025-10-26T17:54:00Z" w16du:dateUtc="2025-10-26T17:54:00Z">
        <w:r w:rsidRPr="005D7027">
          <w:rPr>
            <w:rFonts w:ascii="Times New Roman" w:hAnsi="Times New Roman" w:cs="Times New Roman"/>
          </w:rPr>
          <w:t xml:space="preserve">  "data_sources": {</w:t>
        </w:r>
      </w:ins>
    </w:p>
    <w:p w14:paraId="2AAAD164" w14:textId="77777777" w:rsidR="005D7027" w:rsidRPr="005D7027" w:rsidRDefault="005D7027" w:rsidP="005D7027">
      <w:pPr>
        <w:spacing w:line="360" w:lineRule="auto"/>
        <w:jc w:val="both"/>
        <w:rPr>
          <w:ins w:id="2193" w:author="Office" w:date="2025-10-26T17:54:00Z" w16du:dateUtc="2025-10-26T17:54:00Z"/>
          <w:rFonts w:ascii="Times New Roman" w:hAnsi="Times New Roman" w:cs="Times New Roman"/>
        </w:rPr>
      </w:pPr>
      <w:ins w:id="2194" w:author="Office" w:date="2025-10-26T17:54:00Z" w16du:dateUtc="2025-10-26T17:54:00Z">
        <w:r w:rsidRPr="005D7027">
          <w:rPr>
            <w:rFonts w:ascii="Times New Roman" w:hAnsi="Times New Roman" w:cs="Times New Roman"/>
          </w:rPr>
          <w:t xml:space="preserve">    "news_sources": ["ghanaweb", "myjoyonline", "citifm", "joynews", "graphic"],</w:t>
        </w:r>
      </w:ins>
    </w:p>
    <w:p w14:paraId="762FBB26" w14:textId="77777777" w:rsidR="005D7027" w:rsidRPr="005D7027" w:rsidRDefault="005D7027" w:rsidP="005D7027">
      <w:pPr>
        <w:spacing w:line="360" w:lineRule="auto"/>
        <w:jc w:val="both"/>
        <w:rPr>
          <w:ins w:id="2195" w:author="Office" w:date="2025-10-26T17:54:00Z" w16du:dateUtc="2025-10-26T17:54:00Z"/>
          <w:rFonts w:ascii="Times New Roman" w:hAnsi="Times New Roman" w:cs="Times New Roman"/>
        </w:rPr>
      </w:pPr>
      <w:ins w:id="2196" w:author="Office" w:date="2025-10-26T17:54:00Z" w16du:dateUtc="2025-10-26T17:54:00Z">
        <w:r w:rsidRPr="005D7027">
          <w:rPr>
            <w:rFonts w:ascii="Times New Roman" w:hAnsi="Times New Roman" w:cs="Times New Roman"/>
          </w:rPr>
          <w:t xml:space="preserve">    "social_platforms": ["twitter", "facebook", "linkedin", "reddit"],</w:t>
        </w:r>
      </w:ins>
    </w:p>
    <w:p w14:paraId="202B8822" w14:textId="77777777" w:rsidR="005D7027" w:rsidRPr="005D7027" w:rsidRDefault="005D7027" w:rsidP="005D7027">
      <w:pPr>
        <w:spacing w:line="360" w:lineRule="auto"/>
        <w:jc w:val="both"/>
        <w:rPr>
          <w:ins w:id="2197" w:author="Office" w:date="2025-10-26T17:54:00Z" w16du:dateUtc="2025-10-26T17:54:00Z"/>
          <w:rFonts w:ascii="Times New Roman" w:hAnsi="Times New Roman" w:cs="Times New Roman"/>
        </w:rPr>
      </w:pPr>
      <w:ins w:id="2198" w:author="Office" w:date="2025-10-26T17:54:00Z" w16du:dateUtc="2025-10-26T17:54:00Z">
        <w:r w:rsidRPr="005D7027">
          <w:rPr>
            <w:rFonts w:ascii="Times New Roman" w:hAnsi="Times New Roman" w:cs="Times New Roman"/>
          </w:rPr>
          <w:lastRenderedPageBreak/>
          <w:t xml:space="preserve">    "update_frequency": "daily"</w:t>
        </w:r>
      </w:ins>
    </w:p>
    <w:p w14:paraId="41124669" w14:textId="77777777" w:rsidR="005D7027" w:rsidRPr="005D7027" w:rsidRDefault="005D7027" w:rsidP="005D7027">
      <w:pPr>
        <w:spacing w:line="360" w:lineRule="auto"/>
        <w:jc w:val="both"/>
        <w:rPr>
          <w:ins w:id="2199" w:author="Office" w:date="2025-10-26T17:54:00Z" w16du:dateUtc="2025-10-26T17:54:00Z"/>
          <w:rFonts w:ascii="Times New Roman" w:hAnsi="Times New Roman" w:cs="Times New Roman"/>
        </w:rPr>
      </w:pPr>
      <w:ins w:id="2200" w:author="Office" w:date="2025-10-26T17:54:00Z" w16du:dateUtc="2025-10-26T17:54:00Z">
        <w:r w:rsidRPr="005D7027">
          <w:rPr>
            <w:rFonts w:ascii="Times New Roman" w:hAnsi="Times New Roman" w:cs="Times New Roman"/>
          </w:rPr>
          <w:t xml:space="preserve">  },</w:t>
        </w:r>
      </w:ins>
    </w:p>
    <w:p w14:paraId="7523FD9D" w14:textId="77777777" w:rsidR="005D7027" w:rsidRPr="005D7027" w:rsidRDefault="005D7027" w:rsidP="005D7027">
      <w:pPr>
        <w:spacing w:line="360" w:lineRule="auto"/>
        <w:jc w:val="both"/>
        <w:rPr>
          <w:ins w:id="2201" w:author="Office" w:date="2025-10-26T17:54:00Z" w16du:dateUtc="2025-10-26T17:54:00Z"/>
          <w:rFonts w:ascii="Times New Roman" w:hAnsi="Times New Roman" w:cs="Times New Roman"/>
        </w:rPr>
      </w:pPr>
      <w:ins w:id="2202" w:author="Office" w:date="2025-10-26T17:54:00Z" w16du:dateUtc="2025-10-26T17:54:00Z">
        <w:r w:rsidRPr="005D7027">
          <w:rPr>
            <w:rFonts w:ascii="Times New Roman" w:hAnsi="Times New Roman" w:cs="Times New Roman"/>
          </w:rPr>
          <w:t xml:space="preserve">  "sentiment_analysis": {</w:t>
        </w:r>
      </w:ins>
    </w:p>
    <w:p w14:paraId="00C55737" w14:textId="77777777" w:rsidR="005D7027" w:rsidRPr="005D7027" w:rsidRDefault="005D7027" w:rsidP="005D7027">
      <w:pPr>
        <w:spacing w:line="360" w:lineRule="auto"/>
        <w:jc w:val="both"/>
        <w:rPr>
          <w:ins w:id="2203" w:author="Office" w:date="2025-10-26T17:54:00Z" w16du:dateUtc="2025-10-26T17:54:00Z"/>
          <w:rFonts w:ascii="Times New Roman" w:hAnsi="Times New Roman" w:cs="Times New Roman"/>
        </w:rPr>
      </w:pPr>
      <w:ins w:id="2204" w:author="Office" w:date="2025-10-26T17:54:00Z" w16du:dateUtc="2025-10-26T17:54:00Z">
        <w:r w:rsidRPr="005D7027">
          <w:rPr>
            <w:rFonts w:ascii="Times New Roman" w:hAnsi="Times New Roman" w:cs="Times New Roman"/>
          </w:rPr>
          <w:t xml:space="preserve">    "models": ["vader", "textblob", "custom_ml"],</w:t>
        </w:r>
      </w:ins>
    </w:p>
    <w:p w14:paraId="2DAF911A" w14:textId="77777777" w:rsidR="005D7027" w:rsidRPr="005D7027" w:rsidRDefault="005D7027" w:rsidP="005D7027">
      <w:pPr>
        <w:spacing w:line="360" w:lineRule="auto"/>
        <w:jc w:val="both"/>
        <w:rPr>
          <w:ins w:id="2205" w:author="Office" w:date="2025-10-26T17:54:00Z" w16du:dateUtc="2025-10-26T17:54:00Z"/>
          <w:rFonts w:ascii="Times New Roman" w:hAnsi="Times New Roman" w:cs="Times New Roman"/>
        </w:rPr>
      </w:pPr>
      <w:ins w:id="2206" w:author="Office" w:date="2025-10-26T17:54:00Z" w16du:dateUtc="2025-10-26T17:54:00Z">
        <w:r w:rsidRPr="005D7027">
          <w:rPr>
            <w:rFonts w:ascii="Times New Roman" w:hAnsi="Times New Roman" w:cs="Times New Roman"/>
          </w:rPr>
          <w:t xml:space="preserve">    "confidence_threshold": 0.7,</w:t>
        </w:r>
      </w:ins>
    </w:p>
    <w:p w14:paraId="435E6E29" w14:textId="77777777" w:rsidR="005D7027" w:rsidRPr="005D7027" w:rsidRDefault="005D7027" w:rsidP="005D7027">
      <w:pPr>
        <w:spacing w:line="360" w:lineRule="auto"/>
        <w:jc w:val="both"/>
        <w:rPr>
          <w:ins w:id="2207" w:author="Office" w:date="2025-10-26T17:54:00Z" w16du:dateUtc="2025-10-26T17:54:00Z"/>
          <w:rFonts w:ascii="Times New Roman" w:hAnsi="Times New Roman" w:cs="Times New Roman"/>
        </w:rPr>
      </w:pPr>
      <w:ins w:id="2208" w:author="Office" w:date="2025-10-26T17:54:00Z" w16du:dateUtc="2025-10-26T17:54:00Z">
        <w:r w:rsidRPr="005D7027">
          <w:rPr>
            <w:rFonts w:ascii="Times New Roman" w:hAnsi="Times New Roman" w:cs="Times New Roman"/>
          </w:rPr>
          <w:t xml:space="preserve">    "ensemble_weights": [0.4, 0.3, 0.3]</w:t>
        </w:r>
      </w:ins>
    </w:p>
    <w:p w14:paraId="18B4E676" w14:textId="77777777" w:rsidR="005D7027" w:rsidRPr="005D7027" w:rsidRDefault="005D7027" w:rsidP="005D7027">
      <w:pPr>
        <w:spacing w:line="360" w:lineRule="auto"/>
        <w:jc w:val="both"/>
        <w:rPr>
          <w:ins w:id="2209" w:author="Office" w:date="2025-10-26T17:54:00Z" w16du:dateUtc="2025-10-26T17:54:00Z"/>
          <w:rFonts w:ascii="Times New Roman" w:hAnsi="Times New Roman" w:cs="Times New Roman"/>
        </w:rPr>
      </w:pPr>
      <w:ins w:id="2210" w:author="Office" w:date="2025-10-26T17:54:00Z" w16du:dateUtc="2025-10-26T17:54:00Z">
        <w:r w:rsidRPr="005D7027">
          <w:rPr>
            <w:rFonts w:ascii="Times New Roman" w:hAnsi="Times New Roman" w:cs="Times New Roman"/>
          </w:rPr>
          <w:t xml:space="preserve">  },</w:t>
        </w:r>
      </w:ins>
    </w:p>
    <w:p w14:paraId="6EFA0AA4" w14:textId="77777777" w:rsidR="005D7027" w:rsidRPr="005D7027" w:rsidRDefault="005D7027" w:rsidP="005D7027">
      <w:pPr>
        <w:spacing w:line="360" w:lineRule="auto"/>
        <w:jc w:val="both"/>
        <w:rPr>
          <w:ins w:id="2211" w:author="Office" w:date="2025-10-26T17:54:00Z" w16du:dateUtc="2025-10-26T17:54:00Z"/>
          <w:rFonts w:ascii="Times New Roman" w:hAnsi="Times New Roman" w:cs="Times New Roman"/>
        </w:rPr>
      </w:pPr>
      <w:ins w:id="2212" w:author="Office" w:date="2025-10-26T17:54:00Z" w16du:dateUtc="2025-10-26T17:54:00Z">
        <w:r w:rsidRPr="005D7027">
          <w:rPr>
            <w:rFonts w:ascii="Times New Roman" w:hAnsi="Times New Roman" w:cs="Times New Roman"/>
          </w:rPr>
          <w:t xml:space="preserve">  "prediction_models": {</w:t>
        </w:r>
      </w:ins>
    </w:p>
    <w:p w14:paraId="09772440" w14:textId="77777777" w:rsidR="005D7027" w:rsidRPr="005D7027" w:rsidRDefault="005D7027" w:rsidP="005D7027">
      <w:pPr>
        <w:spacing w:line="360" w:lineRule="auto"/>
        <w:jc w:val="both"/>
        <w:rPr>
          <w:ins w:id="2213" w:author="Office" w:date="2025-10-26T17:54:00Z" w16du:dateUtc="2025-10-26T17:54:00Z"/>
          <w:rFonts w:ascii="Times New Roman" w:hAnsi="Times New Roman" w:cs="Times New Roman"/>
        </w:rPr>
      </w:pPr>
      <w:ins w:id="2214" w:author="Office" w:date="2025-10-26T17:54:00Z" w16du:dateUtc="2025-10-26T17:54:00Z">
        <w:r w:rsidRPr="005D7027">
          <w:rPr>
            <w:rFonts w:ascii="Times New Roman" w:hAnsi="Times New Roman" w:cs="Times New Roman"/>
          </w:rPr>
          <w:t xml:space="preserve">    "algorithms": ["xgboost", "lstm", "catboost"],</w:t>
        </w:r>
      </w:ins>
    </w:p>
    <w:p w14:paraId="3AB669AA" w14:textId="77777777" w:rsidR="005D7027" w:rsidRPr="005D7027" w:rsidRDefault="005D7027" w:rsidP="005D7027">
      <w:pPr>
        <w:spacing w:line="360" w:lineRule="auto"/>
        <w:jc w:val="both"/>
        <w:rPr>
          <w:ins w:id="2215" w:author="Office" w:date="2025-10-26T17:54:00Z" w16du:dateUtc="2025-10-26T17:54:00Z"/>
          <w:rFonts w:ascii="Times New Roman" w:hAnsi="Times New Roman" w:cs="Times New Roman"/>
        </w:rPr>
      </w:pPr>
      <w:ins w:id="2216" w:author="Office" w:date="2025-10-26T17:54:00Z" w16du:dateUtc="2025-10-26T17:54:00Z">
        <w:r w:rsidRPr="005D7027">
          <w:rPr>
            <w:rFonts w:ascii="Times New Roman" w:hAnsi="Times New Roman" w:cs="Times New Roman"/>
          </w:rPr>
          <w:t xml:space="preserve">    "validation_method": "time_series_split",</w:t>
        </w:r>
      </w:ins>
    </w:p>
    <w:p w14:paraId="0300845D" w14:textId="77777777" w:rsidR="005D7027" w:rsidRPr="005D7027" w:rsidRDefault="005D7027" w:rsidP="005D7027">
      <w:pPr>
        <w:spacing w:line="360" w:lineRule="auto"/>
        <w:jc w:val="both"/>
        <w:rPr>
          <w:ins w:id="2217" w:author="Office" w:date="2025-10-26T17:54:00Z" w16du:dateUtc="2025-10-26T17:54:00Z"/>
          <w:rFonts w:ascii="Times New Roman" w:hAnsi="Times New Roman" w:cs="Times New Roman"/>
        </w:rPr>
      </w:pPr>
      <w:ins w:id="2218" w:author="Office" w:date="2025-10-26T17:54:00Z" w16du:dateUtc="2025-10-26T17:54:00Z">
        <w:r w:rsidRPr="005D7027">
          <w:rPr>
            <w:rFonts w:ascii="Times New Roman" w:hAnsi="Times New Roman" w:cs="Times New Roman"/>
          </w:rPr>
          <w:t xml:space="preserve">    "test_size": 0.2</w:t>
        </w:r>
      </w:ins>
    </w:p>
    <w:p w14:paraId="45E2A2F3" w14:textId="77777777" w:rsidR="005D7027" w:rsidRPr="005D7027" w:rsidRDefault="005D7027" w:rsidP="005D7027">
      <w:pPr>
        <w:spacing w:line="360" w:lineRule="auto"/>
        <w:jc w:val="both"/>
        <w:rPr>
          <w:ins w:id="2219" w:author="Office" w:date="2025-10-26T17:54:00Z" w16du:dateUtc="2025-10-26T17:54:00Z"/>
          <w:rFonts w:ascii="Times New Roman" w:hAnsi="Times New Roman" w:cs="Times New Roman"/>
        </w:rPr>
      </w:pPr>
      <w:ins w:id="2220" w:author="Office" w:date="2025-10-26T17:54:00Z" w16du:dateUtc="2025-10-26T17:54:00Z">
        <w:r w:rsidRPr="005D7027">
          <w:rPr>
            <w:rFonts w:ascii="Times New Roman" w:hAnsi="Times New Roman" w:cs="Times New Roman"/>
          </w:rPr>
          <w:t xml:space="preserve">  }</w:t>
        </w:r>
      </w:ins>
    </w:p>
    <w:p w14:paraId="229222D7" w14:textId="77777777" w:rsidR="005D7027" w:rsidRPr="005D7027" w:rsidRDefault="005D7027" w:rsidP="005D7027">
      <w:pPr>
        <w:spacing w:line="360" w:lineRule="auto"/>
        <w:jc w:val="both"/>
        <w:rPr>
          <w:ins w:id="2221" w:author="Office" w:date="2025-10-26T17:54:00Z" w16du:dateUtc="2025-10-26T17:54:00Z"/>
          <w:rFonts w:ascii="Times New Roman" w:hAnsi="Times New Roman" w:cs="Times New Roman"/>
        </w:rPr>
      </w:pPr>
      <w:ins w:id="2222" w:author="Office" w:date="2025-10-26T17:54:00Z" w16du:dateUtc="2025-10-26T17:54:00Z">
        <w:r w:rsidRPr="005D7027">
          <w:rPr>
            <w:rFonts w:ascii="Times New Roman" w:hAnsi="Times New Roman" w:cs="Times New Roman"/>
          </w:rPr>
          <w:t>}</w:t>
        </w:r>
      </w:ins>
    </w:p>
    <w:p w14:paraId="5B4F656D" w14:textId="77777777" w:rsidR="005D7027" w:rsidRPr="005D7027" w:rsidRDefault="005D7027" w:rsidP="005D7027">
      <w:pPr>
        <w:spacing w:line="360" w:lineRule="auto"/>
        <w:jc w:val="both"/>
        <w:rPr>
          <w:ins w:id="2223" w:author="Office" w:date="2025-10-26T17:54:00Z" w16du:dateUtc="2025-10-26T17:54:00Z"/>
          <w:rFonts w:ascii="Times New Roman" w:hAnsi="Times New Roman" w:cs="Times New Roman"/>
        </w:rPr>
      </w:pPr>
    </w:p>
    <w:p w14:paraId="0FF2DFD7" w14:textId="77777777" w:rsidR="005D7027" w:rsidRPr="005D7027" w:rsidRDefault="005D7027" w:rsidP="005D7027">
      <w:pPr>
        <w:spacing w:line="360" w:lineRule="auto"/>
        <w:jc w:val="both"/>
        <w:rPr>
          <w:ins w:id="2224" w:author="Office" w:date="2025-10-26T17:54:00Z" w16du:dateUtc="2025-10-26T17:54:00Z"/>
          <w:rFonts w:ascii="Times New Roman" w:hAnsi="Times New Roman" w:cs="Times New Roman"/>
        </w:rPr>
      </w:pPr>
      <w:ins w:id="2225" w:author="Office" w:date="2025-10-26T17:54:00Z" w16du:dateUtc="2025-10-26T17:54:00Z">
        <w:r w:rsidRPr="005D7027">
          <w:rPr>
            <w:rFonts w:ascii="Times New Roman" w:hAnsi="Times New Roman" w:cs="Times New Roman"/>
          </w:rPr>
          <w:t>Dependencies and Requirements:</w:t>
        </w:r>
      </w:ins>
    </w:p>
    <w:p w14:paraId="7381FB64" w14:textId="77777777" w:rsidR="005D7027" w:rsidRPr="005D7027" w:rsidRDefault="005D7027" w:rsidP="005D7027">
      <w:pPr>
        <w:spacing w:line="360" w:lineRule="auto"/>
        <w:jc w:val="both"/>
        <w:rPr>
          <w:ins w:id="2226" w:author="Office" w:date="2025-10-26T17:54:00Z" w16du:dateUtc="2025-10-26T17:54:00Z"/>
          <w:rFonts w:ascii="Times New Roman" w:hAnsi="Times New Roman" w:cs="Times New Roman"/>
        </w:rPr>
      </w:pPr>
    </w:p>
    <w:p w14:paraId="5C9625AF" w14:textId="77777777" w:rsidR="005D7027" w:rsidRPr="005D7027" w:rsidRDefault="005D7027" w:rsidP="005D7027">
      <w:pPr>
        <w:spacing w:line="360" w:lineRule="auto"/>
        <w:jc w:val="both"/>
        <w:rPr>
          <w:ins w:id="2227" w:author="Office" w:date="2025-10-26T17:54:00Z" w16du:dateUtc="2025-10-26T17:54:00Z"/>
          <w:rFonts w:ascii="Times New Roman" w:hAnsi="Times New Roman" w:cs="Times New Roman"/>
        </w:rPr>
      </w:pPr>
      <w:ins w:id="2228" w:author="Office" w:date="2025-10-26T17:54:00Z" w16du:dateUtc="2025-10-26T17:54:00Z">
        <w:r w:rsidRPr="005D7027">
          <w:rPr>
            <w:rFonts w:ascii="Times New Roman" w:hAnsi="Times New Roman" w:cs="Times New Roman"/>
          </w:rPr>
          <w:t># requirements.txt - Python package dependencies</w:t>
        </w:r>
      </w:ins>
    </w:p>
    <w:p w14:paraId="07309C3F" w14:textId="77777777" w:rsidR="005D7027" w:rsidRPr="005D7027" w:rsidRDefault="005D7027" w:rsidP="005D7027">
      <w:pPr>
        <w:spacing w:line="360" w:lineRule="auto"/>
        <w:jc w:val="both"/>
        <w:rPr>
          <w:ins w:id="2229" w:author="Office" w:date="2025-10-26T17:54:00Z" w16du:dateUtc="2025-10-26T17:54:00Z"/>
          <w:rFonts w:ascii="Times New Roman" w:hAnsi="Times New Roman" w:cs="Times New Roman"/>
        </w:rPr>
      </w:pPr>
      <w:ins w:id="2230" w:author="Office" w:date="2025-10-26T17:54:00Z" w16du:dateUtc="2025-10-26T17:54:00Z">
        <w:r w:rsidRPr="005D7027">
          <w:rPr>
            <w:rFonts w:ascii="Times New Roman" w:hAnsi="Times New Roman" w:cs="Times New Roman"/>
          </w:rPr>
          <w:t>streamlit&gt;=1.28.0</w:t>
        </w:r>
      </w:ins>
    </w:p>
    <w:p w14:paraId="6EE6BF0D" w14:textId="77777777" w:rsidR="005D7027" w:rsidRPr="005D7027" w:rsidRDefault="005D7027" w:rsidP="005D7027">
      <w:pPr>
        <w:spacing w:line="360" w:lineRule="auto"/>
        <w:jc w:val="both"/>
        <w:rPr>
          <w:ins w:id="2231" w:author="Office" w:date="2025-10-26T17:54:00Z" w16du:dateUtc="2025-10-26T17:54:00Z"/>
          <w:rFonts w:ascii="Times New Roman" w:hAnsi="Times New Roman" w:cs="Times New Roman"/>
        </w:rPr>
      </w:pPr>
      <w:ins w:id="2232" w:author="Office" w:date="2025-10-26T17:54:00Z" w16du:dateUtc="2025-10-26T17:54:00Z">
        <w:r w:rsidRPr="005D7027">
          <w:rPr>
            <w:rFonts w:ascii="Times New Roman" w:hAnsi="Times New Roman" w:cs="Times New Roman"/>
          </w:rPr>
          <w:t>pandas&gt;=1.5.0</w:t>
        </w:r>
      </w:ins>
    </w:p>
    <w:p w14:paraId="253C4F55" w14:textId="77777777" w:rsidR="005D7027" w:rsidRPr="005D7027" w:rsidRDefault="005D7027" w:rsidP="005D7027">
      <w:pPr>
        <w:spacing w:line="360" w:lineRule="auto"/>
        <w:jc w:val="both"/>
        <w:rPr>
          <w:ins w:id="2233" w:author="Office" w:date="2025-10-26T17:54:00Z" w16du:dateUtc="2025-10-26T17:54:00Z"/>
          <w:rFonts w:ascii="Times New Roman" w:hAnsi="Times New Roman" w:cs="Times New Roman"/>
        </w:rPr>
      </w:pPr>
      <w:ins w:id="2234" w:author="Office" w:date="2025-10-26T17:54:00Z" w16du:dateUtc="2025-10-26T17:54:00Z">
        <w:r w:rsidRPr="005D7027">
          <w:rPr>
            <w:rFonts w:ascii="Times New Roman" w:hAnsi="Times New Roman" w:cs="Times New Roman"/>
          </w:rPr>
          <w:t>numpy&gt;=1.24.0</w:t>
        </w:r>
      </w:ins>
    </w:p>
    <w:p w14:paraId="15BC423A" w14:textId="77777777" w:rsidR="005D7027" w:rsidRPr="005D7027" w:rsidRDefault="005D7027" w:rsidP="005D7027">
      <w:pPr>
        <w:spacing w:line="360" w:lineRule="auto"/>
        <w:jc w:val="both"/>
        <w:rPr>
          <w:ins w:id="2235" w:author="Office" w:date="2025-10-26T17:54:00Z" w16du:dateUtc="2025-10-26T17:54:00Z"/>
          <w:rFonts w:ascii="Times New Roman" w:hAnsi="Times New Roman" w:cs="Times New Roman"/>
        </w:rPr>
      </w:pPr>
      <w:ins w:id="2236" w:author="Office" w:date="2025-10-26T17:54:00Z" w16du:dateUtc="2025-10-26T17:54:00Z">
        <w:r w:rsidRPr="005D7027">
          <w:rPr>
            <w:rFonts w:ascii="Times New Roman" w:hAnsi="Times New Roman" w:cs="Times New Roman"/>
          </w:rPr>
          <w:t>scikit-learn&gt;=1.3.0</w:t>
        </w:r>
      </w:ins>
    </w:p>
    <w:p w14:paraId="72457672" w14:textId="77777777" w:rsidR="005D7027" w:rsidRPr="005D7027" w:rsidRDefault="005D7027" w:rsidP="005D7027">
      <w:pPr>
        <w:spacing w:line="360" w:lineRule="auto"/>
        <w:jc w:val="both"/>
        <w:rPr>
          <w:ins w:id="2237" w:author="Office" w:date="2025-10-26T17:54:00Z" w16du:dateUtc="2025-10-26T17:54:00Z"/>
          <w:rFonts w:ascii="Times New Roman" w:hAnsi="Times New Roman" w:cs="Times New Roman"/>
        </w:rPr>
      </w:pPr>
      <w:ins w:id="2238" w:author="Office" w:date="2025-10-26T17:54:00Z" w16du:dateUtc="2025-10-26T17:54:00Z">
        <w:r w:rsidRPr="005D7027">
          <w:rPr>
            <w:rFonts w:ascii="Times New Roman" w:hAnsi="Times New Roman" w:cs="Times New Roman"/>
          </w:rPr>
          <w:lastRenderedPageBreak/>
          <w:t>xgboost&gt;=1.7.0</w:t>
        </w:r>
      </w:ins>
    </w:p>
    <w:p w14:paraId="6DDDE946" w14:textId="77777777" w:rsidR="005D7027" w:rsidRPr="005D7027" w:rsidRDefault="005D7027" w:rsidP="005D7027">
      <w:pPr>
        <w:spacing w:line="360" w:lineRule="auto"/>
        <w:jc w:val="both"/>
        <w:rPr>
          <w:ins w:id="2239" w:author="Office" w:date="2025-10-26T17:54:00Z" w16du:dateUtc="2025-10-26T17:54:00Z"/>
          <w:rFonts w:ascii="Times New Roman" w:hAnsi="Times New Roman" w:cs="Times New Roman"/>
        </w:rPr>
      </w:pPr>
      <w:ins w:id="2240" w:author="Office" w:date="2025-10-26T17:54:00Z" w16du:dateUtc="2025-10-26T17:54:00Z">
        <w:r w:rsidRPr="005D7027">
          <w:rPr>
            <w:rFonts w:ascii="Times New Roman" w:hAnsi="Times New Roman" w:cs="Times New Roman"/>
          </w:rPr>
          <w:t>tensorflow&gt;=2.13.0</w:t>
        </w:r>
      </w:ins>
    </w:p>
    <w:p w14:paraId="754B17FD" w14:textId="77777777" w:rsidR="005D7027" w:rsidRPr="005D7027" w:rsidRDefault="005D7027" w:rsidP="005D7027">
      <w:pPr>
        <w:spacing w:line="360" w:lineRule="auto"/>
        <w:jc w:val="both"/>
        <w:rPr>
          <w:ins w:id="2241" w:author="Office" w:date="2025-10-26T17:54:00Z" w16du:dateUtc="2025-10-26T17:54:00Z"/>
          <w:rFonts w:ascii="Times New Roman" w:hAnsi="Times New Roman" w:cs="Times New Roman"/>
        </w:rPr>
      </w:pPr>
      <w:ins w:id="2242" w:author="Office" w:date="2025-10-26T17:54:00Z" w16du:dateUtc="2025-10-26T17:54:00Z">
        <w:r w:rsidRPr="005D7027">
          <w:rPr>
            <w:rFonts w:ascii="Times New Roman" w:hAnsi="Times New Roman" w:cs="Times New Roman"/>
          </w:rPr>
          <w:t>catboost&gt;=1.2.0</w:t>
        </w:r>
      </w:ins>
    </w:p>
    <w:p w14:paraId="5CE444F6" w14:textId="77777777" w:rsidR="005D7027" w:rsidRPr="005D7027" w:rsidRDefault="005D7027" w:rsidP="005D7027">
      <w:pPr>
        <w:spacing w:line="360" w:lineRule="auto"/>
        <w:jc w:val="both"/>
        <w:rPr>
          <w:ins w:id="2243" w:author="Office" w:date="2025-10-26T17:54:00Z" w16du:dateUtc="2025-10-26T17:54:00Z"/>
          <w:rFonts w:ascii="Times New Roman" w:hAnsi="Times New Roman" w:cs="Times New Roman"/>
        </w:rPr>
      </w:pPr>
      <w:ins w:id="2244" w:author="Office" w:date="2025-10-26T17:54:00Z" w16du:dateUtc="2025-10-26T17:54:00Z">
        <w:r w:rsidRPr="005D7027">
          <w:rPr>
            <w:rFonts w:ascii="Times New Roman" w:hAnsi="Times New Roman" w:cs="Times New Roman"/>
          </w:rPr>
          <w:t>beautifulsoup4&gt;=4.12.0</w:t>
        </w:r>
      </w:ins>
    </w:p>
    <w:p w14:paraId="3C367B8B" w14:textId="77777777" w:rsidR="005D7027" w:rsidRPr="005D7027" w:rsidRDefault="005D7027" w:rsidP="005D7027">
      <w:pPr>
        <w:spacing w:line="360" w:lineRule="auto"/>
        <w:jc w:val="both"/>
        <w:rPr>
          <w:ins w:id="2245" w:author="Office" w:date="2025-10-26T17:54:00Z" w16du:dateUtc="2025-10-26T17:54:00Z"/>
          <w:rFonts w:ascii="Times New Roman" w:hAnsi="Times New Roman" w:cs="Times New Roman"/>
        </w:rPr>
      </w:pPr>
      <w:ins w:id="2246" w:author="Office" w:date="2025-10-26T17:54:00Z" w16du:dateUtc="2025-10-26T17:54:00Z">
        <w:r w:rsidRPr="005D7027">
          <w:rPr>
            <w:rFonts w:ascii="Times New Roman" w:hAnsi="Times New Roman" w:cs="Times New Roman"/>
          </w:rPr>
          <w:t>requests&gt;=2.31.0</w:t>
        </w:r>
      </w:ins>
    </w:p>
    <w:p w14:paraId="112E45BC" w14:textId="77777777" w:rsidR="005D7027" w:rsidRPr="005D7027" w:rsidRDefault="005D7027" w:rsidP="005D7027">
      <w:pPr>
        <w:spacing w:line="360" w:lineRule="auto"/>
        <w:jc w:val="both"/>
        <w:rPr>
          <w:ins w:id="2247" w:author="Office" w:date="2025-10-26T17:54:00Z" w16du:dateUtc="2025-10-26T17:54:00Z"/>
          <w:rFonts w:ascii="Times New Roman" w:hAnsi="Times New Roman" w:cs="Times New Roman"/>
        </w:rPr>
      </w:pPr>
      <w:ins w:id="2248" w:author="Office" w:date="2025-10-26T17:54:00Z" w16du:dateUtc="2025-10-26T17:54:00Z">
        <w:r w:rsidRPr="005D7027">
          <w:rPr>
            <w:rFonts w:ascii="Times New Roman" w:hAnsi="Times New Roman" w:cs="Times New Roman"/>
          </w:rPr>
          <w:t>nltk&gt;=3.8.0</w:t>
        </w:r>
      </w:ins>
    </w:p>
    <w:p w14:paraId="373606A7" w14:textId="77777777" w:rsidR="005D7027" w:rsidRPr="005D7027" w:rsidRDefault="005D7027" w:rsidP="005D7027">
      <w:pPr>
        <w:spacing w:line="360" w:lineRule="auto"/>
        <w:jc w:val="both"/>
        <w:rPr>
          <w:ins w:id="2249" w:author="Office" w:date="2025-10-26T17:54:00Z" w16du:dateUtc="2025-10-26T17:54:00Z"/>
          <w:rFonts w:ascii="Times New Roman" w:hAnsi="Times New Roman" w:cs="Times New Roman"/>
        </w:rPr>
      </w:pPr>
      <w:ins w:id="2250" w:author="Office" w:date="2025-10-26T17:54:00Z" w16du:dateUtc="2025-10-26T17:54:00Z">
        <w:r w:rsidRPr="005D7027">
          <w:rPr>
            <w:rFonts w:ascii="Times New Roman" w:hAnsi="Times New Roman" w:cs="Times New Roman"/>
          </w:rPr>
          <w:t>textblob&gt;=0.17.0</w:t>
        </w:r>
      </w:ins>
    </w:p>
    <w:p w14:paraId="2EAA07D7" w14:textId="77777777" w:rsidR="005D7027" w:rsidRPr="005D7027" w:rsidRDefault="005D7027" w:rsidP="005D7027">
      <w:pPr>
        <w:spacing w:line="360" w:lineRule="auto"/>
        <w:jc w:val="both"/>
        <w:rPr>
          <w:ins w:id="2251" w:author="Office" w:date="2025-10-26T17:54:00Z" w16du:dateUtc="2025-10-26T17:54:00Z"/>
          <w:rFonts w:ascii="Times New Roman" w:hAnsi="Times New Roman" w:cs="Times New Roman"/>
        </w:rPr>
      </w:pPr>
      <w:ins w:id="2252" w:author="Office" w:date="2025-10-26T17:54:00Z" w16du:dateUtc="2025-10-26T17:54:00Z">
        <w:r w:rsidRPr="005D7027">
          <w:rPr>
            <w:rFonts w:ascii="Times New Roman" w:hAnsi="Times New Roman" w:cs="Times New Roman"/>
          </w:rPr>
          <w:t>vaderSentiment&gt;=3.3.2</w:t>
        </w:r>
      </w:ins>
    </w:p>
    <w:p w14:paraId="4BFB8E68" w14:textId="77777777" w:rsidR="005D7027" w:rsidRPr="005D7027" w:rsidRDefault="005D7027" w:rsidP="005D7027">
      <w:pPr>
        <w:spacing w:line="360" w:lineRule="auto"/>
        <w:jc w:val="both"/>
        <w:rPr>
          <w:ins w:id="2253" w:author="Office" w:date="2025-10-26T17:54:00Z" w16du:dateUtc="2025-10-26T17:54:00Z"/>
          <w:rFonts w:ascii="Times New Roman" w:hAnsi="Times New Roman" w:cs="Times New Roman"/>
        </w:rPr>
      </w:pPr>
      <w:ins w:id="2254" w:author="Office" w:date="2025-10-26T17:54:00Z" w16du:dateUtc="2025-10-26T17:54:00Z">
        <w:r w:rsidRPr="005D7027">
          <w:rPr>
            <w:rFonts w:ascii="Times New Roman" w:hAnsi="Times New Roman" w:cs="Times New Roman"/>
          </w:rPr>
          <w:t>plotly&gt;=5.15.0</w:t>
        </w:r>
      </w:ins>
    </w:p>
    <w:p w14:paraId="0C931AAE" w14:textId="77777777" w:rsidR="005D7027" w:rsidRPr="005D7027" w:rsidRDefault="005D7027" w:rsidP="005D7027">
      <w:pPr>
        <w:spacing w:line="360" w:lineRule="auto"/>
        <w:jc w:val="both"/>
        <w:rPr>
          <w:ins w:id="2255" w:author="Office" w:date="2025-10-26T17:54:00Z" w16du:dateUtc="2025-10-26T17:54:00Z"/>
          <w:rFonts w:ascii="Times New Roman" w:hAnsi="Times New Roman" w:cs="Times New Roman"/>
        </w:rPr>
      </w:pPr>
      <w:ins w:id="2256" w:author="Office" w:date="2025-10-26T17:54:00Z" w16du:dateUtc="2025-10-26T17:54:00Z">
        <w:r w:rsidRPr="005D7027">
          <w:rPr>
            <w:rFonts w:ascii="Times New Roman" w:hAnsi="Times New Roman" w:cs="Times New Roman"/>
          </w:rPr>
          <w:t>yfinance&gt;=0.2.0</w:t>
        </w:r>
      </w:ins>
    </w:p>
    <w:p w14:paraId="02733219" w14:textId="77777777" w:rsidR="005D7027" w:rsidRPr="005D7027" w:rsidRDefault="005D7027" w:rsidP="005D7027">
      <w:pPr>
        <w:spacing w:line="360" w:lineRule="auto"/>
        <w:jc w:val="both"/>
        <w:rPr>
          <w:ins w:id="2257" w:author="Office" w:date="2025-10-26T17:54:00Z" w16du:dateUtc="2025-10-26T17:54:00Z"/>
          <w:rFonts w:ascii="Times New Roman" w:hAnsi="Times New Roman" w:cs="Times New Roman"/>
        </w:rPr>
      </w:pPr>
      <w:ins w:id="2258" w:author="Office" w:date="2025-10-26T17:54:00Z" w16du:dateUtc="2025-10-26T17:54:00Z">
        <w:r w:rsidRPr="005D7027">
          <w:rPr>
            <w:rFonts w:ascii="Times New Roman" w:hAnsi="Times New Roman" w:cs="Times New Roman"/>
          </w:rPr>
          <w:t>sqlite3</w:t>
        </w:r>
      </w:ins>
    </w:p>
    <w:p w14:paraId="185594FE" w14:textId="77777777" w:rsidR="005D7027" w:rsidRPr="005D7027" w:rsidRDefault="005D7027" w:rsidP="005D7027">
      <w:pPr>
        <w:spacing w:line="360" w:lineRule="auto"/>
        <w:jc w:val="both"/>
        <w:rPr>
          <w:ins w:id="2259" w:author="Office" w:date="2025-10-26T17:54:00Z" w16du:dateUtc="2025-10-26T17:54:00Z"/>
          <w:rFonts w:ascii="Times New Roman" w:hAnsi="Times New Roman" w:cs="Times New Roman"/>
        </w:rPr>
      </w:pPr>
    </w:p>
    <w:p w14:paraId="264198B0" w14:textId="77777777" w:rsidR="005D7027" w:rsidRPr="005D7027" w:rsidRDefault="005D7027" w:rsidP="005D7027">
      <w:pPr>
        <w:spacing w:line="360" w:lineRule="auto"/>
        <w:jc w:val="both"/>
        <w:rPr>
          <w:ins w:id="2260" w:author="Office" w:date="2025-10-26T17:54:00Z" w16du:dateUtc="2025-10-26T17:54:00Z"/>
          <w:rFonts w:ascii="Times New Roman" w:hAnsi="Times New Roman" w:cs="Times New Roman"/>
        </w:rPr>
      </w:pPr>
      <w:ins w:id="2261" w:author="Office" w:date="2025-10-26T17:54:00Z" w16du:dateUtc="2025-10-26T17:54:00Z">
        <w:r w:rsidRPr="005D7027">
          <w:rPr>
            <w:rFonts w:ascii="Times New Roman" w:hAnsi="Times New Roman" w:cs="Times New Roman"/>
          </w:rPr>
          <w:t>A.3 Data Sources and Collection Procedures</w:t>
        </w:r>
      </w:ins>
    </w:p>
    <w:p w14:paraId="3D8B5C33" w14:textId="77777777" w:rsidR="005D7027" w:rsidRPr="005D7027" w:rsidRDefault="005D7027" w:rsidP="005D7027">
      <w:pPr>
        <w:spacing w:line="360" w:lineRule="auto"/>
        <w:jc w:val="both"/>
        <w:rPr>
          <w:ins w:id="2262" w:author="Office" w:date="2025-10-26T17:54:00Z" w16du:dateUtc="2025-10-26T17:54:00Z"/>
          <w:rFonts w:ascii="Times New Roman" w:hAnsi="Times New Roman" w:cs="Times New Roman"/>
        </w:rPr>
      </w:pPr>
    </w:p>
    <w:p w14:paraId="265CD636" w14:textId="77777777" w:rsidR="005D7027" w:rsidRPr="005D7027" w:rsidRDefault="005D7027" w:rsidP="005D7027">
      <w:pPr>
        <w:spacing w:line="360" w:lineRule="auto"/>
        <w:jc w:val="both"/>
        <w:rPr>
          <w:ins w:id="2263" w:author="Office" w:date="2025-10-26T17:54:00Z" w16du:dateUtc="2025-10-26T17:54:00Z"/>
          <w:rFonts w:ascii="Times New Roman" w:hAnsi="Times New Roman" w:cs="Times New Roman"/>
        </w:rPr>
      </w:pPr>
      <w:ins w:id="2264" w:author="Office" w:date="2025-10-26T17:54:00Z" w16du:dateUtc="2025-10-26T17:54:00Z">
        <w:r w:rsidRPr="005D7027">
          <w:rPr>
            <w:rFonts w:ascii="Times New Roman" w:hAnsi="Times New Roman" w:cs="Times New Roman"/>
          </w:rPr>
          <w:t>A.3.1 News Data Collection</w:t>
        </w:r>
      </w:ins>
    </w:p>
    <w:p w14:paraId="5292AC9C" w14:textId="77777777" w:rsidR="005D7027" w:rsidRPr="005D7027" w:rsidRDefault="005D7027" w:rsidP="005D7027">
      <w:pPr>
        <w:spacing w:line="360" w:lineRule="auto"/>
        <w:jc w:val="both"/>
        <w:rPr>
          <w:ins w:id="2265" w:author="Office" w:date="2025-10-26T17:54:00Z" w16du:dateUtc="2025-10-26T17:54:00Z"/>
          <w:rFonts w:ascii="Times New Roman" w:hAnsi="Times New Roman" w:cs="Times New Roman"/>
        </w:rPr>
      </w:pPr>
    </w:p>
    <w:p w14:paraId="5FF4B217" w14:textId="77777777" w:rsidR="005D7027" w:rsidRPr="005D7027" w:rsidRDefault="005D7027" w:rsidP="005D7027">
      <w:pPr>
        <w:spacing w:line="360" w:lineRule="auto"/>
        <w:jc w:val="both"/>
        <w:rPr>
          <w:ins w:id="2266" w:author="Office" w:date="2025-10-26T17:54:00Z" w16du:dateUtc="2025-10-26T17:54:00Z"/>
          <w:rFonts w:ascii="Times New Roman" w:hAnsi="Times New Roman" w:cs="Times New Roman"/>
        </w:rPr>
      </w:pPr>
      <w:ins w:id="2267" w:author="Office" w:date="2025-10-26T17:54:00Z" w16du:dateUtc="2025-10-26T17:54:00Z">
        <w:r w:rsidRPr="005D7027">
          <w:rPr>
            <w:rFonts w:ascii="Times New Roman" w:hAnsi="Times New Roman" w:cs="Times New Roman"/>
          </w:rPr>
          <w:t>News Sources Configuration:</w:t>
        </w:r>
      </w:ins>
    </w:p>
    <w:p w14:paraId="4960F8E4" w14:textId="77777777" w:rsidR="005D7027" w:rsidRPr="005D7027" w:rsidRDefault="005D7027" w:rsidP="005D7027">
      <w:pPr>
        <w:spacing w:line="360" w:lineRule="auto"/>
        <w:jc w:val="both"/>
        <w:rPr>
          <w:ins w:id="2268" w:author="Office" w:date="2025-10-26T17:54:00Z" w16du:dateUtc="2025-10-26T17:54:00Z"/>
          <w:rFonts w:ascii="Times New Roman" w:hAnsi="Times New Roman" w:cs="Times New Roman"/>
        </w:rPr>
      </w:pPr>
    </w:p>
    <w:p w14:paraId="2839292F" w14:textId="77777777" w:rsidR="005D7027" w:rsidRPr="005D7027" w:rsidRDefault="005D7027" w:rsidP="005D7027">
      <w:pPr>
        <w:spacing w:line="360" w:lineRule="auto"/>
        <w:jc w:val="both"/>
        <w:rPr>
          <w:ins w:id="2269" w:author="Office" w:date="2025-10-26T17:54:00Z" w16du:dateUtc="2025-10-26T17:54:00Z"/>
          <w:rFonts w:ascii="Times New Roman" w:hAnsi="Times New Roman" w:cs="Times New Roman"/>
        </w:rPr>
      </w:pPr>
      <w:ins w:id="2270" w:author="Office" w:date="2025-10-26T17:54:00Z" w16du:dateUtc="2025-10-26T17:54:00Z">
        <w:r w:rsidRPr="005D7027">
          <w:rPr>
            <w:rFonts w:ascii="Times New Roman" w:hAnsi="Times New Roman" w:cs="Times New Roman"/>
          </w:rPr>
          <w:t>1. GhanaWeb (www.ghanaweb.com) - Business and finance sections</w:t>
        </w:r>
      </w:ins>
    </w:p>
    <w:p w14:paraId="33EDA832" w14:textId="77777777" w:rsidR="005D7027" w:rsidRPr="005D7027" w:rsidRDefault="005D7027" w:rsidP="005D7027">
      <w:pPr>
        <w:spacing w:line="360" w:lineRule="auto"/>
        <w:jc w:val="both"/>
        <w:rPr>
          <w:ins w:id="2271" w:author="Office" w:date="2025-10-26T17:54:00Z" w16du:dateUtc="2025-10-26T17:54:00Z"/>
          <w:rFonts w:ascii="Times New Roman" w:hAnsi="Times New Roman" w:cs="Times New Roman"/>
        </w:rPr>
      </w:pPr>
      <w:ins w:id="2272" w:author="Office" w:date="2025-10-26T17:54:00Z" w16du:dateUtc="2025-10-26T17:54:00Z">
        <w:r w:rsidRPr="005D7027">
          <w:rPr>
            <w:rFonts w:ascii="Times New Roman" w:hAnsi="Times New Roman" w:cs="Times New Roman"/>
          </w:rPr>
          <w:t>2. MyJoyOnline (www.myjoyonline.com) - Market news and analysis</w:t>
        </w:r>
      </w:ins>
    </w:p>
    <w:p w14:paraId="3F5A61E0" w14:textId="77777777" w:rsidR="005D7027" w:rsidRPr="005D7027" w:rsidRDefault="005D7027" w:rsidP="005D7027">
      <w:pPr>
        <w:spacing w:line="360" w:lineRule="auto"/>
        <w:jc w:val="both"/>
        <w:rPr>
          <w:ins w:id="2273" w:author="Office" w:date="2025-10-26T17:54:00Z" w16du:dateUtc="2025-10-26T17:54:00Z"/>
          <w:rFonts w:ascii="Times New Roman" w:hAnsi="Times New Roman" w:cs="Times New Roman"/>
        </w:rPr>
      </w:pPr>
      <w:ins w:id="2274" w:author="Office" w:date="2025-10-26T17:54:00Z" w16du:dateUtc="2025-10-26T17:54:00Z">
        <w:r w:rsidRPr="005D7027">
          <w:rPr>
            <w:rFonts w:ascii="Times New Roman" w:hAnsi="Times New Roman" w:cs="Times New Roman"/>
          </w:rPr>
          <w:t>3. Citi FM (citifmonline.com) - Financial news coverage</w:t>
        </w:r>
      </w:ins>
    </w:p>
    <w:p w14:paraId="0969B4CE" w14:textId="77777777" w:rsidR="005D7027" w:rsidRPr="005D7027" w:rsidRDefault="005D7027" w:rsidP="005D7027">
      <w:pPr>
        <w:spacing w:line="360" w:lineRule="auto"/>
        <w:jc w:val="both"/>
        <w:rPr>
          <w:ins w:id="2275" w:author="Office" w:date="2025-10-26T17:54:00Z" w16du:dateUtc="2025-10-26T17:54:00Z"/>
          <w:rFonts w:ascii="Times New Roman" w:hAnsi="Times New Roman" w:cs="Times New Roman"/>
        </w:rPr>
      </w:pPr>
      <w:ins w:id="2276" w:author="Office" w:date="2025-10-26T17:54:00Z" w16du:dateUtc="2025-10-26T17:54:00Z">
        <w:r w:rsidRPr="005D7027">
          <w:rPr>
            <w:rFonts w:ascii="Times New Roman" w:hAnsi="Times New Roman" w:cs="Times New Roman"/>
          </w:rPr>
          <w:lastRenderedPageBreak/>
          <w:t>4. Joy News (www.joynews.com) - Economic reporting</w:t>
        </w:r>
      </w:ins>
    </w:p>
    <w:p w14:paraId="374A01ED" w14:textId="77777777" w:rsidR="005D7027" w:rsidRPr="005D7027" w:rsidRDefault="005D7027" w:rsidP="005D7027">
      <w:pPr>
        <w:spacing w:line="360" w:lineRule="auto"/>
        <w:jc w:val="both"/>
        <w:rPr>
          <w:ins w:id="2277" w:author="Office" w:date="2025-10-26T17:54:00Z" w16du:dateUtc="2025-10-26T17:54:00Z"/>
          <w:rFonts w:ascii="Times New Roman" w:hAnsi="Times New Roman" w:cs="Times New Roman"/>
        </w:rPr>
      </w:pPr>
      <w:ins w:id="2278" w:author="Office" w:date="2025-10-26T17:54:00Z" w16du:dateUtc="2025-10-26T17:54:00Z">
        <w:r w:rsidRPr="005D7027">
          <w:rPr>
            <w:rFonts w:ascii="Times New Roman" w:hAnsi="Times New Roman" w:cs="Times New Roman"/>
          </w:rPr>
          <w:t>5. Graphic Online (www.graphic.com.gh) - Business section</w:t>
        </w:r>
      </w:ins>
    </w:p>
    <w:p w14:paraId="2D38B8B1" w14:textId="77777777" w:rsidR="005D7027" w:rsidRPr="005D7027" w:rsidRDefault="005D7027" w:rsidP="005D7027">
      <w:pPr>
        <w:spacing w:line="360" w:lineRule="auto"/>
        <w:jc w:val="both"/>
        <w:rPr>
          <w:ins w:id="2279" w:author="Office" w:date="2025-10-26T17:54:00Z" w16du:dateUtc="2025-10-26T17:54:00Z"/>
          <w:rFonts w:ascii="Times New Roman" w:hAnsi="Times New Roman" w:cs="Times New Roman"/>
        </w:rPr>
      </w:pPr>
      <w:ins w:id="2280" w:author="Office" w:date="2025-10-26T17:54:00Z" w16du:dateUtc="2025-10-26T17:54:00Z">
        <w:r w:rsidRPr="005D7027">
          <w:rPr>
            <w:rFonts w:ascii="Times New Roman" w:hAnsi="Times New Roman" w:cs="Times New Roman"/>
          </w:rPr>
          <w:t>6. Daily Graphic - Financial supplements</w:t>
        </w:r>
      </w:ins>
    </w:p>
    <w:p w14:paraId="74121EBC" w14:textId="77777777" w:rsidR="005D7027" w:rsidRPr="005D7027" w:rsidRDefault="005D7027" w:rsidP="005D7027">
      <w:pPr>
        <w:spacing w:line="360" w:lineRule="auto"/>
        <w:jc w:val="both"/>
        <w:rPr>
          <w:ins w:id="2281" w:author="Office" w:date="2025-10-26T17:54:00Z" w16du:dateUtc="2025-10-26T17:54:00Z"/>
          <w:rFonts w:ascii="Times New Roman" w:hAnsi="Times New Roman" w:cs="Times New Roman"/>
        </w:rPr>
      </w:pPr>
    </w:p>
    <w:p w14:paraId="76321A97" w14:textId="77777777" w:rsidR="005D7027" w:rsidRPr="005D7027" w:rsidRDefault="005D7027" w:rsidP="005D7027">
      <w:pPr>
        <w:spacing w:line="360" w:lineRule="auto"/>
        <w:jc w:val="both"/>
        <w:rPr>
          <w:ins w:id="2282" w:author="Office" w:date="2025-10-26T17:54:00Z" w16du:dateUtc="2025-10-26T17:54:00Z"/>
          <w:rFonts w:ascii="Times New Roman" w:hAnsi="Times New Roman" w:cs="Times New Roman"/>
        </w:rPr>
      </w:pPr>
      <w:ins w:id="2283" w:author="Office" w:date="2025-10-26T17:54:00Z" w16du:dateUtc="2025-10-26T17:54:00Z">
        <w:r w:rsidRPr="005D7027">
          <w:rPr>
            <w:rFonts w:ascii="Times New Roman" w:hAnsi="Times New Roman" w:cs="Times New Roman"/>
          </w:rPr>
          <w:t>Collection Methodology:</w:t>
        </w:r>
      </w:ins>
    </w:p>
    <w:p w14:paraId="7B32FC47" w14:textId="77777777" w:rsidR="005D7027" w:rsidRPr="005D7027" w:rsidRDefault="005D7027" w:rsidP="005D7027">
      <w:pPr>
        <w:spacing w:line="360" w:lineRule="auto"/>
        <w:jc w:val="both"/>
        <w:rPr>
          <w:ins w:id="2284" w:author="Office" w:date="2025-10-26T17:54:00Z" w16du:dateUtc="2025-10-26T17:54:00Z"/>
          <w:rFonts w:ascii="Times New Roman" w:hAnsi="Times New Roman" w:cs="Times New Roman"/>
        </w:rPr>
      </w:pPr>
    </w:p>
    <w:p w14:paraId="6E051F82" w14:textId="77777777" w:rsidR="005D7027" w:rsidRPr="005D7027" w:rsidRDefault="005D7027" w:rsidP="005D7027">
      <w:pPr>
        <w:spacing w:line="360" w:lineRule="auto"/>
        <w:jc w:val="both"/>
        <w:rPr>
          <w:ins w:id="2285" w:author="Office" w:date="2025-10-26T17:54:00Z" w16du:dateUtc="2025-10-26T17:54:00Z"/>
          <w:rFonts w:ascii="Times New Roman" w:hAnsi="Times New Roman" w:cs="Times New Roman"/>
        </w:rPr>
      </w:pPr>
      <w:ins w:id="2286" w:author="Office" w:date="2025-10-26T17:54:00Z" w16du:dateUtc="2025-10-26T17:54:00Z">
        <w:r w:rsidRPr="005D7027">
          <w:rPr>
            <w:rFonts w:ascii="Times New Roman" w:hAnsi="Times New Roman" w:cs="Times New Roman"/>
          </w:rPr>
          <w:t># News scraping parameters</w:t>
        </w:r>
      </w:ins>
    </w:p>
    <w:p w14:paraId="5596B7D6" w14:textId="77777777" w:rsidR="005D7027" w:rsidRPr="005D7027" w:rsidRDefault="005D7027" w:rsidP="005D7027">
      <w:pPr>
        <w:spacing w:line="360" w:lineRule="auto"/>
        <w:jc w:val="both"/>
        <w:rPr>
          <w:ins w:id="2287" w:author="Office" w:date="2025-10-26T17:54:00Z" w16du:dateUtc="2025-10-26T17:54:00Z"/>
          <w:rFonts w:ascii="Times New Roman" w:hAnsi="Times New Roman" w:cs="Times New Roman"/>
        </w:rPr>
      </w:pPr>
      <w:ins w:id="2288" w:author="Office" w:date="2025-10-26T17:54:00Z" w16du:dateUtc="2025-10-26T17:54:00Z">
        <w:r w:rsidRPr="005D7027">
          <w:rPr>
            <w:rFonts w:ascii="Times New Roman" w:hAnsi="Times New Roman" w:cs="Times New Roman"/>
          </w:rPr>
          <w:t>SCRAPING_CONFIG = {</w:t>
        </w:r>
      </w:ins>
    </w:p>
    <w:p w14:paraId="12175F17" w14:textId="77777777" w:rsidR="005D7027" w:rsidRPr="005D7027" w:rsidRDefault="005D7027" w:rsidP="005D7027">
      <w:pPr>
        <w:spacing w:line="360" w:lineRule="auto"/>
        <w:jc w:val="both"/>
        <w:rPr>
          <w:ins w:id="2289" w:author="Office" w:date="2025-10-26T17:54:00Z" w16du:dateUtc="2025-10-26T17:54:00Z"/>
          <w:rFonts w:ascii="Times New Roman" w:hAnsi="Times New Roman" w:cs="Times New Roman"/>
        </w:rPr>
      </w:pPr>
      <w:ins w:id="2290" w:author="Office" w:date="2025-10-26T17:54:00Z" w16du:dateUtc="2025-10-26T17:54:00Z">
        <w:r w:rsidRPr="005D7027">
          <w:rPr>
            <w:rFonts w:ascii="Times New Roman" w:hAnsi="Times New Roman" w:cs="Times New Roman"/>
          </w:rPr>
          <w:t xml:space="preserve">    'request_delay': 2.0, # seconds between requests</w:t>
        </w:r>
      </w:ins>
    </w:p>
    <w:p w14:paraId="25A7C0BC" w14:textId="77777777" w:rsidR="005D7027" w:rsidRPr="005D7027" w:rsidRDefault="005D7027" w:rsidP="005D7027">
      <w:pPr>
        <w:spacing w:line="360" w:lineRule="auto"/>
        <w:jc w:val="both"/>
        <w:rPr>
          <w:ins w:id="2291" w:author="Office" w:date="2025-10-26T17:54:00Z" w16du:dateUtc="2025-10-26T17:54:00Z"/>
          <w:rFonts w:ascii="Times New Roman" w:hAnsi="Times New Roman" w:cs="Times New Roman"/>
        </w:rPr>
      </w:pPr>
      <w:ins w:id="2292" w:author="Office" w:date="2025-10-26T17:54:00Z" w16du:dateUtc="2025-10-26T17:54:00Z">
        <w:r w:rsidRPr="005D7027">
          <w:rPr>
            <w:rFonts w:ascii="Times New Roman" w:hAnsi="Times New Roman" w:cs="Times New Roman"/>
          </w:rPr>
          <w:t xml:space="preserve">    'retry_attempts': 3,</w:t>
        </w:r>
      </w:ins>
    </w:p>
    <w:p w14:paraId="2F99BBCC" w14:textId="77777777" w:rsidR="005D7027" w:rsidRPr="005D7027" w:rsidRDefault="005D7027" w:rsidP="005D7027">
      <w:pPr>
        <w:spacing w:line="360" w:lineRule="auto"/>
        <w:jc w:val="both"/>
        <w:rPr>
          <w:ins w:id="2293" w:author="Office" w:date="2025-10-26T17:54:00Z" w16du:dateUtc="2025-10-26T17:54:00Z"/>
          <w:rFonts w:ascii="Times New Roman" w:hAnsi="Times New Roman" w:cs="Times New Roman"/>
        </w:rPr>
      </w:pPr>
      <w:ins w:id="2294" w:author="Office" w:date="2025-10-26T17:54:00Z" w16du:dateUtc="2025-10-26T17:54:00Z">
        <w:r w:rsidRPr="005D7027">
          <w:rPr>
            <w:rFonts w:ascii="Times New Roman" w:hAnsi="Times New Roman" w:cs="Times New Roman"/>
          </w:rPr>
          <w:t xml:space="preserve">    'timeout': 30,</w:t>
        </w:r>
      </w:ins>
    </w:p>
    <w:p w14:paraId="37C6503C" w14:textId="77777777" w:rsidR="005D7027" w:rsidRPr="005D7027" w:rsidRDefault="005D7027" w:rsidP="005D7027">
      <w:pPr>
        <w:spacing w:line="360" w:lineRule="auto"/>
        <w:jc w:val="both"/>
        <w:rPr>
          <w:ins w:id="2295" w:author="Office" w:date="2025-10-26T17:54:00Z" w16du:dateUtc="2025-10-26T17:54:00Z"/>
          <w:rFonts w:ascii="Times New Roman" w:hAnsi="Times New Roman" w:cs="Times New Roman"/>
        </w:rPr>
      </w:pPr>
      <w:ins w:id="2296" w:author="Office" w:date="2025-10-26T17:54:00Z" w16du:dateUtc="2025-10-26T17:54:00Z">
        <w:r w:rsidRPr="005D7027">
          <w:rPr>
            <w:rFonts w:ascii="Times New Roman" w:hAnsi="Times New Roman" w:cs="Times New Roman"/>
          </w:rPr>
          <w:t xml:space="preserve">    'user_agent': 'GSE Research Bot 1.0',</w:t>
        </w:r>
      </w:ins>
    </w:p>
    <w:p w14:paraId="4E00E071" w14:textId="77777777" w:rsidR="005D7027" w:rsidRPr="005D7027" w:rsidRDefault="005D7027" w:rsidP="005D7027">
      <w:pPr>
        <w:spacing w:line="360" w:lineRule="auto"/>
        <w:jc w:val="both"/>
        <w:rPr>
          <w:ins w:id="2297" w:author="Office" w:date="2025-10-26T17:54:00Z" w16du:dateUtc="2025-10-26T17:54:00Z"/>
          <w:rFonts w:ascii="Times New Roman" w:hAnsi="Times New Roman" w:cs="Times New Roman"/>
        </w:rPr>
      </w:pPr>
      <w:ins w:id="2298" w:author="Office" w:date="2025-10-26T17:54:00Z" w16du:dateUtc="2025-10-26T17:54:00Z">
        <w:r w:rsidRPr="005D7027">
          <w:rPr>
            <w:rFonts w:ascii="Times New Roman" w:hAnsi="Times New Roman" w:cs="Times New Roman"/>
          </w:rPr>
          <w:t xml:space="preserve">    'respect_robots_txt': True,</w:t>
        </w:r>
      </w:ins>
    </w:p>
    <w:p w14:paraId="12AF364E" w14:textId="77777777" w:rsidR="005D7027" w:rsidRPr="005D7027" w:rsidRDefault="005D7027" w:rsidP="005D7027">
      <w:pPr>
        <w:spacing w:line="360" w:lineRule="auto"/>
        <w:jc w:val="both"/>
        <w:rPr>
          <w:ins w:id="2299" w:author="Office" w:date="2025-10-26T17:54:00Z" w16du:dateUtc="2025-10-26T17:54:00Z"/>
          <w:rFonts w:ascii="Times New Roman" w:hAnsi="Times New Roman" w:cs="Times New Roman"/>
        </w:rPr>
      </w:pPr>
      <w:ins w:id="2300" w:author="Office" w:date="2025-10-26T17:54:00Z" w16du:dateUtc="2025-10-26T17:54:00Z">
        <w:r w:rsidRPr="005D7027">
          <w:rPr>
            <w:rFonts w:ascii="Times New Roman" w:hAnsi="Times New Roman" w:cs="Times New Roman"/>
          </w:rPr>
          <w:t xml:space="preserve">    'content_filters': ['finance', 'stock', 'investment', 'GSE', 'market']</w:t>
        </w:r>
      </w:ins>
    </w:p>
    <w:p w14:paraId="66C30D59" w14:textId="77777777" w:rsidR="005D7027" w:rsidRPr="005D7027" w:rsidRDefault="005D7027" w:rsidP="005D7027">
      <w:pPr>
        <w:spacing w:line="360" w:lineRule="auto"/>
        <w:jc w:val="both"/>
        <w:rPr>
          <w:ins w:id="2301" w:author="Office" w:date="2025-10-26T17:54:00Z" w16du:dateUtc="2025-10-26T17:54:00Z"/>
          <w:rFonts w:ascii="Times New Roman" w:hAnsi="Times New Roman" w:cs="Times New Roman"/>
        </w:rPr>
      </w:pPr>
      <w:ins w:id="2302" w:author="Office" w:date="2025-10-26T17:54:00Z" w16du:dateUtc="2025-10-26T17:54:00Z">
        <w:r w:rsidRPr="005D7027">
          <w:rPr>
            <w:rFonts w:ascii="Times New Roman" w:hAnsi="Times New Roman" w:cs="Times New Roman"/>
          </w:rPr>
          <w:t>}</w:t>
        </w:r>
      </w:ins>
    </w:p>
    <w:p w14:paraId="63E40651" w14:textId="77777777" w:rsidR="005D7027" w:rsidRPr="005D7027" w:rsidRDefault="005D7027" w:rsidP="005D7027">
      <w:pPr>
        <w:spacing w:line="360" w:lineRule="auto"/>
        <w:jc w:val="both"/>
        <w:rPr>
          <w:ins w:id="2303" w:author="Office" w:date="2025-10-26T17:54:00Z" w16du:dateUtc="2025-10-26T17:54:00Z"/>
          <w:rFonts w:ascii="Times New Roman" w:hAnsi="Times New Roman" w:cs="Times New Roman"/>
        </w:rPr>
      </w:pPr>
    </w:p>
    <w:p w14:paraId="3DD33C59" w14:textId="77777777" w:rsidR="005D7027" w:rsidRPr="005D7027" w:rsidRDefault="005D7027" w:rsidP="005D7027">
      <w:pPr>
        <w:spacing w:line="360" w:lineRule="auto"/>
        <w:jc w:val="both"/>
        <w:rPr>
          <w:ins w:id="2304" w:author="Office" w:date="2025-10-26T17:54:00Z" w16du:dateUtc="2025-10-26T17:54:00Z"/>
          <w:rFonts w:ascii="Times New Roman" w:hAnsi="Times New Roman" w:cs="Times New Roman"/>
        </w:rPr>
      </w:pPr>
      <w:ins w:id="2305" w:author="Office" w:date="2025-10-26T17:54:00Z" w16du:dateUtc="2025-10-26T17:54:00Z">
        <w:r w:rsidRPr="005D7027">
          <w:rPr>
            <w:rFonts w:ascii="Times New Roman" w:hAnsi="Times New Roman" w:cs="Times New Roman"/>
          </w:rPr>
          <w:t>A.3.2 Social Media Data Collection</w:t>
        </w:r>
      </w:ins>
    </w:p>
    <w:p w14:paraId="6BBF03E3" w14:textId="77777777" w:rsidR="005D7027" w:rsidRPr="005D7027" w:rsidRDefault="005D7027" w:rsidP="005D7027">
      <w:pPr>
        <w:spacing w:line="360" w:lineRule="auto"/>
        <w:jc w:val="both"/>
        <w:rPr>
          <w:ins w:id="2306" w:author="Office" w:date="2025-10-26T17:54:00Z" w16du:dateUtc="2025-10-26T17:54:00Z"/>
          <w:rFonts w:ascii="Times New Roman" w:hAnsi="Times New Roman" w:cs="Times New Roman"/>
        </w:rPr>
      </w:pPr>
    </w:p>
    <w:p w14:paraId="1A050857" w14:textId="77777777" w:rsidR="005D7027" w:rsidRPr="005D7027" w:rsidRDefault="005D7027" w:rsidP="005D7027">
      <w:pPr>
        <w:spacing w:line="360" w:lineRule="auto"/>
        <w:jc w:val="both"/>
        <w:rPr>
          <w:ins w:id="2307" w:author="Office" w:date="2025-10-26T17:54:00Z" w16du:dateUtc="2025-10-26T17:54:00Z"/>
          <w:rFonts w:ascii="Times New Roman" w:hAnsi="Times New Roman" w:cs="Times New Roman"/>
        </w:rPr>
      </w:pPr>
      <w:ins w:id="2308" w:author="Office" w:date="2025-10-26T17:54:00Z" w16du:dateUtc="2025-10-26T17:54:00Z">
        <w:r w:rsidRPr="005D7027">
          <w:rPr>
            <w:rFonts w:ascii="Times New Roman" w:hAnsi="Times New Roman" w:cs="Times New Roman"/>
          </w:rPr>
          <w:t>Platform-Specific Collection:</w:t>
        </w:r>
      </w:ins>
    </w:p>
    <w:p w14:paraId="4E1DA23C" w14:textId="77777777" w:rsidR="005D7027" w:rsidRPr="005D7027" w:rsidRDefault="005D7027" w:rsidP="005D7027">
      <w:pPr>
        <w:spacing w:line="360" w:lineRule="auto"/>
        <w:jc w:val="both"/>
        <w:rPr>
          <w:ins w:id="2309" w:author="Office" w:date="2025-10-26T17:54:00Z" w16du:dateUtc="2025-10-26T17:54:00Z"/>
          <w:rFonts w:ascii="Times New Roman" w:hAnsi="Times New Roman" w:cs="Times New Roman"/>
        </w:rPr>
      </w:pPr>
    </w:p>
    <w:p w14:paraId="61E5AD37" w14:textId="77777777" w:rsidR="005D7027" w:rsidRPr="005D7027" w:rsidRDefault="005D7027" w:rsidP="005D7027">
      <w:pPr>
        <w:spacing w:line="360" w:lineRule="auto"/>
        <w:jc w:val="both"/>
        <w:rPr>
          <w:ins w:id="2310" w:author="Office" w:date="2025-10-26T17:54:00Z" w16du:dateUtc="2025-10-26T17:54:00Z"/>
          <w:rFonts w:ascii="Times New Roman" w:hAnsi="Times New Roman" w:cs="Times New Roman"/>
        </w:rPr>
      </w:pPr>
      <w:ins w:id="2311" w:author="Office" w:date="2025-10-26T17:54:00Z" w16du:dateUtc="2025-10-26T17:54:00Z">
        <w:r w:rsidRPr="005D7027">
          <w:rPr>
            <w:rFonts w:ascii="Times New Roman" w:hAnsi="Times New Roman" w:cs="Times New Roman"/>
          </w:rPr>
          <w:t>- Twitter/X API: Real-time tweets with financial keywords</w:t>
        </w:r>
      </w:ins>
    </w:p>
    <w:p w14:paraId="4332F384" w14:textId="77777777" w:rsidR="005D7027" w:rsidRPr="005D7027" w:rsidRDefault="005D7027" w:rsidP="005D7027">
      <w:pPr>
        <w:spacing w:line="360" w:lineRule="auto"/>
        <w:jc w:val="both"/>
        <w:rPr>
          <w:ins w:id="2312" w:author="Office" w:date="2025-10-26T17:54:00Z" w16du:dateUtc="2025-10-26T17:54:00Z"/>
          <w:rFonts w:ascii="Times New Roman" w:hAnsi="Times New Roman" w:cs="Times New Roman"/>
        </w:rPr>
      </w:pPr>
      <w:ins w:id="2313" w:author="Office" w:date="2025-10-26T17:54:00Z" w16du:dateUtc="2025-10-26T17:54:00Z">
        <w:r w:rsidRPr="005D7027">
          <w:rPr>
            <w:rFonts w:ascii="Times New Roman" w:hAnsi="Times New Roman" w:cs="Times New Roman"/>
          </w:rPr>
          <w:lastRenderedPageBreak/>
          <w:t>- Facebook Graph API: Public posts from financial pages</w:t>
        </w:r>
      </w:ins>
    </w:p>
    <w:p w14:paraId="14B4F54F" w14:textId="77777777" w:rsidR="005D7027" w:rsidRPr="005D7027" w:rsidRDefault="005D7027" w:rsidP="005D7027">
      <w:pPr>
        <w:spacing w:line="360" w:lineRule="auto"/>
        <w:jc w:val="both"/>
        <w:rPr>
          <w:ins w:id="2314" w:author="Office" w:date="2025-10-26T17:54:00Z" w16du:dateUtc="2025-10-26T17:54:00Z"/>
          <w:rFonts w:ascii="Times New Roman" w:hAnsi="Times New Roman" w:cs="Times New Roman"/>
        </w:rPr>
      </w:pPr>
      <w:ins w:id="2315" w:author="Office" w:date="2025-10-26T17:54:00Z" w16du:dateUtc="2025-10-26T17:54:00Z">
        <w:r w:rsidRPr="005D7027">
          <w:rPr>
            <w:rFonts w:ascii="Times New Roman" w:hAnsi="Times New Roman" w:cs="Times New Roman"/>
          </w:rPr>
          <w:t>- LinkedIn API: Professional network discussions</w:t>
        </w:r>
      </w:ins>
    </w:p>
    <w:p w14:paraId="7D338FD1" w14:textId="77777777" w:rsidR="005D7027" w:rsidRPr="005D7027" w:rsidRDefault="005D7027" w:rsidP="005D7027">
      <w:pPr>
        <w:spacing w:line="360" w:lineRule="auto"/>
        <w:jc w:val="both"/>
        <w:rPr>
          <w:ins w:id="2316" w:author="Office" w:date="2025-10-26T17:54:00Z" w16du:dateUtc="2025-10-26T17:54:00Z"/>
          <w:rFonts w:ascii="Times New Roman" w:hAnsi="Times New Roman" w:cs="Times New Roman"/>
        </w:rPr>
      </w:pPr>
      <w:ins w:id="2317" w:author="Office" w:date="2025-10-26T17:54:00Z" w16du:dateUtc="2025-10-26T17:54:00Z">
        <w:r w:rsidRPr="005D7027">
          <w:rPr>
            <w:rFonts w:ascii="Times New Roman" w:hAnsi="Times New Roman" w:cs="Times New Roman"/>
          </w:rPr>
          <w:t>- Reddit API: Investment community discussions</w:t>
        </w:r>
      </w:ins>
    </w:p>
    <w:p w14:paraId="3E214700" w14:textId="77777777" w:rsidR="005D7027" w:rsidRPr="005D7027" w:rsidRDefault="005D7027" w:rsidP="005D7027">
      <w:pPr>
        <w:spacing w:line="360" w:lineRule="auto"/>
        <w:jc w:val="both"/>
        <w:rPr>
          <w:ins w:id="2318" w:author="Office" w:date="2025-10-26T17:54:00Z" w16du:dateUtc="2025-10-26T17:54:00Z"/>
          <w:rFonts w:ascii="Times New Roman" w:hAnsi="Times New Roman" w:cs="Times New Roman"/>
        </w:rPr>
      </w:pPr>
    </w:p>
    <w:p w14:paraId="1DADB16E" w14:textId="77777777" w:rsidR="005D7027" w:rsidRPr="005D7027" w:rsidRDefault="005D7027" w:rsidP="005D7027">
      <w:pPr>
        <w:spacing w:line="360" w:lineRule="auto"/>
        <w:jc w:val="both"/>
        <w:rPr>
          <w:ins w:id="2319" w:author="Office" w:date="2025-10-26T17:54:00Z" w16du:dateUtc="2025-10-26T17:54:00Z"/>
          <w:rFonts w:ascii="Times New Roman" w:hAnsi="Times New Roman" w:cs="Times New Roman"/>
        </w:rPr>
      </w:pPr>
      <w:ins w:id="2320" w:author="Office" w:date="2025-10-26T17:54:00Z" w16du:dateUtc="2025-10-26T17:54:00Z">
        <w:r w:rsidRPr="005D7027">
          <w:rPr>
            <w:rFonts w:ascii="Times New Roman" w:hAnsi="Times New Roman" w:cs="Times New Roman"/>
          </w:rPr>
          <w:t>Keyword Filtering:</w:t>
        </w:r>
      </w:ins>
    </w:p>
    <w:p w14:paraId="2B7C880D" w14:textId="77777777" w:rsidR="005D7027" w:rsidRPr="005D7027" w:rsidRDefault="005D7027" w:rsidP="005D7027">
      <w:pPr>
        <w:spacing w:line="360" w:lineRule="auto"/>
        <w:jc w:val="both"/>
        <w:rPr>
          <w:ins w:id="2321" w:author="Office" w:date="2025-10-26T17:54:00Z" w16du:dateUtc="2025-10-26T17:54:00Z"/>
          <w:rFonts w:ascii="Times New Roman" w:hAnsi="Times New Roman" w:cs="Times New Roman"/>
        </w:rPr>
      </w:pPr>
    </w:p>
    <w:p w14:paraId="637C3250" w14:textId="77777777" w:rsidR="005D7027" w:rsidRPr="005D7027" w:rsidRDefault="005D7027" w:rsidP="005D7027">
      <w:pPr>
        <w:spacing w:line="360" w:lineRule="auto"/>
        <w:jc w:val="both"/>
        <w:rPr>
          <w:ins w:id="2322" w:author="Office" w:date="2025-10-26T17:54:00Z" w16du:dateUtc="2025-10-26T17:54:00Z"/>
          <w:rFonts w:ascii="Times New Roman" w:hAnsi="Times New Roman" w:cs="Times New Roman"/>
        </w:rPr>
      </w:pPr>
      <w:ins w:id="2323" w:author="Office" w:date="2025-10-26T17:54:00Z" w16du:dateUtc="2025-10-26T17:54:00Z">
        <w:r w:rsidRPr="005D7027">
          <w:rPr>
            <w:rFonts w:ascii="Times New Roman" w:hAnsi="Times New Roman" w:cs="Times New Roman"/>
          </w:rPr>
          <w:t>FINANCIAL_KEYWORDS = [</w:t>
        </w:r>
      </w:ins>
    </w:p>
    <w:p w14:paraId="2EA30DDE" w14:textId="77777777" w:rsidR="005D7027" w:rsidRPr="005D7027" w:rsidRDefault="005D7027" w:rsidP="005D7027">
      <w:pPr>
        <w:spacing w:line="360" w:lineRule="auto"/>
        <w:jc w:val="both"/>
        <w:rPr>
          <w:ins w:id="2324" w:author="Office" w:date="2025-10-26T17:54:00Z" w16du:dateUtc="2025-10-26T17:54:00Z"/>
          <w:rFonts w:ascii="Times New Roman" w:hAnsi="Times New Roman" w:cs="Times New Roman"/>
        </w:rPr>
      </w:pPr>
      <w:ins w:id="2325" w:author="Office" w:date="2025-10-26T17:54:00Z" w16du:dateUtc="2025-10-26T17:54:00Z">
        <w:r w:rsidRPr="005D7027">
          <w:rPr>
            <w:rFonts w:ascii="Times New Roman" w:hAnsi="Times New Roman" w:cs="Times New Roman"/>
          </w:rPr>
          <w:t xml:space="preserve">    'GSE', 'Ghana Stock Exchange', 'Accra bourse',</w:t>
        </w:r>
      </w:ins>
    </w:p>
    <w:p w14:paraId="4057B937" w14:textId="77777777" w:rsidR="005D7027" w:rsidRPr="005D7027" w:rsidRDefault="005D7027" w:rsidP="005D7027">
      <w:pPr>
        <w:spacing w:line="360" w:lineRule="auto"/>
        <w:jc w:val="both"/>
        <w:rPr>
          <w:ins w:id="2326" w:author="Office" w:date="2025-10-26T17:54:00Z" w16du:dateUtc="2025-10-26T17:54:00Z"/>
          <w:rFonts w:ascii="Times New Roman" w:hAnsi="Times New Roman" w:cs="Times New Roman"/>
        </w:rPr>
      </w:pPr>
      <w:ins w:id="2327" w:author="Office" w:date="2025-10-26T17:54:00Z" w16du:dateUtc="2025-10-26T17:54:00Z">
        <w:r w:rsidRPr="005D7027">
          <w:rPr>
            <w:rFonts w:ascii="Times New Roman" w:hAnsi="Times New Roman" w:cs="Times New Roman"/>
          </w:rPr>
          <w:t xml:space="preserve">    'GCB Bank', 'MTN Ghana', 'Ecobank', 'CalBank',</w:t>
        </w:r>
      </w:ins>
    </w:p>
    <w:p w14:paraId="00695C55" w14:textId="77777777" w:rsidR="005D7027" w:rsidRPr="005D7027" w:rsidRDefault="005D7027" w:rsidP="005D7027">
      <w:pPr>
        <w:spacing w:line="360" w:lineRule="auto"/>
        <w:jc w:val="both"/>
        <w:rPr>
          <w:ins w:id="2328" w:author="Office" w:date="2025-10-26T17:54:00Z" w16du:dateUtc="2025-10-26T17:54:00Z"/>
          <w:rFonts w:ascii="Times New Roman" w:hAnsi="Times New Roman" w:cs="Times New Roman"/>
        </w:rPr>
      </w:pPr>
      <w:ins w:id="2329" w:author="Office" w:date="2025-10-26T17:54:00Z" w16du:dateUtc="2025-10-26T17:54:00Z">
        <w:r w:rsidRPr="005D7027">
          <w:rPr>
            <w:rFonts w:ascii="Times New Roman" w:hAnsi="Times New Roman" w:cs="Times New Roman"/>
          </w:rPr>
          <w:t xml:space="preserve">    'stock price', 'investment', 'dividend', 'earnings',</w:t>
        </w:r>
      </w:ins>
    </w:p>
    <w:p w14:paraId="6507EB30" w14:textId="77777777" w:rsidR="005D7027" w:rsidRPr="005D7027" w:rsidRDefault="005D7027" w:rsidP="005D7027">
      <w:pPr>
        <w:spacing w:line="360" w:lineRule="auto"/>
        <w:jc w:val="both"/>
        <w:rPr>
          <w:ins w:id="2330" w:author="Office" w:date="2025-10-26T17:54:00Z" w16du:dateUtc="2025-10-26T17:54:00Z"/>
          <w:rFonts w:ascii="Times New Roman" w:hAnsi="Times New Roman" w:cs="Times New Roman"/>
        </w:rPr>
      </w:pPr>
      <w:ins w:id="2331" w:author="Office" w:date="2025-10-26T17:54:00Z" w16du:dateUtc="2025-10-26T17:54:00Z">
        <w:r w:rsidRPr="005D7027">
          <w:rPr>
            <w:rFonts w:ascii="Times New Roman" w:hAnsi="Times New Roman" w:cs="Times New Roman"/>
          </w:rPr>
          <w:t xml:space="preserve">    'financial results', 'market analysis', 'trading volume'</w:t>
        </w:r>
      </w:ins>
    </w:p>
    <w:p w14:paraId="7BD6871F" w14:textId="77777777" w:rsidR="005D7027" w:rsidRPr="005D7027" w:rsidRDefault="005D7027" w:rsidP="005D7027">
      <w:pPr>
        <w:spacing w:line="360" w:lineRule="auto"/>
        <w:jc w:val="both"/>
        <w:rPr>
          <w:ins w:id="2332" w:author="Office" w:date="2025-10-26T17:54:00Z" w16du:dateUtc="2025-10-26T17:54:00Z"/>
          <w:rFonts w:ascii="Times New Roman" w:hAnsi="Times New Roman" w:cs="Times New Roman"/>
        </w:rPr>
      </w:pPr>
      <w:ins w:id="2333" w:author="Office" w:date="2025-10-26T17:54:00Z" w16du:dateUtc="2025-10-26T17:54:00Z">
        <w:r w:rsidRPr="005D7027">
          <w:rPr>
            <w:rFonts w:ascii="Times New Roman" w:hAnsi="Times New Roman" w:cs="Times New Roman"/>
          </w:rPr>
          <w:t>]</w:t>
        </w:r>
      </w:ins>
    </w:p>
    <w:p w14:paraId="700AB40F" w14:textId="77777777" w:rsidR="005D7027" w:rsidRPr="005D7027" w:rsidRDefault="005D7027" w:rsidP="005D7027">
      <w:pPr>
        <w:spacing w:line="360" w:lineRule="auto"/>
        <w:jc w:val="both"/>
        <w:rPr>
          <w:ins w:id="2334" w:author="Office" w:date="2025-10-26T17:54:00Z" w16du:dateUtc="2025-10-26T17:54:00Z"/>
          <w:rFonts w:ascii="Times New Roman" w:hAnsi="Times New Roman" w:cs="Times New Roman"/>
        </w:rPr>
      </w:pPr>
    </w:p>
    <w:p w14:paraId="65AA90C5" w14:textId="77777777" w:rsidR="005D7027" w:rsidRPr="005D7027" w:rsidRDefault="005D7027" w:rsidP="005D7027">
      <w:pPr>
        <w:spacing w:line="360" w:lineRule="auto"/>
        <w:jc w:val="both"/>
        <w:rPr>
          <w:ins w:id="2335" w:author="Office" w:date="2025-10-26T17:54:00Z" w16du:dateUtc="2025-10-26T17:54:00Z"/>
          <w:rFonts w:ascii="Times New Roman" w:hAnsi="Times New Roman" w:cs="Times New Roman"/>
        </w:rPr>
      </w:pPr>
      <w:ins w:id="2336" w:author="Office" w:date="2025-10-26T17:54:00Z" w16du:dateUtc="2025-10-26T17:54:00Z">
        <w:r w:rsidRPr="005D7027">
          <w:rPr>
            <w:rFonts w:ascii="Times New Roman" w:hAnsi="Times New Roman" w:cs="Times New Roman"/>
          </w:rPr>
          <w:t>A.3.3 Data Storage Structure</w:t>
        </w:r>
      </w:ins>
    </w:p>
    <w:p w14:paraId="5B80B001" w14:textId="77777777" w:rsidR="005D7027" w:rsidRPr="005D7027" w:rsidRDefault="005D7027" w:rsidP="005D7027">
      <w:pPr>
        <w:spacing w:line="360" w:lineRule="auto"/>
        <w:jc w:val="both"/>
        <w:rPr>
          <w:ins w:id="2337" w:author="Office" w:date="2025-10-26T17:54:00Z" w16du:dateUtc="2025-10-26T17:54:00Z"/>
          <w:rFonts w:ascii="Times New Roman" w:hAnsi="Times New Roman" w:cs="Times New Roman"/>
        </w:rPr>
      </w:pPr>
    </w:p>
    <w:p w14:paraId="72ECF96A" w14:textId="77777777" w:rsidR="005D7027" w:rsidRPr="005D7027" w:rsidRDefault="005D7027" w:rsidP="005D7027">
      <w:pPr>
        <w:spacing w:line="360" w:lineRule="auto"/>
        <w:jc w:val="both"/>
        <w:rPr>
          <w:ins w:id="2338" w:author="Office" w:date="2025-10-26T17:54:00Z" w16du:dateUtc="2025-10-26T17:54:00Z"/>
          <w:rFonts w:ascii="Times New Roman" w:hAnsi="Times New Roman" w:cs="Times New Roman"/>
        </w:rPr>
      </w:pPr>
      <w:ins w:id="2339" w:author="Office" w:date="2025-10-26T17:54:00Z" w16du:dateUtc="2025-10-26T17:54:00Z">
        <w:r w:rsidRPr="005D7027">
          <w:rPr>
            <w:rFonts w:ascii="Times New Roman" w:hAnsi="Times New Roman" w:cs="Times New Roman"/>
          </w:rPr>
          <w:t>Database Schema:</w:t>
        </w:r>
      </w:ins>
    </w:p>
    <w:p w14:paraId="08295CA9" w14:textId="77777777" w:rsidR="005D7027" w:rsidRPr="005D7027" w:rsidRDefault="005D7027" w:rsidP="005D7027">
      <w:pPr>
        <w:spacing w:line="360" w:lineRule="auto"/>
        <w:jc w:val="both"/>
        <w:rPr>
          <w:ins w:id="2340" w:author="Office" w:date="2025-10-26T17:54:00Z" w16du:dateUtc="2025-10-26T17:54:00Z"/>
          <w:rFonts w:ascii="Times New Roman" w:hAnsi="Times New Roman" w:cs="Times New Roman"/>
        </w:rPr>
      </w:pPr>
    </w:p>
    <w:p w14:paraId="35D46A54" w14:textId="77777777" w:rsidR="005D7027" w:rsidRPr="005D7027" w:rsidRDefault="005D7027" w:rsidP="005D7027">
      <w:pPr>
        <w:spacing w:line="360" w:lineRule="auto"/>
        <w:jc w:val="both"/>
        <w:rPr>
          <w:ins w:id="2341" w:author="Office" w:date="2025-10-26T17:54:00Z" w16du:dateUtc="2025-10-26T17:54:00Z"/>
          <w:rFonts w:ascii="Times New Roman" w:hAnsi="Times New Roman" w:cs="Times New Roman"/>
        </w:rPr>
      </w:pPr>
      <w:ins w:id="2342" w:author="Office" w:date="2025-10-26T17:54:00Z" w16du:dateUtc="2025-10-26T17:54:00Z">
        <w:r w:rsidRPr="005D7027">
          <w:rPr>
            <w:rFonts w:ascii="Times New Roman" w:hAnsi="Times New Roman" w:cs="Times New Roman"/>
          </w:rPr>
          <w:t>-- News Articles Table</w:t>
        </w:r>
      </w:ins>
    </w:p>
    <w:p w14:paraId="30FFF56E" w14:textId="77777777" w:rsidR="005D7027" w:rsidRPr="005D7027" w:rsidRDefault="005D7027" w:rsidP="005D7027">
      <w:pPr>
        <w:spacing w:line="360" w:lineRule="auto"/>
        <w:jc w:val="both"/>
        <w:rPr>
          <w:ins w:id="2343" w:author="Office" w:date="2025-10-26T17:54:00Z" w16du:dateUtc="2025-10-26T17:54:00Z"/>
          <w:rFonts w:ascii="Times New Roman" w:hAnsi="Times New Roman" w:cs="Times New Roman"/>
        </w:rPr>
      </w:pPr>
      <w:ins w:id="2344" w:author="Office" w:date="2025-10-26T17:54:00Z" w16du:dateUtc="2025-10-26T17:54:00Z">
        <w:r w:rsidRPr="005D7027">
          <w:rPr>
            <w:rFonts w:ascii="Times New Roman" w:hAnsi="Times New Roman" w:cs="Times New Roman"/>
          </w:rPr>
          <w:t>CREATE TABLE news_articles (</w:t>
        </w:r>
      </w:ins>
    </w:p>
    <w:p w14:paraId="6677396D" w14:textId="77777777" w:rsidR="005D7027" w:rsidRPr="005D7027" w:rsidRDefault="005D7027" w:rsidP="005D7027">
      <w:pPr>
        <w:spacing w:line="360" w:lineRule="auto"/>
        <w:jc w:val="both"/>
        <w:rPr>
          <w:ins w:id="2345" w:author="Office" w:date="2025-10-26T17:54:00Z" w16du:dateUtc="2025-10-26T17:54:00Z"/>
          <w:rFonts w:ascii="Times New Roman" w:hAnsi="Times New Roman" w:cs="Times New Roman"/>
        </w:rPr>
      </w:pPr>
      <w:ins w:id="2346" w:author="Office" w:date="2025-10-26T17:54:00Z" w16du:dateUtc="2025-10-26T17:54:00Z">
        <w:r w:rsidRPr="005D7027">
          <w:rPr>
            <w:rFonts w:ascii="Times New Roman" w:hAnsi="Times New Roman" w:cs="Times New Roman"/>
          </w:rPr>
          <w:t xml:space="preserve">    article_id INTEGER PRIMARY KEY,</w:t>
        </w:r>
      </w:ins>
    </w:p>
    <w:p w14:paraId="06E2FAD8" w14:textId="77777777" w:rsidR="005D7027" w:rsidRPr="005D7027" w:rsidRDefault="005D7027" w:rsidP="005D7027">
      <w:pPr>
        <w:spacing w:line="360" w:lineRule="auto"/>
        <w:jc w:val="both"/>
        <w:rPr>
          <w:ins w:id="2347" w:author="Office" w:date="2025-10-26T17:54:00Z" w16du:dateUtc="2025-10-26T17:54:00Z"/>
          <w:rFonts w:ascii="Times New Roman" w:hAnsi="Times New Roman" w:cs="Times New Roman"/>
        </w:rPr>
      </w:pPr>
      <w:ins w:id="2348" w:author="Office" w:date="2025-10-26T17:54:00Z" w16du:dateUtc="2025-10-26T17:54:00Z">
        <w:r w:rsidRPr="005D7027">
          <w:rPr>
            <w:rFonts w:ascii="Times New Roman" w:hAnsi="Times New Roman" w:cs="Times New Roman"/>
          </w:rPr>
          <w:t xml:space="preserve">    source TEXT NOT NULL,</w:t>
        </w:r>
      </w:ins>
    </w:p>
    <w:p w14:paraId="4CBDE7B1" w14:textId="77777777" w:rsidR="005D7027" w:rsidRPr="005D7027" w:rsidRDefault="005D7027" w:rsidP="005D7027">
      <w:pPr>
        <w:spacing w:line="360" w:lineRule="auto"/>
        <w:jc w:val="both"/>
        <w:rPr>
          <w:ins w:id="2349" w:author="Office" w:date="2025-10-26T17:54:00Z" w16du:dateUtc="2025-10-26T17:54:00Z"/>
          <w:rFonts w:ascii="Times New Roman" w:hAnsi="Times New Roman" w:cs="Times New Roman"/>
        </w:rPr>
      </w:pPr>
      <w:ins w:id="2350" w:author="Office" w:date="2025-10-26T17:54:00Z" w16du:dateUtc="2025-10-26T17:54:00Z">
        <w:r w:rsidRPr="005D7027">
          <w:rPr>
            <w:rFonts w:ascii="Times New Roman" w:hAnsi="Times New Roman" w:cs="Times New Roman"/>
          </w:rPr>
          <w:lastRenderedPageBreak/>
          <w:t xml:space="preserve">    title TEXT NOT NULL,</w:t>
        </w:r>
      </w:ins>
    </w:p>
    <w:p w14:paraId="2C6E461F" w14:textId="77777777" w:rsidR="005D7027" w:rsidRPr="005D7027" w:rsidRDefault="005D7027" w:rsidP="005D7027">
      <w:pPr>
        <w:spacing w:line="360" w:lineRule="auto"/>
        <w:jc w:val="both"/>
        <w:rPr>
          <w:ins w:id="2351" w:author="Office" w:date="2025-10-26T17:54:00Z" w16du:dateUtc="2025-10-26T17:54:00Z"/>
          <w:rFonts w:ascii="Times New Roman" w:hAnsi="Times New Roman" w:cs="Times New Roman"/>
        </w:rPr>
      </w:pPr>
      <w:ins w:id="2352" w:author="Office" w:date="2025-10-26T17:54:00Z" w16du:dateUtc="2025-10-26T17:54:00Z">
        <w:r w:rsidRPr="005D7027">
          <w:rPr>
            <w:rFonts w:ascii="Times New Roman" w:hAnsi="Times New Roman" w:cs="Times New Roman"/>
          </w:rPr>
          <w:t xml:space="preserve">    content TEXT NOT NULL,</w:t>
        </w:r>
      </w:ins>
    </w:p>
    <w:p w14:paraId="1D84DE6B" w14:textId="77777777" w:rsidR="005D7027" w:rsidRPr="005D7027" w:rsidRDefault="005D7027" w:rsidP="005D7027">
      <w:pPr>
        <w:spacing w:line="360" w:lineRule="auto"/>
        <w:jc w:val="both"/>
        <w:rPr>
          <w:ins w:id="2353" w:author="Office" w:date="2025-10-26T17:54:00Z" w16du:dateUtc="2025-10-26T17:54:00Z"/>
          <w:rFonts w:ascii="Times New Roman" w:hAnsi="Times New Roman" w:cs="Times New Roman"/>
        </w:rPr>
      </w:pPr>
      <w:ins w:id="2354" w:author="Office" w:date="2025-10-26T17:54:00Z" w16du:dateUtc="2025-10-26T17:54:00Z">
        <w:r w:rsidRPr="005D7027">
          <w:rPr>
            <w:rFonts w:ascii="Times New Roman" w:hAnsi="Times New Roman" w:cs="Times New Roman"/>
          </w:rPr>
          <w:t xml:space="preserve">    publication_date DATETIME NOT NULL,</w:t>
        </w:r>
      </w:ins>
    </w:p>
    <w:p w14:paraId="0D556978" w14:textId="77777777" w:rsidR="005D7027" w:rsidRPr="005D7027" w:rsidRDefault="005D7027" w:rsidP="005D7027">
      <w:pPr>
        <w:spacing w:line="360" w:lineRule="auto"/>
        <w:jc w:val="both"/>
        <w:rPr>
          <w:ins w:id="2355" w:author="Office" w:date="2025-10-26T17:54:00Z" w16du:dateUtc="2025-10-26T17:54:00Z"/>
          <w:rFonts w:ascii="Times New Roman" w:hAnsi="Times New Roman" w:cs="Times New Roman"/>
        </w:rPr>
      </w:pPr>
      <w:ins w:id="2356" w:author="Office" w:date="2025-10-26T17:54:00Z" w16du:dateUtc="2025-10-26T17:54:00Z">
        <w:r w:rsidRPr="005D7027">
          <w:rPr>
            <w:rFonts w:ascii="Times New Roman" w:hAnsi="Times New Roman" w:cs="Times New Roman"/>
          </w:rPr>
          <w:t xml:space="preserve">    url TEXT UNIQUE,</w:t>
        </w:r>
      </w:ins>
    </w:p>
    <w:p w14:paraId="20BBD5B8" w14:textId="77777777" w:rsidR="005D7027" w:rsidRPr="005D7027" w:rsidRDefault="005D7027" w:rsidP="005D7027">
      <w:pPr>
        <w:spacing w:line="360" w:lineRule="auto"/>
        <w:jc w:val="both"/>
        <w:rPr>
          <w:ins w:id="2357" w:author="Office" w:date="2025-10-26T17:54:00Z" w16du:dateUtc="2025-10-26T17:54:00Z"/>
          <w:rFonts w:ascii="Times New Roman" w:hAnsi="Times New Roman" w:cs="Times New Roman"/>
        </w:rPr>
      </w:pPr>
      <w:ins w:id="2358" w:author="Office" w:date="2025-10-26T17:54:00Z" w16du:dateUtc="2025-10-26T17:54:00Z">
        <w:r w:rsidRPr="005D7027">
          <w:rPr>
            <w:rFonts w:ascii="Times New Roman" w:hAnsi="Times New Roman" w:cs="Times New Roman"/>
          </w:rPr>
          <w:t xml:space="preserve">    sentiment_score REAL,</w:t>
        </w:r>
      </w:ins>
    </w:p>
    <w:p w14:paraId="6102C55D" w14:textId="77777777" w:rsidR="005D7027" w:rsidRPr="005D7027" w:rsidRDefault="005D7027" w:rsidP="005D7027">
      <w:pPr>
        <w:spacing w:line="360" w:lineRule="auto"/>
        <w:jc w:val="both"/>
        <w:rPr>
          <w:ins w:id="2359" w:author="Office" w:date="2025-10-26T17:54:00Z" w16du:dateUtc="2025-10-26T17:54:00Z"/>
          <w:rFonts w:ascii="Times New Roman" w:hAnsi="Times New Roman" w:cs="Times New Roman"/>
        </w:rPr>
      </w:pPr>
      <w:ins w:id="2360" w:author="Office" w:date="2025-10-26T17:54:00Z" w16du:dateUtc="2025-10-26T17:54:00Z">
        <w:r w:rsidRPr="005D7027">
          <w:rPr>
            <w:rFonts w:ascii="Times New Roman" w:hAnsi="Times New Roman" w:cs="Times New Roman"/>
          </w:rPr>
          <w:t xml:space="preserve">    relevance_score REAL,</w:t>
        </w:r>
      </w:ins>
    </w:p>
    <w:p w14:paraId="425A729A" w14:textId="77777777" w:rsidR="005D7027" w:rsidRPr="005D7027" w:rsidRDefault="005D7027" w:rsidP="005D7027">
      <w:pPr>
        <w:spacing w:line="360" w:lineRule="auto"/>
        <w:jc w:val="both"/>
        <w:rPr>
          <w:ins w:id="2361" w:author="Office" w:date="2025-10-26T17:54:00Z" w16du:dateUtc="2025-10-26T17:54:00Z"/>
          <w:rFonts w:ascii="Times New Roman" w:hAnsi="Times New Roman" w:cs="Times New Roman"/>
        </w:rPr>
      </w:pPr>
      <w:ins w:id="2362" w:author="Office" w:date="2025-10-26T17:54:00Z" w16du:dateUtc="2025-10-26T17:54:00Z">
        <w:r w:rsidRPr="005D7027">
          <w:rPr>
            <w:rFonts w:ascii="Times New Roman" w:hAnsi="Times New Roman" w:cs="Times New Roman"/>
          </w:rPr>
          <w:t xml:space="preserve">    company_mentions TEXT,</w:t>
        </w:r>
      </w:ins>
    </w:p>
    <w:p w14:paraId="22EB546A" w14:textId="77777777" w:rsidR="005D7027" w:rsidRPr="005D7027" w:rsidRDefault="005D7027" w:rsidP="005D7027">
      <w:pPr>
        <w:spacing w:line="360" w:lineRule="auto"/>
        <w:jc w:val="both"/>
        <w:rPr>
          <w:ins w:id="2363" w:author="Office" w:date="2025-10-26T17:54:00Z" w16du:dateUtc="2025-10-26T17:54:00Z"/>
          <w:rFonts w:ascii="Times New Roman" w:hAnsi="Times New Roman" w:cs="Times New Roman"/>
        </w:rPr>
      </w:pPr>
      <w:ins w:id="2364" w:author="Office" w:date="2025-10-26T17:54:00Z" w16du:dateUtc="2025-10-26T17:54:00Z">
        <w:r w:rsidRPr="005D7027">
          <w:rPr>
            <w:rFonts w:ascii="Times New Roman" w:hAnsi="Times New Roman" w:cs="Times New Roman"/>
          </w:rPr>
          <w:t xml:space="preserve">    created_at DATETIME DEFAULT CURRENT_TIMESTAMP</w:t>
        </w:r>
      </w:ins>
    </w:p>
    <w:p w14:paraId="39123183" w14:textId="77777777" w:rsidR="005D7027" w:rsidRPr="005D7027" w:rsidRDefault="005D7027" w:rsidP="005D7027">
      <w:pPr>
        <w:spacing w:line="360" w:lineRule="auto"/>
        <w:jc w:val="both"/>
        <w:rPr>
          <w:ins w:id="2365" w:author="Office" w:date="2025-10-26T17:54:00Z" w16du:dateUtc="2025-10-26T17:54:00Z"/>
          <w:rFonts w:ascii="Times New Roman" w:hAnsi="Times New Roman" w:cs="Times New Roman"/>
        </w:rPr>
      </w:pPr>
      <w:ins w:id="2366" w:author="Office" w:date="2025-10-26T17:54:00Z" w16du:dateUtc="2025-10-26T17:54:00Z">
        <w:r w:rsidRPr="005D7027">
          <w:rPr>
            <w:rFonts w:ascii="Times New Roman" w:hAnsi="Times New Roman" w:cs="Times New Roman"/>
          </w:rPr>
          <w:t>);</w:t>
        </w:r>
      </w:ins>
    </w:p>
    <w:p w14:paraId="0A02419D" w14:textId="77777777" w:rsidR="005D7027" w:rsidRPr="005D7027" w:rsidRDefault="005D7027" w:rsidP="005D7027">
      <w:pPr>
        <w:spacing w:line="360" w:lineRule="auto"/>
        <w:jc w:val="both"/>
        <w:rPr>
          <w:ins w:id="2367" w:author="Office" w:date="2025-10-26T17:54:00Z" w16du:dateUtc="2025-10-26T17:54:00Z"/>
          <w:rFonts w:ascii="Times New Roman" w:hAnsi="Times New Roman" w:cs="Times New Roman"/>
        </w:rPr>
      </w:pPr>
    </w:p>
    <w:p w14:paraId="139BE168" w14:textId="77777777" w:rsidR="005D7027" w:rsidRPr="005D7027" w:rsidRDefault="005D7027" w:rsidP="005D7027">
      <w:pPr>
        <w:spacing w:line="360" w:lineRule="auto"/>
        <w:jc w:val="both"/>
        <w:rPr>
          <w:ins w:id="2368" w:author="Office" w:date="2025-10-26T17:54:00Z" w16du:dateUtc="2025-10-26T17:54:00Z"/>
          <w:rFonts w:ascii="Times New Roman" w:hAnsi="Times New Roman" w:cs="Times New Roman"/>
        </w:rPr>
      </w:pPr>
      <w:ins w:id="2369" w:author="Office" w:date="2025-10-26T17:54:00Z" w16du:dateUtc="2025-10-26T17:54:00Z">
        <w:r w:rsidRPr="005D7027">
          <w:rPr>
            <w:rFonts w:ascii="Times New Roman" w:hAnsi="Times New Roman" w:cs="Times New Roman"/>
          </w:rPr>
          <w:t>-- Social Media Posts Table</w:t>
        </w:r>
      </w:ins>
    </w:p>
    <w:p w14:paraId="5E22FD30" w14:textId="77777777" w:rsidR="005D7027" w:rsidRPr="005D7027" w:rsidRDefault="005D7027" w:rsidP="005D7027">
      <w:pPr>
        <w:spacing w:line="360" w:lineRule="auto"/>
        <w:jc w:val="both"/>
        <w:rPr>
          <w:ins w:id="2370" w:author="Office" w:date="2025-10-26T17:54:00Z" w16du:dateUtc="2025-10-26T17:54:00Z"/>
          <w:rFonts w:ascii="Times New Roman" w:hAnsi="Times New Roman" w:cs="Times New Roman"/>
        </w:rPr>
      </w:pPr>
      <w:ins w:id="2371" w:author="Office" w:date="2025-10-26T17:54:00Z" w16du:dateUtc="2025-10-26T17:54:00Z">
        <w:r w:rsidRPr="005D7027">
          <w:rPr>
            <w:rFonts w:ascii="Times New Roman" w:hAnsi="Times New Roman" w:cs="Times New Roman"/>
          </w:rPr>
          <w:t>CREATE TABLE social_posts (</w:t>
        </w:r>
      </w:ins>
    </w:p>
    <w:p w14:paraId="7F58134B" w14:textId="77777777" w:rsidR="005D7027" w:rsidRPr="005D7027" w:rsidRDefault="005D7027" w:rsidP="005D7027">
      <w:pPr>
        <w:spacing w:line="360" w:lineRule="auto"/>
        <w:jc w:val="both"/>
        <w:rPr>
          <w:ins w:id="2372" w:author="Office" w:date="2025-10-26T17:54:00Z" w16du:dateUtc="2025-10-26T17:54:00Z"/>
          <w:rFonts w:ascii="Times New Roman" w:hAnsi="Times New Roman" w:cs="Times New Roman"/>
        </w:rPr>
      </w:pPr>
      <w:ins w:id="2373" w:author="Office" w:date="2025-10-26T17:54:00Z" w16du:dateUtc="2025-10-26T17:54:00Z">
        <w:r w:rsidRPr="005D7027">
          <w:rPr>
            <w:rFonts w:ascii="Times New Roman" w:hAnsi="Times New Roman" w:cs="Times New Roman"/>
          </w:rPr>
          <w:t xml:space="preserve">    post_id INTEGER PRIMARY KEY,</w:t>
        </w:r>
      </w:ins>
    </w:p>
    <w:p w14:paraId="70E923EC" w14:textId="77777777" w:rsidR="005D7027" w:rsidRPr="005D7027" w:rsidRDefault="005D7027" w:rsidP="005D7027">
      <w:pPr>
        <w:spacing w:line="360" w:lineRule="auto"/>
        <w:jc w:val="both"/>
        <w:rPr>
          <w:ins w:id="2374" w:author="Office" w:date="2025-10-26T17:54:00Z" w16du:dateUtc="2025-10-26T17:54:00Z"/>
          <w:rFonts w:ascii="Times New Roman" w:hAnsi="Times New Roman" w:cs="Times New Roman"/>
        </w:rPr>
      </w:pPr>
      <w:ins w:id="2375" w:author="Office" w:date="2025-10-26T17:54:00Z" w16du:dateUtc="2025-10-26T17:54:00Z">
        <w:r w:rsidRPr="005D7027">
          <w:rPr>
            <w:rFonts w:ascii="Times New Roman" w:hAnsi="Times New Roman" w:cs="Times New Roman"/>
          </w:rPr>
          <w:t xml:space="preserve">    platform TEXT NOT NULL,</w:t>
        </w:r>
      </w:ins>
    </w:p>
    <w:p w14:paraId="3B14025B" w14:textId="77777777" w:rsidR="005D7027" w:rsidRPr="005D7027" w:rsidRDefault="005D7027" w:rsidP="005D7027">
      <w:pPr>
        <w:spacing w:line="360" w:lineRule="auto"/>
        <w:jc w:val="both"/>
        <w:rPr>
          <w:ins w:id="2376" w:author="Office" w:date="2025-10-26T17:54:00Z" w16du:dateUtc="2025-10-26T17:54:00Z"/>
          <w:rFonts w:ascii="Times New Roman" w:hAnsi="Times New Roman" w:cs="Times New Roman"/>
        </w:rPr>
      </w:pPr>
      <w:ins w:id="2377" w:author="Office" w:date="2025-10-26T17:54:00Z" w16du:dateUtc="2025-10-26T17:54:00Z">
        <w:r w:rsidRPr="005D7027">
          <w:rPr>
            <w:rFonts w:ascii="Times New Roman" w:hAnsi="Times New Roman" w:cs="Times New Roman"/>
          </w:rPr>
          <w:t xml:space="preserve">    content TEXT NOT NULL,</w:t>
        </w:r>
      </w:ins>
    </w:p>
    <w:p w14:paraId="09AB2D03" w14:textId="77777777" w:rsidR="005D7027" w:rsidRPr="005D7027" w:rsidRDefault="005D7027" w:rsidP="005D7027">
      <w:pPr>
        <w:spacing w:line="360" w:lineRule="auto"/>
        <w:jc w:val="both"/>
        <w:rPr>
          <w:ins w:id="2378" w:author="Office" w:date="2025-10-26T17:54:00Z" w16du:dateUtc="2025-10-26T17:54:00Z"/>
          <w:rFonts w:ascii="Times New Roman" w:hAnsi="Times New Roman" w:cs="Times New Roman"/>
        </w:rPr>
      </w:pPr>
      <w:ins w:id="2379" w:author="Office" w:date="2025-10-26T17:54:00Z" w16du:dateUtc="2025-10-26T17:54:00Z">
        <w:r w:rsidRPr="005D7027">
          <w:rPr>
            <w:rFonts w:ascii="Times New Roman" w:hAnsi="Times New Roman" w:cs="Times New Roman"/>
          </w:rPr>
          <w:t xml:space="preserve">    author TEXT,</w:t>
        </w:r>
      </w:ins>
    </w:p>
    <w:p w14:paraId="06EA784D" w14:textId="77777777" w:rsidR="005D7027" w:rsidRPr="005D7027" w:rsidRDefault="005D7027" w:rsidP="005D7027">
      <w:pPr>
        <w:spacing w:line="360" w:lineRule="auto"/>
        <w:jc w:val="both"/>
        <w:rPr>
          <w:ins w:id="2380" w:author="Office" w:date="2025-10-26T17:54:00Z" w16du:dateUtc="2025-10-26T17:54:00Z"/>
          <w:rFonts w:ascii="Times New Roman" w:hAnsi="Times New Roman" w:cs="Times New Roman"/>
        </w:rPr>
      </w:pPr>
      <w:ins w:id="2381" w:author="Office" w:date="2025-10-26T17:54:00Z" w16du:dateUtc="2025-10-26T17:54:00Z">
        <w:r w:rsidRPr="005D7027">
          <w:rPr>
            <w:rFonts w:ascii="Times New Roman" w:hAnsi="Times New Roman" w:cs="Times New Roman"/>
          </w:rPr>
          <w:t xml:space="preserve">    post_date DATETIME NOT NULL,</w:t>
        </w:r>
      </w:ins>
    </w:p>
    <w:p w14:paraId="6C15DBE4" w14:textId="77777777" w:rsidR="005D7027" w:rsidRPr="005D7027" w:rsidRDefault="005D7027" w:rsidP="005D7027">
      <w:pPr>
        <w:spacing w:line="360" w:lineRule="auto"/>
        <w:jc w:val="both"/>
        <w:rPr>
          <w:ins w:id="2382" w:author="Office" w:date="2025-10-26T17:54:00Z" w16du:dateUtc="2025-10-26T17:54:00Z"/>
          <w:rFonts w:ascii="Times New Roman" w:hAnsi="Times New Roman" w:cs="Times New Roman"/>
        </w:rPr>
      </w:pPr>
      <w:ins w:id="2383" w:author="Office" w:date="2025-10-26T17:54:00Z" w16du:dateUtc="2025-10-26T17:54:00Z">
        <w:r w:rsidRPr="005D7027">
          <w:rPr>
            <w:rFonts w:ascii="Times New Roman" w:hAnsi="Times New Roman" w:cs="Times New Roman"/>
          </w:rPr>
          <w:t xml:space="preserve">    engagement_metrics TEXT,</w:t>
        </w:r>
      </w:ins>
    </w:p>
    <w:p w14:paraId="1DA1A354" w14:textId="77777777" w:rsidR="005D7027" w:rsidRPr="005D7027" w:rsidRDefault="005D7027" w:rsidP="005D7027">
      <w:pPr>
        <w:spacing w:line="360" w:lineRule="auto"/>
        <w:jc w:val="both"/>
        <w:rPr>
          <w:ins w:id="2384" w:author="Office" w:date="2025-10-26T17:54:00Z" w16du:dateUtc="2025-10-26T17:54:00Z"/>
          <w:rFonts w:ascii="Times New Roman" w:hAnsi="Times New Roman" w:cs="Times New Roman"/>
        </w:rPr>
      </w:pPr>
      <w:ins w:id="2385" w:author="Office" w:date="2025-10-26T17:54:00Z" w16du:dateUtc="2025-10-26T17:54:00Z">
        <w:r w:rsidRPr="005D7027">
          <w:rPr>
            <w:rFonts w:ascii="Times New Roman" w:hAnsi="Times New Roman" w:cs="Times New Roman"/>
          </w:rPr>
          <w:t xml:space="preserve">    sentiment_score REAL,</w:t>
        </w:r>
      </w:ins>
    </w:p>
    <w:p w14:paraId="5D039DC3" w14:textId="77777777" w:rsidR="005D7027" w:rsidRPr="005D7027" w:rsidRDefault="005D7027" w:rsidP="005D7027">
      <w:pPr>
        <w:spacing w:line="360" w:lineRule="auto"/>
        <w:jc w:val="both"/>
        <w:rPr>
          <w:ins w:id="2386" w:author="Office" w:date="2025-10-26T17:54:00Z" w16du:dateUtc="2025-10-26T17:54:00Z"/>
          <w:rFonts w:ascii="Times New Roman" w:hAnsi="Times New Roman" w:cs="Times New Roman"/>
        </w:rPr>
      </w:pPr>
      <w:ins w:id="2387" w:author="Office" w:date="2025-10-26T17:54:00Z" w16du:dateUtc="2025-10-26T17:54:00Z">
        <w:r w:rsidRPr="005D7027">
          <w:rPr>
            <w:rFonts w:ascii="Times New Roman" w:hAnsi="Times New Roman" w:cs="Times New Roman"/>
          </w:rPr>
          <w:t xml:space="preserve">    relevance_score REAL,</w:t>
        </w:r>
      </w:ins>
    </w:p>
    <w:p w14:paraId="6EC83048" w14:textId="77777777" w:rsidR="005D7027" w:rsidRPr="005D7027" w:rsidRDefault="005D7027" w:rsidP="005D7027">
      <w:pPr>
        <w:spacing w:line="360" w:lineRule="auto"/>
        <w:jc w:val="both"/>
        <w:rPr>
          <w:ins w:id="2388" w:author="Office" w:date="2025-10-26T17:54:00Z" w16du:dateUtc="2025-10-26T17:54:00Z"/>
          <w:rFonts w:ascii="Times New Roman" w:hAnsi="Times New Roman" w:cs="Times New Roman"/>
        </w:rPr>
      </w:pPr>
      <w:ins w:id="2389" w:author="Office" w:date="2025-10-26T17:54:00Z" w16du:dateUtc="2025-10-26T17:54:00Z">
        <w:r w:rsidRPr="005D7027">
          <w:rPr>
            <w:rFonts w:ascii="Times New Roman" w:hAnsi="Times New Roman" w:cs="Times New Roman"/>
          </w:rPr>
          <w:t xml:space="preserve">    company_mentions TEXT,</w:t>
        </w:r>
      </w:ins>
    </w:p>
    <w:p w14:paraId="10F13052" w14:textId="77777777" w:rsidR="005D7027" w:rsidRPr="005D7027" w:rsidRDefault="005D7027" w:rsidP="005D7027">
      <w:pPr>
        <w:spacing w:line="360" w:lineRule="auto"/>
        <w:jc w:val="both"/>
        <w:rPr>
          <w:ins w:id="2390" w:author="Office" w:date="2025-10-26T17:54:00Z" w16du:dateUtc="2025-10-26T17:54:00Z"/>
          <w:rFonts w:ascii="Times New Roman" w:hAnsi="Times New Roman" w:cs="Times New Roman"/>
        </w:rPr>
      </w:pPr>
      <w:ins w:id="2391" w:author="Office" w:date="2025-10-26T17:54:00Z" w16du:dateUtc="2025-10-26T17:54:00Z">
        <w:r w:rsidRPr="005D7027">
          <w:rPr>
            <w:rFonts w:ascii="Times New Roman" w:hAnsi="Times New Roman" w:cs="Times New Roman"/>
          </w:rPr>
          <w:lastRenderedPageBreak/>
          <w:t xml:space="preserve">    created_at DATETIME DEFAULT CURRENT_TIMESTAMP</w:t>
        </w:r>
      </w:ins>
    </w:p>
    <w:p w14:paraId="0FD77E80" w14:textId="77777777" w:rsidR="005D7027" w:rsidRPr="005D7027" w:rsidRDefault="005D7027" w:rsidP="005D7027">
      <w:pPr>
        <w:spacing w:line="360" w:lineRule="auto"/>
        <w:jc w:val="both"/>
        <w:rPr>
          <w:ins w:id="2392" w:author="Office" w:date="2025-10-26T17:54:00Z" w16du:dateUtc="2025-10-26T17:54:00Z"/>
          <w:rFonts w:ascii="Times New Roman" w:hAnsi="Times New Roman" w:cs="Times New Roman"/>
        </w:rPr>
      </w:pPr>
      <w:ins w:id="2393" w:author="Office" w:date="2025-10-26T17:54:00Z" w16du:dateUtc="2025-10-26T17:54:00Z">
        <w:r w:rsidRPr="005D7027">
          <w:rPr>
            <w:rFonts w:ascii="Times New Roman" w:hAnsi="Times New Roman" w:cs="Times New Roman"/>
          </w:rPr>
          <w:t>);</w:t>
        </w:r>
      </w:ins>
    </w:p>
    <w:p w14:paraId="591CBDA1" w14:textId="77777777" w:rsidR="005D7027" w:rsidRPr="005D7027" w:rsidRDefault="005D7027" w:rsidP="005D7027">
      <w:pPr>
        <w:spacing w:line="360" w:lineRule="auto"/>
        <w:jc w:val="both"/>
        <w:rPr>
          <w:ins w:id="2394" w:author="Office" w:date="2025-10-26T17:54:00Z" w16du:dateUtc="2025-10-26T17:54:00Z"/>
          <w:rFonts w:ascii="Times New Roman" w:hAnsi="Times New Roman" w:cs="Times New Roman"/>
        </w:rPr>
      </w:pPr>
    </w:p>
    <w:p w14:paraId="3EA3AE1E" w14:textId="77777777" w:rsidR="005D7027" w:rsidRPr="005D7027" w:rsidRDefault="005D7027" w:rsidP="005D7027">
      <w:pPr>
        <w:spacing w:line="360" w:lineRule="auto"/>
        <w:jc w:val="both"/>
        <w:rPr>
          <w:ins w:id="2395" w:author="Office" w:date="2025-10-26T17:54:00Z" w16du:dateUtc="2025-10-26T17:54:00Z"/>
          <w:rFonts w:ascii="Times New Roman" w:hAnsi="Times New Roman" w:cs="Times New Roman"/>
        </w:rPr>
      </w:pPr>
      <w:ins w:id="2396" w:author="Office" w:date="2025-10-26T17:54:00Z" w16du:dateUtc="2025-10-26T17:54:00Z">
        <w:r w:rsidRPr="005D7027">
          <w:rPr>
            <w:rFonts w:ascii="Times New Roman" w:hAnsi="Times New Roman" w:cs="Times New Roman"/>
          </w:rPr>
          <w:t>-- Expert Inputs Table</w:t>
        </w:r>
      </w:ins>
    </w:p>
    <w:p w14:paraId="285B8C91" w14:textId="77777777" w:rsidR="005D7027" w:rsidRPr="005D7027" w:rsidRDefault="005D7027" w:rsidP="005D7027">
      <w:pPr>
        <w:spacing w:line="360" w:lineRule="auto"/>
        <w:jc w:val="both"/>
        <w:rPr>
          <w:ins w:id="2397" w:author="Office" w:date="2025-10-26T17:54:00Z" w16du:dateUtc="2025-10-26T17:54:00Z"/>
          <w:rFonts w:ascii="Times New Roman" w:hAnsi="Times New Roman" w:cs="Times New Roman"/>
        </w:rPr>
      </w:pPr>
      <w:ins w:id="2398" w:author="Office" w:date="2025-10-26T17:54:00Z" w16du:dateUtc="2025-10-26T17:54:00Z">
        <w:r w:rsidRPr="005D7027">
          <w:rPr>
            <w:rFonts w:ascii="Times New Roman" w:hAnsi="Times New Roman" w:cs="Times New Roman"/>
          </w:rPr>
          <w:t>CREATE TABLE expert_inputs (</w:t>
        </w:r>
      </w:ins>
    </w:p>
    <w:p w14:paraId="5B2C5E15" w14:textId="77777777" w:rsidR="005D7027" w:rsidRPr="005D7027" w:rsidRDefault="005D7027" w:rsidP="005D7027">
      <w:pPr>
        <w:spacing w:line="360" w:lineRule="auto"/>
        <w:jc w:val="both"/>
        <w:rPr>
          <w:ins w:id="2399" w:author="Office" w:date="2025-10-26T17:54:00Z" w16du:dateUtc="2025-10-26T17:54:00Z"/>
          <w:rFonts w:ascii="Times New Roman" w:hAnsi="Times New Roman" w:cs="Times New Roman"/>
        </w:rPr>
      </w:pPr>
      <w:ins w:id="2400" w:author="Office" w:date="2025-10-26T17:54:00Z" w16du:dateUtc="2025-10-26T17:54:00Z">
        <w:r w:rsidRPr="005D7027">
          <w:rPr>
            <w:rFonts w:ascii="Times New Roman" w:hAnsi="Times New Roman" w:cs="Times New Roman"/>
          </w:rPr>
          <w:t xml:space="preserve">    input_id INTEGER PRIMARY KEY,</w:t>
        </w:r>
      </w:ins>
    </w:p>
    <w:p w14:paraId="50222970" w14:textId="77777777" w:rsidR="005D7027" w:rsidRPr="005D7027" w:rsidRDefault="005D7027" w:rsidP="005D7027">
      <w:pPr>
        <w:spacing w:line="360" w:lineRule="auto"/>
        <w:jc w:val="both"/>
        <w:rPr>
          <w:ins w:id="2401" w:author="Office" w:date="2025-10-26T17:54:00Z" w16du:dateUtc="2025-10-26T17:54:00Z"/>
          <w:rFonts w:ascii="Times New Roman" w:hAnsi="Times New Roman" w:cs="Times New Roman"/>
        </w:rPr>
      </w:pPr>
      <w:ins w:id="2402" w:author="Office" w:date="2025-10-26T17:54:00Z" w16du:dateUtc="2025-10-26T17:54:00Z">
        <w:r w:rsidRPr="005D7027">
          <w:rPr>
            <w:rFonts w:ascii="Times New Roman" w:hAnsi="Times New Roman" w:cs="Times New Roman"/>
          </w:rPr>
          <w:t xml:space="preserve">    expert_type TEXT NOT NULL,</w:t>
        </w:r>
      </w:ins>
    </w:p>
    <w:p w14:paraId="499C9769" w14:textId="77777777" w:rsidR="005D7027" w:rsidRPr="005D7027" w:rsidRDefault="005D7027" w:rsidP="005D7027">
      <w:pPr>
        <w:spacing w:line="360" w:lineRule="auto"/>
        <w:jc w:val="both"/>
        <w:rPr>
          <w:ins w:id="2403" w:author="Office" w:date="2025-10-26T17:54:00Z" w16du:dateUtc="2025-10-26T17:54:00Z"/>
          <w:rFonts w:ascii="Times New Roman" w:hAnsi="Times New Roman" w:cs="Times New Roman"/>
        </w:rPr>
      </w:pPr>
      <w:ins w:id="2404" w:author="Office" w:date="2025-10-26T17:54:00Z" w16du:dateUtc="2025-10-26T17:54:00Z">
        <w:r w:rsidRPr="005D7027">
          <w:rPr>
            <w:rFonts w:ascii="Times New Roman" w:hAnsi="Times New Roman" w:cs="Times New Roman"/>
          </w:rPr>
          <w:t xml:space="preserve">    company_symbol TEXT NOT NULL,</w:t>
        </w:r>
      </w:ins>
    </w:p>
    <w:p w14:paraId="17697C4D" w14:textId="77777777" w:rsidR="005D7027" w:rsidRPr="005D7027" w:rsidRDefault="005D7027" w:rsidP="005D7027">
      <w:pPr>
        <w:spacing w:line="360" w:lineRule="auto"/>
        <w:jc w:val="both"/>
        <w:rPr>
          <w:ins w:id="2405" w:author="Office" w:date="2025-10-26T17:54:00Z" w16du:dateUtc="2025-10-26T17:54:00Z"/>
          <w:rFonts w:ascii="Times New Roman" w:hAnsi="Times New Roman" w:cs="Times New Roman"/>
        </w:rPr>
      </w:pPr>
      <w:ins w:id="2406" w:author="Office" w:date="2025-10-26T17:54:00Z" w16du:dateUtc="2025-10-26T17:54:00Z">
        <w:r w:rsidRPr="005D7027">
          <w:rPr>
            <w:rFonts w:ascii="Times New Roman" w:hAnsi="Times New Roman" w:cs="Times New Roman"/>
          </w:rPr>
          <w:t xml:space="preserve">    sentiment_score REAL NOT NULL,</w:t>
        </w:r>
      </w:ins>
    </w:p>
    <w:p w14:paraId="44D251B1" w14:textId="77777777" w:rsidR="005D7027" w:rsidRPr="005D7027" w:rsidRDefault="005D7027" w:rsidP="005D7027">
      <w:pPr>
        <w:spacing w:line="360" w:lineRule="auto"/>
        <w:jc w:val="both"/>
        <w:rPr>
          <w:ins w:id="2407" w:author="Office" w:date="2025-10-26T17:54:00Z" w16du:dateUtc="2025-10-26T17:54:00Z"/>
          <w:rFonts w:ascii="Times New Roman" w:hAnsi="Times New Roman" w:cs="Times New Roman"/>
        </w:rPr>
      </w:pPr>
      <w:ins w:id="2408" w:author="Office" w:date="2025-10-26T17:54:00Z" w16du:dateUtc="2025-10-26T17:54:00Z">
        <w:r w:rsidRPr="005D7027">
          <w:rPr>
            <w:rFonts w:ascii="Times New Roman" w:hAnsi="Times New Roman" w:cs="Times New Roman"/>
          </w:rPr>
          <w:t xml:space="preserve">    confidence_level REAL NOT NULL,</w:t>
        </w:r>
      </w:ins>
    </w:p>
    <w:p w14:paraId="5394C439" w14:textId="77777777" w:rsidR="005D7027" w:rsidRPr="005D7027" w:rsidRDefault="005D7027" w:rsidP="005D7027">
      <w:pPr>
        <w:spacing w:line="360" w:lineRule="auto"/>
        <w:jc w:val="both"/>
        <w:rPr>
          <w:ins w:id="2409" w:author="Office" w:date="2025-10-26T17:54:00Z" w16du:dateUtc="2025-10-26T17:54:00Z"/>
          <w:rFonts w:ascii="Times New Roman" w:hAnsi="Times New Roman" w:cs="Times New Roman"/>
        </w:rPr>
      </w:pPr>
      <w:ins w:id="2410" w:author="Office" w:date="2025-10-26T17:54:00Z" w16du:dateUtc="2025-10-26T17:54:00Z">
        <w:r w:rsidRPr="005D7027">
          <w:rPr>
            <w:rFonts w:ascii="Times New Roman" w:hAnsi="Times New Roman" w:cs="Times New Roman"/>
          </w:rPr>
          <w:t xml:space="preserve">    commentary TEXT,</w:t>
        </w:r>
      </w:ins>
    </w:p>
    <w:p w14:paraId="0D389F25" w14:textId="77777777" w:rsidR="005D7027" w:rsidRPr="005D7027" w:rsidRDefault="005D7027" w:rsidP="005D7027">
      <w:pPr>
        <w:spacing w:line="360" w:lineRule="auto"/>
        <w:jc w:val="both"/>
        <w:rPr>
          <w:ins w:id="2411" w:author="Office" w:date="2025-10-26T17:54:00Z" w16du:dateUtc="2025-10-26T17:54:00Z"/>
          <w:rFonts w:ascii="Times New Roman" w:hAnsi="Times New Roman" w:cs="Times New Roman"/>
        </w:rPr>
      </w:pPr>
      <w:ins w:id="2412" w:author="Office" w:date="2025-10-26T17:54:00Z" w16du:dateUtc="2025-10-26T17:54:00Z">
        <w:r w:rsidRPr="005D7027">
          <w:rPr>
            <w:rFonts w:ascii="Times New Roman" w:hAnsi="Times New Roman" w:cs="Times New Roman"/>
          </w:rPr>
          <w:t xml:space="preserve">    input_date DATETIME NOT NULL,</w:t>
        </w:r>
      </w:ins>
    </w:p>
    <w:p w14:paraId="503DF926" w14:textId="77777777" w:rsidR="005D7027" w:rsidRPr="005D7027" w:rsidRDefault="005D7027" w:rsidP="005D7027">
      <w:pPr>
        <w:spacing w:line="360" w:lineRule="auto"/>
        <w:jc w:val="both"/>
        <w:rPr>
          <w:ins w:id="2413" w:author="Office" w:date="2025-10-26T17:54:00Z" w16du:dateUtc="2025-10-26T17:54:00Z"/>
          <w:rFonts w:ascii="Times New Roman" w:hAnsi="Times New Roman" w:cs="Times New Roman"/>
        </w:rPr>
      </w:pPr>
      <w:ins w:id="2414" w:author="Office" w:date="2025-10-26T17:54:00Z" w16du:dateUtc="2025-10-26T17:54:00Z">
        <w:r w:rsidRPr="005D7027">
          <w:rPr>
            <w:rFonts w:ascii="Times New Roman" w:hAnsi="Times New Roman" w:cs="Times New Roman"/>
          </w:rPr>
          <w:t xml:space="preserve">    created_at DATETIME DEFAULT CURRENT_TIMESTAMP</w:t>
        </w:r>
      </w:ins>
    </w:p>
    <w:p w14:paraId="748C152C" w14:textId="77777777" w:rsidR="005D7027" w:rsidRPr="005D7027" w:rsidRDefault="005D7027" w:rsidP="005D7027">
      <w:pPr>
        <w:spacing w:line="360" w:lineRule="auto"/>
        <w:jc w:val="both"/>
        <w:rPr>
          <w:ins w:id="2415" w:author="Office" w:date="2025-10-26T17:54:00Z" w16du:dateUtc="2025-10-26T17:54:00Z"/>
          <w:rFonts w:ascii="Times New Roman" w:hAnsi="Times New Roman" w:cs="Times New Roman"/>
        </w:rPr>
      </w:pPr>
      <w:ins w:id="2416" w:author="Office" w:date="2025-10-26T17:54:00Z" w16du:dateUtc="2025-10-26T17:54:00Z">
        <w:r w:rsidRPr="005D7027">
          <w:rPr>
            <w:rFonts w:ascii="Times New Roman" w:hAnsi="Times New Roman" w:cs="Times New Roman"/>
          </w:rPr>
          <w:t>);</w:t>
        </w:r>
      </w:ins>
    </w:p>
    <w:p w14:paraId="3D15282E" w14:textId="77777777" w:rsidR="005D7027" w:rsidRPr="005D7027" w:rsidRDefault="005D7027" w:rsidP="005D7027">
      <w:pPr>
        <w:spacing w:line="360" w:lineRule="auto"/>
        <w:jc w:val="both"/>
        <w:rPr>
          <w:ins w:id="2417" w:author="Office" w:date="2025-10-26T17:54:00Z" w16du:dateUtc="2025-10-26T17:54:00Z"/>
          <w:rFonts w:ascii="Times New Roman" w:hAnsi="Times New Roman" w:cs="Times New Roman"/>
        </w:rPr>
      </w:pPr>
    </w:p>
    <w:p w14:paraId="6FB33577" w14:textId="77777777" w:rsidR="005D7027" w:rsidRPr="005D7027" w:rsidRDefault="005D7027" w:rsidP="005D7027">
      <w:pPr>
        <w:spacing w:line="360" w:lineRule="auto"/>
        <w:jc w:val="both"/>
        <w:rPr>
          <w:ins w:id="2418" w:author="Office" w:date="2025-10-26T17:54:00Z" w16du:dateUtc="2025-10-26T17:54:00Z"/>
          <w:rFonts w:ascii="Times New Roman" w:hAnsi="Times New Roman" w:cs="Times New Roman"/>
        </w:rPr>
      </w:pPr>
      <w:ins w:id="2419" w:author="Office" w:date="2025-10-26T17:54:00Z" w16du:dateUtc="2025-10-26T17:54:00Z">
        <w:r w:rsidRPr="005D7027">
          <w:rPr>
            <w:rFonts w:ascii="Times New Roman" w:hAnsi="Times New Roman" w:cs="Times New Roman"/>
          </w:rPr>
          <w:t>-- Stock Price Data Table</w:t>
        </w:r>
      </w:ins>
    </w:p>
    <w:p w14:paraId="4916FE61" w14:textId="77777777" w:rsidR="005D7027" w:rsidRPr="005D7027" w:rsidRDefault="005D7027" w:rsidP="005D7027">
      <w:pPr>
        <w:spacing w:line="360" w:lineRule="auto"/>
        <w:jc w:val="both"/>
        <w:rPr>
          <w:ins w:id="2420" w:author="Office" w:date="2025-10-26T17:54:00Z" w16du:dateUtc="2025-10-26T17:54:00Z"/>
          <w:rFonts w:ascii="Times New Roman" w:hAnsi="Times New Roman" w:cs="Times New Roman"/>
        </w:rPr>
      </w:pPr>
      <w:ins w:id="2421" w:author="Office" w:date="2025-10-26T17:54:00Z" w16du:dateUtc="2025-10-26T17:54:00Z">
        <w:r w:rsidRPr="005D7027">
          <w:rPr>
            <w:rFonts w:ascii="Times New Roman" w:hAnsi="Times New Roman" w:cs="Times New Roman"/>
          </w:rPr>
          <w:t>CREATE TABLE stock_prices (</w:t>
        </w:r>
      </w:ins>
    </w:p>
    <w:p w14:paraId="1229BBAA" w14:textId="77777777" w:rsidR="005D7027" w:rsidRPr="005D7027" w:rsidRDefault="005D7027" w:rsidP="005D7027">
      <w:pPr>
        <w:spacing w:line="360" w:lineRule="auto"/>
        <w:jc w:val="both"/>
        <w:rPr>
          <w:ins w:id="2422" w:author="Office" w:date="2025-10-26T17:54:00Z" w16du:dateUtc="2025-10-26T17:54:00Z"/>
          <w:rFonts w:ascii="Times New Roman" w:hAnsi="Times New Roman" w:cs="Times New Roman"/>
        </w:rPr>
      </w:pPr>
      <w:ins w:id="2423" w:author="Office" w:date="2025-10-26T17:54:00Z" w16du:dateUtc="2025-10-26T17:54:00Z">
        <w:r w:rsidRPr="005D7027">
          <w:rPr>
            <w:rFonts w:ascii="Times New Roman" w:hAnsi="Times New Roman" w:cs="Times New Roman"/>
          </w:rPr>
          <w:t xml:space="preserve">    price_id INTEGER PRIMARY KEY,</w:t>
        </w:r>
      </w:ins>
    </w:p>
    <w:p w14:paraId="661115DD" w14:textId="77777777" w:rsidR="005D7027" w:rsidRPr="005D7027" w:rsidRDefault="005D7027" w:rsidP="005D7027">
      <w:pPr>
        <w:spacing w:line="360" w:lineRule="auto"/>
        <w:jc w:val="both"/>
        <w:rPr>
          <w:ins w:id="2424" w:author="Office" w:date="2025-10-26T17:54:00Z" w16du:dateUtc="2025-10-26T17:54:00Z"/>
          <w:rFonts w:ascii="Times New Roman" w:hAnsi="Times New Roman" w:cs="Times New Roman"/>
        </w:rPr>
      </w:pPr>
      <w:ins w:id="2425" w:author="Office" w:date="2025-10-26T17:54:00Z" w16du:dateUtc="2025-10-26T17:54:00Z">
        <w:r w:rsidRPr="005D7027">
          <w:rPr>
            <w:rFonts w:ascii="Times New Roman" w:hAnsi="Times New Roman" w:cs="Times New Roman"/>
          </w:rPr>
          <w:t xml:space="preserve">    company_symbol TEXT NOT NULL,</w:t>
        </w:r>
      </w:ins>
    </w:p>
    <w:p w14:paraId="3880A676" w14:textId="77777777" w:rsidR="005D7027" w:rsidRPr="005D7027" w:rsidRDefault="005D7027" w:rsidP="005D7027">
      <w:pPr>
        <w:spacing w:line="360" w:lineRule="auto"/>
        <w:jc w:val="both"/>
        <w:rPr>
          <w:ins w:id="2426" w:author="Office" w:date="2025-10-26T17:54:00Z" w16du:dateUtc="2025-10-26T17:54:00Z"/>
          <w:rFonts w:ascii="Times New Roman" w:hAnsi="Times New Roman" w:cs="Times New Roman"/>
        </w:rPr>
      </w:pPr>
      <w:ins w:id="2427" w:author="Office" w:date="2025-10-26T17:54:00Z" w16du:dateUtc="2025-10-26T17:54:00Z">
        <w:r w:rsidRPr="005D7027">
          <w:rPr>
            <w:rFonts w:ascii="Times New Roman" w:hAnsi="Times New Roman" w:cs="Times New Roman"/>
          </w:rPr>
          <w:t xml:space="preserve">    date DATE NOT NULL,</w:t>
        </w:r>
      </w:ins>
    </w:p>
    <w:p w14:paraId="3A7EDB47" w14:textId="77777777" w:rsidR="005D7027" w:rsidRPr="005D7027" w:rsidRDefault="005D7027" w:rsidP="005D7027">
      <w:pPr>
        <w:spacing w:line="360" w:lineRule="auto"/>
        <w:jc w:val="both"/>
        <w:rPr>
          <w:ins w:id="2428" w:author="Office" w:date="2025-10-26T17:54:00Z" w16du:dateUtc="2025-10-26T17:54:00Z"/>
          <w:rFonts w:ascii="Times New Roman" w:hAnsi="Times New Roman" w:cs="Times New Roman"/>
        </w:rPr>
      </w:pPr>
      <w:ins w:id="2429" w:author="Office" w:date="2025-10-26T17:54:00Z" w16du:dateUtc="2025-10-26T17:54:00Z">
        <w:r w:rsidRPr="005D7027">
          <w:rPr>
            <w:rFonts w:ascii="Times New Roman" w:hAnsi="Times New Roman" w:cs="Times New Roman"/>
          </w:rPr>
          <w:t xml:space="preserve">    open_price REAL,</w:t>
        </w:r>
      </w:ins>
    </w:p>
    <w:p w14:paraId="2FAF078A" w14:textId="77777777" w:rsidR="005D7027" w:rsidRPr="005D7027" w:rsidRDefault="005D7027" w:rsidP="005D7027">
      <w:pPr>
        <w:spacing w:line="360" w:lineRule="auto"/>
        <w:jc w:val="both"/>
        <w:rPr>
          <w:ins w:id="2430" w:author="Office" w:date="2025-10-26T17:54:00Z" w16du:dateUtc="2025-10-26T17:54:00Z"/>
          <w:rFonts w:ascii="Times New Roman" w:hAnsi="Times New Roman" w:cs="Times New Roman"/>
        </w:rPr>
      </w:pPr>
      <w:ins w:id="2431" w:author="Office" w:date="2025-10-26T17:54:00Z" w16du:dateUtc="2025-10-26T17:54:00Z">
        <w:r w:rsidRPr="005D7027">
          <w:rPr>
            <w:rFonts w:ascii="Times New Roman" w:hAnsi="Times New Roman" w:cs="Times New Roman"/>
          </w:rPr>
          <w:lastRenderedPageBreak/>
          <w:t xml:space="preserve">    close_price REAL,</w:t>
        </w:r>
      </w:ins>
    </w:p>
    <w:p w14:paraId="68C0FD51" w14:textId="77777777" w:rsidR="005D7027" w:rsidRPr="005D7027" w:rsidRDefault="005D7027" w:rsidP="005D7027">
      <w:pPr>
        <w:spacing w:line="360" w:lineRule="auto"/>
        <w:jc w:val="both"/>
        <w:rPr>
          <w:ins w:id="2432" w:author="Office" w:date="2025-10-26T17:54:00Z" w16du:dateUtc="2025-10-26T17:54:00Z"/>
          <w:rFonts w:ascii="Times New Roman" w:hAnsi="Times New Roman" w:cs="Times New Roman"/>
        </w:rPr>
      </w:pPr>
      <w:ins w:id="2433" w:author="Office" w:date="2025-10-26T17:54:00Z" w16du:dateUtc="2025-10-26T17:54:00Z">
        <w:r w:rsidRPr="005D7027">
          <w:rPr>
            <w:rFonts w:ascii="Times New Roman" w:hAnsi="Times New Roman" w:cs="Times New Roman"/>
          </w:rPr>
          <w:t xml:space="preserve">    high_price REAL,</w:t>
        </w:r>
      </w:ins>
    </w:p>
    <w:p w14:paraId="4EC2F181" w14:textId="77777777" w:rsidR="005D7027" w:rsidRPr="005D7027" w:rsidRDefault="005D7027" w:rsidP="005D7027">
      <w:pPr>
        <w:spacing w:line="360" w:lineRule="auto"/>
        <w:jc w:val="both"/>
        <w:rPr>
          <w:ins w:id="2434" w:author="Office" w:date="2025-10-26T17:54:00Z" w16du:dateUtc="2025-10-26T17:54:00Z"/>
          <w:rFonts w:ascii="Times New Roman" w:hAnsi="Times New Roman" w:cs="Times New Roman"/>
        </w:rPr>
      </w:pPr>
      <w:ins w:id="2435" w:author="Office" w:date="2025-10-26T17:54:00Z" w16du:dateUtc="2025-10-26T17:54:00Z">
        <w:r w:rsidRPr="005D7027">
          <w:rPr>
            <w:rFonts w:ascii="Times New Roman" w:hAnsi="Times New Roman" w:cs="Times New Roman"/>
          </w:rPr>
          <w:t xml:space="preserve">    low_price REAL,</w:t>
        </w:r>
      </w:ins>
    </w:p>
    <w:p w14:paraId="27B7BCFA" w14:textId="77777777" w:rsidR="005D7027" w:rsidRPr="005D7027" w:rsidRDefault="005D7027" w:rsidP="005D7027">
      <w:pPr>
        <w:spacing w:line="360" w:lineRule="auto"/>
        <w:jc w:val="both"/>
        <w:rPr>
          <w:ins w:id="2436" w:author="Office" w:date="2025-10-26T17:54:00Z" w16du:dateUtc="2025-10-26T17:54:00Z"/>
          <w:rFonts w:ascii="Times New Roman" w:hAnsi="Times New Roman" w:cs="Times New Roman"/>
        </w:rPr>
      </w:pPr>
      <w:ins w:id="2437" w:author="Office" w:date="2025-10-26T17:54:00Z" w16du:dateUtc="2025-10-26T17:54:00Z">
        <w:r w:rsidRPr="005D7027">
          <w:rPr>
            <w:rFonts w:ascii="Times New Roman" w:hAnsi="Times New Roman" w:cs="Times New Roman"/>
          </w:rPr>
          <w:t xml:space="preserve">    volume INTEGER,</w:t>
        </w:r>
      </w:ins>
    </w:p>
    <w:p w14:paraId="4ED997DD" w14:textId="77777777" w:rsidR="005D7027" w:rsidRPr="005D7027" w:rsidRDefault="005D7027" w:rsidP="005D7027">
      <w:pPr>
        <w:spacing w:line="360" w:lineRule="auto"/>
        <w:jc w:val="both"/>
        <w:rPr>
          <w:ins w:id="2438" w:author="Office" w:date="2025-10-26T17:54:00Z" w16du:dateUtc="2025-10-26T17:54:00Z"/>
          <w:rFonts w:ascii="Times New Roman" w:hAnsi="Times New Roman" w:cs="Times New Roman"/>
        </w:rPr>
      </w:pPr>
      <w:ins w:id="2439" w:author="Office" w:date="2025-10-26T17:54:00Z" w16du:dateUtc="2025-10-26T17:54:00Z">
        <w:r w:rsidRPr="005D7027">
          <w:rPr>
            <w:rFonts w:ascii="Times New Roman" w:hAnsi="Times New Roman" w:cs="Times New Roman"/>
          </w:rPr>
          <w:t xml:space="preserve">    price_change REAL,</w:t>
        </w:r>
      </w:ins>
    </w:p>
    <w:p w14:paraId="0CA3D959" w14:textId="77777777" w:rsidR="005D7027" w:rsidRPr="005D7027" w:rsidRDefault="005D7027" w:rsidP="005D7027">
      <w:pPr>
        <w:spacing w:line="360" w:lineRule="auto"/>
        <w:jc w:val="both"/>
        <w:rPr>
          <w:ins w:id="2440" w:author="Office" w:date="2025-10-26T17:54:00Z" w16du:dateUtc="2025-10-26T17:54:00Z"/>
          <w:rFonts w:ascii="Times New Roman" w:hAnsi="Times New Roman" w:cs="Times New Roman"/>
        </w:rPr>
      </w:pPr>
      <w:ins w:id="2441" w:author="Office" w:date="2025-10-26T17:54:00Z" w16du:dateUtc="2025-10-26T17:54:00Z">
        <w:r w:rsidRPr="005D7027">
          <w:rPr>
            <w:rFonts w:ascii="Times New Roman" w:hAnsi="Times New Roman" w:cs="Times New Roman"/>
          </w:rPr>
          <w:t xml:space="preserve">    percent_change REAL,</w:t>
        </w:r>
      </w:ins>
    </w:p>
    <w:p w14:paraId="04D5D991" w14:textId="77777777" w:rsidR="005D7027" w:rsidRPr="005D7027" w:rsidRDefault="005D7027" w:rsidP="005D7027">
      <w:pPr>
        <w:spacing w:line="360" w:lineRule="auto"/>
        <w:jc w:val="both"/>
        <w:rPr>
          <w:ins w:id="2442" w:author="Office" w:date="2025-10-26T17:54:00Z" w16du:dateUtc="2025-10-26T17:54:00Z"/>
          <w:rFonts w:ascii="Times New Roman" w:hAnsi="Times New Roman" w:cs="Times New Roman"/>
        </w:rPr>
      </w:pPr>
      <w:ins w:id="2443" w:author="Office" w:date="2025-10-26T17:54:00Z" w16du:dateUtc="2025-10-26T17:54:00Z">
        <w:r w:rsidRPr="005D7027">
          <w:rPr>
            <w:rFonts w:ascii="Times New Roman" w:hAnsi="Times New Roman" w:cs="Times New Roman"/>
          </w:rPr>
          <w:t xml:space="preserve">    created_at DATETIME DEFAULT CURRENT_TIMESTAMP</w:t>
        </w:r>
      </w:ins>
    </w:p>
    <w:p w14:paraId="1B0845ED" w14:textId="77777777" w:rsidR="005D7027" w:rsidRPr="005D7027" w:rsidRDefault="005D7027" w:rsidP="005D7027">
      <w:pPr>
        <w:spacing w:line="360" w:lineRule="auto"/>
        <w:jc w:val="both"/>
        <w:rPr>
          <w:ins w:id="2444" w:author="Office" w:date="2025-10-26T17:54:00Z" w16du:dateUtc="2025-10-26T17:54:00Z"/>
          <w:rFonts w:ascii="Times New Roman" w:hAnsi="Times New Roman" w:cs="Times New Roman"/>
        </w:rPr>
      </w:pPr>
      <w:ins w:id="2445" w:author="Office" w:date="2025-10-26T17:54:00Z" w16du:dateUtc="2025-10-26T17:54:00Z">
        <w:r w:rsidRPr="005D7027">
          <w:rPr>
            <w:rFonts w:ascii="Times New Roman" w:hAnsi="Times New Roman" w:cs="Times New Roman"/>
          </w:rPr>
          <w:t>);</w:t>
        </w:r>
      </w:ins>
    </w:p>
    <w:p w14:paraId="276F5C0E" w14:textId="77777777" w:rsidR="005D7027" w:rsidRPr="005D7027" w:rsidRDefault="005D7027" w:rsidP="005D7027">
      <w:pPr>
        <w:spacing w:line="360" w:lineRule="auto"/>
        <w:jc w:val="both"/>
        <w:rPr>
          <w:ins w:id="2446" w:author="Office" w:date="2025-10-26T17:54:00Z" w16du:dateUtc="2025-10-26T17:54:00Z"/>
          <w:rFonts w:ascii="Times New Roman" w:hAnsi="Times New Roman" w:cs="Times New Roman"/>
        </w:rPr>
      </w:pPr>
    </w:p>
    <w:p w14:paraId="762B5F72" w14:textId="77777777" w:rsidR="005D7027" w:rsidRPr="005D7027" w:rsidRDefault="005D7027" w:rsidP="005D7027">
      <w:pPr>
        <w:spacing w:line="360" w:lineRule="auto"/>
        <w:jc w:val="both"/>
        <w:rPr>
          <w:ins w:id="2447" w:author="Office" w:date="2025-10-26T17:54:00Z" w16du:dateUtc="2025-10-26T17:54:00Z"/>
          <w:rFonts w:ascii="Times New Roman" w:hAnsi="Times New Roman" w:cs="Times New Roman"/>
        </w:rPr>
      </w:pPr>
      <w:ins w:id="2448" w:author="Office" w:date="2025-10-26T17:54:00Z" w16du:dateUtc="2025-10-26T17:54:00Z">
        <w:r w:rsidRPr="005D7027">
          <w:rPr>
            <w:rFonts w:ascii="Times New Roman" w:hAnsi="Times New Roman" w:cs="Times New Roman"/>
          </w:rPr>
          <w:t>A.4 Sentiment Analysis Implementation</w:t>
        </w:r>
      </w:ins>
    </w:p>
    <w:p w14:paraId="78F99ADC" w14:textId="77777777" w:rsidR="005D7027" w:rsidRPr="005D7027" w:rsidRDefault="005D7027" w:rsidP="005D7027">
      <w:pPr>
        <w:spacing w:line="360" w:lineRule="auto"/>
        <w:jc w:val="both"/>
        <w:rPr>
          <w:ins w:id="2449" w:author="Office" w:date="2025-10-26T17:54:00Z" w16du:dateUtc="2025-10-26T17:54:00Z"/>
          <w:rFonts w:ascii="Times New Roman" w:hAnsi="Times New Roman" w:cs="Times New Roman"/>
        </w:rPr>
      </w:pPr>
    </w:p>
    <w:p w14:paraId="1AB6F345" w14:textId="77777777" w:rsidR="005D7027" w:rsidRPr="005D7027" w:rsidRDefault="005D7027" w:rsidP="005D7027">
      <w:pPr>
        <w:spacing w:line="360" w:lineRule="auto"/>
        <w:jc w:val="both"/>
        <w:rPr>
          <w:ins w:id="2450" w:author="Office" w:date="2025-10-26T17:54:00Z" w16du:dateUtc="2025-10-26T17:54:00Z"/>
          <w:rFonts w:ascii="Times New Roman" w:hAnsi="Times New Roman" w:cs="Times New Roman"/>
        </w:rPr>
      </w:pPr>
      <w:ins w:id="2451" w:author="Office" w:date="2025-10-26T17:54:00Z" w16du:dateUtc="2025-10-26T17:54:00Z">
        <w:r w:rsidRPr="005D7027">
          <w:rPr>
            <w:rFonts w:ascii="Times New Roman" w:hAnsi="Times New Roman" w:cs="Times New Roman"/>
          </w:rPr>
          <w:t>A.4.1 Hybrid Sentiment Analysis Framework</w:t>
        </w:r>
      </w:ins>
    </w:p>
    <w:p w14:paraId="779F4F97" w14:textId="77777777" w:rsidR="005D7027" w:rsidRPr="005D7027" w:rsidRDefault="005D7027" w:rsidP="005D7027">
      <w:pPr>
        <w:spacing w:line="360" w:lineRule="auto"/>
        <w:jc w:val="both"/>
        <w:rPr>
          <w:ins w:id="2452" w:author="Office" w:date="2025-10-26T17:54:00Z" w16du:dateUtc="2025-10-26T17:54:00Z"/>
          <w:rFonts w:ascii="Times New Roman" w:hAnsi="Times New Roman" w:cs="Times New Roman"/>
        </w:rPr>
      </w:pPr>
    </w:p>
    <w:p w14:paraId="35BD5688" w14:textId="77777777" w:rsidR="005D7027" w:rsidRPr="005D7027" w:rsidRDefault="005D7027" w:rsidP="005D7027">
      <w:pPr>
        <w:spacing w:line="360" w:lineRule="auto"/>
        <w:jc w:val="both"/>
        <w:rPr>
          <w:ins w:id="2453" w:author="Office" w:date="2025-10-26T17:54:00Z" w16du:dateUtc="2025-10-26T17:54:00Z"/>
          <w:rFonts w:ascii="Times New Roman" w:hAnsi="Times New Roman" w:cs="Times New Roman"/>
        </w:rPr>
      </w:pPr>
      <w:ins w:id="2454" w:author="Office" w:date="2025-10-26T17:54:00Z" w16du:dateUtc="2025-10-26T17:54:00Z">
        <w:r w:rsidRPr="005D7027">
          <w:rPr>
            <w:rFonts w:ascii="Times New Roman" w:hAnsi="Times New Roman" w:cs="Times New Roman"/>
          </w:rPr>
          <w:t>Multi-Model Approach:</w:t>
        </w:r>
      </w:ins>
    </w:p>
    <w:p w14:paraId="3BAD70DB" w14:textId="77777777" w:rsidR="005D7027" w:rsidRPr="005D7027" w:rsidRDefault="005D7027" w:rsidP="005D7027">
      <w:pPr>
        <w:spacing w:line="360" w:lineRule="auto"/>
        <w:jc w:val="both"/>
        <w:rPr>
          <w:ins w:id="2455" w:author="Office" w:date="2025-10-26T17:54:00Z" w16du:dateUtc="2025-10-26T17:54:00Z"/>
          <w:rFonts w:ascii="Times New Roman" w:hAnsi="Times New Roman" w:cs="Times New Roman"/>
        </w:rPr>
      </w:pPr>
    </w:p>
    <w:p w14:paraId="07CF460C" w14:textId="77777777" w:rsidR="005D7027" w:rsidRPr="005D7027" w:rsidRDefault="005D7027" w:rsidP="005D7027">
      <w:pPr>
        <w:spacing w:line="360" w:lineRule="auto"/>
        <w:jc w:val="both"/>
        <w:rPr>
          <w:ins w:id="2456" w:author="Office" w:date="2025-10-26T17:54:00Z" w16du:dateUtc="2025-10-26T17:54:00Z"/>
          <w:rFonts w:ascii="Times New Roman" w:hAnsi="Times New Roman" w:cs="Times New Roman"/>
        </w:rPr>
      </w:pPr>
      <w:ins w:id="2457" w:author="Office" w:date="2025-10-26T17:54:00Z" w16du:dateUtc="2025-10-26T17:54:00Z">
        <w:r w:rsidRPr="005D7027">
          <w:rPr>
            <w:rFonts w:ascii="Times New Roman" w:hAnsi="Times New Roman" w:cs="Times New Roman"/>
          </w:rPr>
          <w:t>Class HybridSentimentAnalyzer:</w:t>
        </w:r>
      </w:ins>
    </w:p>
    <w:p w14:paraId="35BEEE96" w14:textId="77777777" w:rsidR="005D7027" w:rsidRPr="005D7027" w:rsidRDefault="005D7027" w:rsidP="005D7027">
      <w:pPr>
        <w:spacing w:line="360" w:lineRule="auto"/>
        <w:jc w:val="both"/>
        <w:rPr>
          <w:ins w:id="2458" w:author="Office" w:date="2025-10-26T17:54:00Z" w16du:dateUtc="2025-10-26T17:54:00Z"/>
          <w:rFonts w:ascii="Times New Roman" w:hAnsi="Times New Roman" w:cs="Times New Roman"/>
        </w:rPr>
      </w:pPr>
      <w:ins w:id="2459" w:author="Office" w:date="2025-10-26T17:54:00Z" w16du:dateUtc="2025-10-26T17:54:00Z">
        <w:r w:rsidRPr="005D7027">
          <w:rPr>
            <w:rFonts w:ascii="Times New Roman" w:hAnsi="Times New Roman" w:cs="Times New Roman"/>
          </w:rPr>
          <w:t xml:space="preserve">    def __init__(self):</w:t>
        </w:r>
      </w:ins>
    </w:p>
    <w:p w14:paraId="78D3BB1E" w14:textId="77777777" w:rsidR="005D7027" w:rsidRPr="005D7027" w:rsidRDefault="005D7027" w:rsidP="005D7027">
      <w:pPr>
        <w:spacing w:line="360" w:lineRule="auto"/>
        <w:jc w:val="both"/>
        <w:rPr>
          <w:ins w:id="2460" w:author="Office" w:date="2025-10-26T17:54:00Z" w16du:dateUtc="2025-10-26T17:54:00Z"/>
          <w:rFonts w:ascii="Times New Roman" w:hAnsi="Times New Roman" w:cs="Times New Roman"/>
        </w:rPr>
      </w:pPr>
      <w:ins w:id="2461" w:author="Office" w:date="2025-10-26T17:54:00Z" w16du:dateUtc="2025-10-26T17:54:00Z">
        <w:r w:rsidRPr="005D7027">
          <w:rPr>
            <w:rFonts w:ascii="Times New Roman" w:hAnsi="Times New Roman" w:cs="Times New Roman"/>
          </w:rPr>
          <w:t xml:space="preserve">        self.vader_analyzer = SentimentIntensityAnalyzer()</w:t>
        </w:r>
      </w:ins>
    </w:p>
    <w:p w14:paraId="6DBE6ACD" w14:textId="77777777" w:rsidR="005D7027" w:rsidRPr="005D7027" w:rsidRDefault="005D7027" w:rsidP="005D7027">
      <w:pPr>
        <w:spacing w:line="360" w:lineRule="auto"/>
        <w:jc w:val="both"/>
        <w:rPr>
          <w:ins w:id="2462" w:author="Office" w:date="2025-10-26T17:54:00Z" w16du:dateUtc="2025-10-26T17:54:00Z"/>
          <w:rFonts w:ascii="Times New Roman" w:hAnsi="Times New Roman" w:cs="Times New Roman"/>
        </w:rPr>
      </w:pPr>
      <w:ins w:id="2463" w:author="Office" w:date="2025-10-26T17:54:00Z" w16du:dateUtc="2025-10-26T17:54:00Z">
        <w:r w:rsidRPr="005D7027">
          <w:rPr>
            <w:rFonts w:ascii="Times New Roman" w:hAnsi="Times New Roman" w:cs="Times New Roman"/>
          </w:rPr>
          <w:t xml:space="preserve">        self.textblob_analyzer = TextBlob</w:t>
        </w:r>
      </w:ins>
    </w:p>
    <w:p w14:paraId="3D1432E2" w14:textId="77777777" w:rsidR="005D7027" w:rsidRPr="005D7027" w:rsidRDefault="005D7027" w:rsidP="005D7027">
      <w:pPr>
        <w:spacing w:line="360" w:lineRule="auto"/>
        <w:jc w:val="both"/>
        <w:rPr>
          <w:ins w:id="2464" w:author="Office" w:date="2025-10-26T17:54:00Z" w16du:dateUtc="2025-10-26T17:54:00Z"/>
          <w:rFonts w:ascii="Times New Roman" w:hAnsi="Times New Roman" w:cs="Times New Roman"/>
        </w:rPr>
      </w:pPr>
      <w:ins w:id="2465" w:author="Office" w:date="2025-10-26T17:54:00Z" w16du:dateUtc="2025-10-26T17:54:00Z">
        <w:r w:rsidRPr="005D7027">
          <w:rPr>
            <w:rFonts w:ascii="Times New Roman" w:hAnsi="Times New Roman" w:cs="Times New Roman"/>
          </w:rPr>
          <w:t xml:space="preserve">        self.custom_model = self.load_custom_model()</w:t>
        </w:r>
      </w:ins>
    </w:p>
    <w:p w14:paraId="4AF0DE0B" w14:textId="77777777" w:rsidR="005D7027" w:rsidRPr="005D7027" w:rsidRDefault="005D7027" w:rsidP="005D7027">
      <w:pPr>
        <w:spacing w:line="360" w:lineRule="auto"/>
        <w:jc w:val="both"/>
        <w:rPr>
          <w:ins w:id="2466" w:author="Office" w:date="2025-10-26T17:54:00Z" w16du:dateUtc="2025-10-26T17:54:00Z"/>
          <w:rFonts w:ascii="Times New Roman" w:hAnsi="Times New Roman" w:cs="Times New Roman"/>
        </w:rPr>
      </w:pPr>
    </w:p>
    <w:p w14:paraId="158332F3" w14:textId="77777777" w:rsidR="005D7027" w:rsidRPr="005D7027" w:rsidRDefault="005D7027" w:rsidP="005D7027">
      <w:pPr>
        <w:spacing w:line="360" w:lineRule="auto"/>
        <w:jc w:val="both"/>
        <w:rPr>
          <w:ins w:id="2467" w:author="Office" w:date="2025-10-26T17:54:00Z" w16du:dateUtc="2025-10-26T17:54:00Z"/>
          <w:rFonts w:ascii="Times New Roman" w:hAnsi="Times New Roman" w:cs="Times New Roman"/>
        </w:rPr>
      </w:pPr>
      <w:ins w:id="2468" w:author="Office" w:date="2025-10-26T17:54:00Z" w16du:dateUtc="2025-10-26T17:54:00Z">
        <w:r w:rsidRPr="005D7027">
          <w:rPr>
            <w:rFonts w:ascii="Times New Roman" w:hAnsi="Times New Roman" w:cs="Times New Roman"/>
          </w:rPr>
          <w:lastRenderedPageBreak/>
          <w:t xml:space="preserve">    def analyze_sentiment(self, text):</w:t>
        </w:r>
      </w:ins>
    </w:p>
    <w:p w14:paraId="65465DC8" w14:textId="77777777" w:rsidR="005D7027" w:rsidRPr="005D7027" w:rsidRDefault="005D7027" w:rsidP="005D7027">
      <w:pPr>
        <w:spacing w:line="360" w:lineRule="auto"/>
        <w:jc w:val="both"/>
        <w:rPr>
          <w:ins w:id="2469" w:author="Office" w:date="2025-10-26T17:54:00Z" w16du:dateUtc="2025-10-26T17:54:00Z"/>
          <w:rFonts w:ascii="Times New Roman" w:hAnsi="Times New Roman" w:cs="Times New Roman"/>
        </w:rPr>
      </w:pPr>
      <w:ins w:id="2470" w:author="Office" w:date="2025-10-26T17:54:00Z" w16du:dateUtc="2025-10-26T17:54:00Z">
        <w:r w:rsidRPr="005D7027">
          <w:rPr>
            <w:rFonts w:ascii="Times New Roman" w:hAnsi="Times New Roman" w:cs="Times New Roman"/>
          </w:rPr>
          <w:t xml:space="preserve">        # VADER Analysis</w:t>
        </w:r>
      </w:ins>
    </w:p>
    <w:p w14:paraId="5788A2C3" w14:textId="77777777" w:rsidR="005D7027" w:rsidRPr="005D7027" w:rsidRDefault="005D7027" w:rsidP="005D7027">
      <w:pPr>
        <w:spacing w:line="360" w:lineRule="auto"/>
        <w:jc w:val="both"/>
        <w:rPr>
          <w:ins w:id="2471" w:author="Office" w:date="2025-10-26T17:54:00Z" w16du:dateUtc="2025-10-26T17:54:00Z"/>
          <w:rFonts w:ascii="Times New Roman" w:hAnsi="Times New Roman" w:cs="Times New Roman"/>
        </w:rPr>
      </w:pPr>
      <w:ins w:id="2472" w:author="Office" w:date="2025-10-26T17:54:00Z" w16du:dateUtc="2025-10-26T17:54:00Z">
        <w:r w:rsidRPr="005D7027">
          <w:rPr>
            <w:rFonts w:ascii="Times New Roman" w:hAnsi="Times New Roman" w:cs="Times New Roman"/>
          </w:rPr>
          <w:t xml:space="preserve">        vader_scores = self.vader_analyzer.polarity_scores(text)</w:t>
        </w:r>
      </w:ins>
    </w:p>
    <w:p w14:paraId="2FD8FC44" w14:textId="77777777" w:rsidR="005D7027" w:rsidRPr="005D7027" w:rsidRDefault="005D7027" w:rsidP="005D7027">
      <w:pPr>
        <w:spacing w:line="360" w:lineRule="auto"/>
        <w:jc w:val="both"/>
        <w:rPr>
          <w:ins w:id="2473" w:author="Office" w:date="2025-10-26T17:54:00Z" w16du:dateUtc="2025-10-26T17:54:00Z"/>
          <w:rFonts w:ascii="Times New Roman" w:hAnsi="Times New Roman" w:cs="Times New Roman"/>
        </w:rPr>
      </w:pPr>
      <w:ins w:id="2474" w:author="Office" w:date="2025-10-26T17:54:00Z" w16du:dateUtc="2025-10-26T17:54:00Z">
        <w:r w:rsidRPr="005D7027">
          <w:rPr>
            <w:rFonts w:ascii="Times New Roman" w:hAnsi="Times New Roman" w:cs="Times New Roman"/>
          </w:rPr>
          <w:t xml:space="preserve">        vader_compound = vader_scores['compound']</w:t>
        </w:r>
      </w:ins>
    </w:p>
    <w:p w14:paraId="325285FC" w14:textId="77777777" w:rsidR="005D7027" w:rsidRPr="005D7027" w:rsidRDefault="005D7027" w:rsidP="005D7027">
      <w:pPr>
        <w:spacing w:line="360" w:lineRule="auto"/>
        <w:jc w:val="both"/>
        <w:rPr>
          <w:ins w:id="2475" w:author="Office" w:date="2025-10-26T17:54:00Z" w16du:dateUtc="2025-10-26T17:54:00Z"/>
          <w:rFonts w:ascii="Times New Roman" w:hAnsi="Times New Roman" w:cs="Times New Roman"/>
        </w:rPr>
      </w:pPr>
    </w:p>
    <w:p w14:paraId="22EAE0C0" w14:textId="77777777" w:rsidR="005D7027" w:rsidRPr="005D7027" w:rsidRDefault="005D7027" w:rsidP="005D7027">
      <w:pPr>
        <w:spacing w:line="360" w:lineRule="auto"/>
        <w:jc w:val="both"/>
        <w:rPr>
          <w:ins w:id="2476" w:author="Office" w:date="2025-10-26T17:54:00Z" w16du:dateUtc="2025-10-26T17:54:00Z"/>
          <w:rFonts w:ascii="Times New Roman" w:hAnsi="Times New Roman" w:cs="Times New Roman"/>
        </w:rPr>
      </w:pPr>
      <w:ins w:id="2477" w:author="Office" w:date="2025-10-26T17:54:00Z" w16du:dateUtc="2025-10-26T17:54:00Z">
        <w:r w:rsidRPr="005D7027">
          <w:rPr>
            <w:rFonts w:ascii="Times New Roman" w:hAnsi="Times New Roman" w:cs="Times New Roman"/>
          </w:rPr>
          <w:t xml:space="preserve">        # TextBlob Analysis</w:t>
        </w:r>
      </w:ins>
    </w:p>
    <w:p w14:paraId="27BCF52D" w14:textId="77777777" w:rsidR="005D7027" w:rsidRPr="005D7027" w:rsidRDefault="005D7027" w:rsidP="005D7027">
      <w:pPr>
        <w:spacing w:line="360" w:lineRule="auto"/>
        <w:jc w:val="both"/>
        <w:rPr>
          <w:ins w:id="2478" w:author="Office" w:date="2025-10-26T17:54:00Z" w16du:dateUtc="2025-10-26T17:54:00Z"/>
          <w:rFonts w:ascii="Times New Roman" w:hAnsi="Times New Roman" w:cs="Times New Roman"/>
        </w:rPr>
      </w:pPr>
      <w:ins w:id="2479" w:author="Office" w:date="2025-10-26T17:54:00Z" w16du:dateUtc="2025-10-26T17:54:00Z">
        <w:r w:rsidRPr="005D7027">
          <w:rPr>
            <w:rFonts w:ascii="Times New Roman" w:hAnsi="Times New Roman" w:cs="Times New Roman"/>
          </w:rPr>
          <w:t xml:space="preserve">        blob = TextBlob(text)</w:t>
        </w:r>
      </w:ins>
    </w:p>
    <w:p w14:paraId="17168782" w14:textId="77777777" w:rsidR="005D7027" w:rsidRPr="005D7027" w:rsidRDefault="005D7027" w:rsidP="005D7027">
      <w:pPr>
        <w:spacing w:line="360" w:lineRule="auto"/>
        <w:jc w:val="both"/>
        <w:rPr>
          <w:ins w:id="2480" w:author="Office" w:date="2025-10-26T17:54:00Z" w16du:dateUtc="2025-10-26T17:54:00Z"/>
          <w:rFonts w:ascii="Times New Roman" w:hAnsi="Times New Roman" w:cs="Times New Roman"/>
        </w:rPr>
      </w:pPr>
      <w:ins w:id="2481" w:author="Office" w:date="2025-10-26T17:54:00Z" w16du:dateUtc="2025-10-26T17:54:00Z">
        <w:r w:rsidRPr="005D7027">
          <w:rPr>
            <w:rFonts w:ascii="Times New Roman" w:hAnsi="Times New Roman" w:cs="Times New Roman"/>
          </w:rPr>
          <w:t xml:space="preserve">        textblob_polarity = blob.sentiment.polarity</w:t>
        </w:r>
      </w:ins>
    </w:p>
    <w:p w14:paraId="565936A1" w14:textId="77777777" w:rsidR="005D7027" w:rsidRPr="005D7027" w:rsidRDefault="005D7027" w:rsidP="005D7027">
      <w:pPr>
        <w:spacing w:line="360" w:lineRule="auto"/>
        <w:jc w:val="both"/>
        <w:rPr>
          <w:ins w:id="2482" w:author="Office" w:date="2025-10-26T17:54:00Z" w16du:dateUtc="2025-10-26T17:54:00Z"/>
          <w:rFonts w:ascii="Times New Roman" w:hAnsi="Times New Roman" w:cs="Times New Roman"/>
        </w:rPr>
      </w:pPr>
    </w:p>
    <w:p w14:paraId="3791A55E" w14:textId="77777777" w:rsidR="005D7027" w:rsidRPr="005D7027" w:rsidRDefault="005D7027" w:rsidP="005D7027">
      <w:pPr>
        <w:spacing w:line="360" w:lineRule="auto"/>
        <w:jc w:val="both"/>
        <w:rPr>
          <w:ins w:id="2483" w:author="Office" w:date="2025-10-26T17:54:00Z" w16du:dateUtc="2025-10-26T17:54:00Z"/>
          <w:rFonts w:ascii="Times New Roman" w:hAnsi="Times New Roman" w:cs="Times New Roman"/>
        </w:rPr>
      </w:pPr>
      <w:ins w:id="2484" w:author="Office" w:date="2025-10-26T17:54:00Z" w16du:dateUtc="2025-10-26T17:54:00Z">
        <w:r w:rsidRPr="005D7027">
          <w:rPr>
            <w:rFonts w:ascii="Times New Roman" w:hAnsi="Times New Roman" w:cs="Times New Roman"/>
          </w:rPr>
          <w:t xml:space="preserve">        # Custom ML Model</w:t>
        </w:r>
      </w:ins>
    </w:p>
    <w:p w14:paraId="6981C9AF" w14:textId="77777777" w:rsidR="005D7027" w:rsidRPr="005D7027" w:rsidRDefault="005D7027" w:rsidP="005D7027">
      <w:pPr>
        <w:spacing w:line="360" w:lineRule="auto"/>
        <w:jc w:val="both"/>
        <w:rPr>
          <w:ins w:id="2485" w:author="Office" w:date="2025-10-26T17:54:00Z" w16du:dateUtc="2025-10-26T17:54:00Z"/>
          <w:rFonts w:ascii="Times New Roman" w:hAnsi="Times New Roman" w:cs="Times New Roman"/>
        </w:rPr>
      </w:pPr>
      <w:ins w:id="2486" w:author="Office" w:date="2025-10-26T17:54:00Z" w16du:dateUtc="2025-10-26T17:54:00Z">
        <w:r w:rsidRPr="005D7027">
          <w:rPr>
            <w:rFonts w:ascii="Times New Roman" w:hAnsi="Times New Roman" w:cs="Times New Roman"/>
          </w:rPr>
          <w:t xml:space="preserve">        custom_prediction = self.custom_model.predict([text])[0]</w:t>
        </w:r>
      </w:ins>
    </w:p>
    <w:p w14:paraId="332323CE" w14:textId="77777777" w:rsidR="005D7027" w:rsidRPr="005D7027" w:rsidRDefault="005D7027" w:rsidP="005D7027">
      <w:pPr>
        <w:spacing w:line="360" w:lineRule="auto"/>
        <w:jc w:val="both"/>
        <w:rPr>
          <w:ins w:id="2487" w:author="Office" w:date="2025-10-26T17:54:00Z" w16du:dateUtc="2025-10-26T17:54:00Z"/>
          <w:rFonts w:ascii="Times New Roman" w:hAnsi="Times New Roman" w:cs="Times New Roman"/>
        </w:rPr>
      </w:pPr>
    </w:p>
    <w:p w14:paraId="66215885" w14:textId="77777777" w:rsidR="005D7027" w:rsidRPr="005D7027" w:rsidRDefault="005D7027" w:rsidP="005D7027">
      <w:pPr>
        <w:spacing w:line="360" w:lineRule="auto"/>
        <w:jc w:val="both"/>
        <w:rPr>
          <w:ins w:id="2488" w:author="Office" w:date="2025-10-26T17:54:00Z" w16du:dateUtc="2025-10-26T17:54:00Z"/>
          <w:rFonts w:ascii="Times New Roman" w:hAnsi="Times New Roman" w:cs="Times New Roman"/>
        </w:rPr>
      </w:pPr>
      <w:ins w:id="2489" w:author="Office" w:date="2025-10-26T17:54:00Z" w16du:dateUtc="2025-10-26T17:54:00Z">
        <w:r w:rsidRPr="005D7027">
          <w:rPr>
            <w:rFonts w:ascii="Times New Roman" w:hAnsi="Times New Roman" w:cs="Times New Roman"/>
          </w:rPr>
          <w:t xml:space="preserve">        # Ensemble Combination</w:t>
        </w:r>
      </w:ins>
    </w:p>
    <w:p w14:paraId="284DD97C" w14:textId="77777777" w:rsidR="005D7027" w:rsidRPr="005D7027" w:rsidRDefault="005D7027" w:rsidP="005D7027">
      <w:pPr>
        <w:spacing w:line="360" w:lineRule="auto"/>
        <w:jc w:val="both"/>
        <w:rPr>
          <w:ins w:id="2490" w:author="Office" w:date="2025-10-26T17:54:00Z" w16du:dateUtc="2025-10-26T17:54:00Z"/>
          <w:rFonts w:ascii="Times New Roman" w:hAnsi="Times New Roman" w:cs="Times New Roman"/>
        </w:rPr>
      </w:pPr>
      <w:ins w:id="2491" w:author="Office" w:date="2025-10-26T17:54:00Z" w16du:dateUtc="2025-10-26T17:54:00Z">
        <w:r w:rsidRPr="005D7027">
          <w:rPr>
            <w:rFonts w:ascii="Times New Roman" w:hAnsi="Times New Roman" w:cs="Times New Roman"/>
          </w:rPr>
          <w:t xml:space="preserve">        ensemble_score = (</w:t>
        </w:r>
      </w:ins>
    </w:p>
    <w:p w14:paraId="4D9D247E" w14:textId="77777777" w:rsidR="005D7027" w:rsidRPr="005D7027" w:rsidRDefault="005D7027" w:rsidP="005D7027">
      <w:pPr>
        <w:spacing w:line="360" w:lineRule="auto"/>
        <w:jc w:val="both"/>
        <w:rPr>
          <w:ins w:id="2492" w:author="Office" w:date="2025-10-26T17:54:00Z" w16du:dateUtc="2025-10-26T17:54:00Z"/>
          <w:rFonts w:ascii="Times New Roman" w:hAnsi="Times New Roman" w:cs="Times New Roman"/>
        </w:rPr>
      </w:pPr>
      <w:ins w:id="2493" w:author="Office" w:date="2025-10-26T17:54:00Z" w16du:dateUtc="2025-10-26T17:54:00Z">
        <w:r w:rsidRPr="005D7027">
          <w:rPr>
            <w:rFonts w:ascii="Times New Roman" w:hAnsi="Times New Roman" w:cs="Times New Roman"/>
          </w:rPr>
          <w:t xml:space="preserve">            0.4 * vader_compound +</w:t>
        </w:r>
      </w:ins>
    </w:p>
    <w:p w14:paraId="208DC354" w14:textId="77777777" w:rsidR="005D7027" w:rsidRPr="005D7027" w:rsidRDefault="005D7027" w:rsidP="005D7027">
      <w:pPr>
        <w:spacing w:line="360" w:lineRule="auto"/>
        <w:jc w:val="both"/>
        <w:rPr>
          <w:ins w:id="2494" w:author="Office" w:date="2025-10-26T17:54:00Z" w16du:dateUtc="2025-10-26T17:54:00Z"/>
          <w:rFonts w:ascii="Times New Roman" w:hAnsi="Times New Roman" w:cs="Times New Roman"/>
        </w:rPr>
      </w:pPr>
      <w:ins w:id="2495" w:author="Office" w:date="2025-10-26T17:54:00Z" w16du:dateUtc="2025-10-26T17:54:00Z">
        <w:r w:rsidRPr="005D7027">
          <w:rPr>
            <w:rFonts w:ascii="Times New Roman" w:hAnsi="Times New Roman" w:cs="Times New Roman"/>
          </w:rPr>
          <w:t xml:space="preserve">            0.3 * textblob_polarity +</w:t>
        </w:r>
      </w:ins>
    </w:p>
    <w:p w14:paraId="798B20EA" w14:textId="77777777" w:rsidR="005D7027" w:rsidRPr="005D7027" w:rsidRDefault="005D7027" w:rsidP="005D7027">
      <w:pPr>
        <w:spacing w:line="360" w:lineRule="auto"/>
        <w:jc w:val="both"/>
        <w:rPr>
          <w:ins w:id="2496" w:author="Office" w:date="2025-10-26T17:54:00Z" w16du:dateUtc="2025-10-26T17:54:00Z"/>
          <w:rFonts w:ascii="Times New Roman" w:hAnsi="Times New Roman" w:cs="Times New Roman"/>
        </w:rPr>
      </w:pPr>
      <w:ins w:id="2497" w:author="Office" w:date="2025-10-26T17:54:00Z" w16du:dateUtc="2025-10-26T17:54:00Z">
        <w:r w:rsidRPr="005D7027">
          <w:rPr>
            <w:rFonts w:ascii="Times New Roman" w:hAnsi="Times New Roman" w:cs="Times New Roman"/>
          </w:rPr>
          <w:t xml:space="preserve">            0.3 * custom_prediction</w:t>
        </w:r>
      </w:ins>
    </w:p>
    <w:p w14:paraId="697AA213" w14:textId="77777777" w:rsidR="005D7027" w:rsidRPr="005D7027" w:rsidRDefault="005D7027" w:rsidP="005D7027">
      <w:pPr>
        <w:spacing w:line="360" w:lineRule="auto"/>
        <w:jc w:val="both"/>
        <w:rPr>
          <w:ins w:id="2498" w:author="Office" w:date="2025-10-26T17:54:00Z" w16du:dateUtc="2025-10-26T17:54:00Z"/>
          <w:rFonts w:ascii="Times New Roman" w:hAnsi="Times New Roman" w:cs="Times New Roman"/>
        </w:rPr>
      </w:pPr>
      <w:ins w:id="2499" w:author="Office" w:date="2025-10-26T17:54:00Z" w16du:dateUtc="2025-10-26T17:54:00Z">
        <w:r w:rsidRPr="005D7027">
          <w:rPr>
            <w:rFonts w:ascii="Times New Roman" w:hAnsi="Times New Roman" w:cs="Times New Roman"/>
          </w:rPr>
          <w:t xml:space="preserve">        )</w:t>
        </w:r>
      </w:ins>
    </w:p>
    <w:p w14:paraId="20A8907D" w14:textId="77777777" w:rsidR="005D7027" w:rsidRPr="005D7027" w:rsidRDefault="005D7027" w:rsidP="005D7027">
      <w:pPr>
        <w:spacing w:line="360" w:lineRule="auto"/>
        <w:jc w:val="both"/>
        <w:rPr>
          <w:ins w:id="2500" w:author="Office" w:date="2025-10-26T17:54:00Z" w16du:dateUtc="2025-10-26T17:54:00Z"/>
          <w:rFonts w:ascii="Times New Roman" w:hAnsi="Times New Roman" w:cs="Times New Roman"/>
        </w:rPr>
      </w:pPr>
    </w:p>
    <w:p w14:paraId="7DBBE03A" w14:textId="77777777" w:rsidR="005D7027" w:rsidRPr="005D7027" w:rsidRDefault="005D7027" w:rsidP="005D7027">
      <w:pPr>
        <w:spacing w:line="360" w:lineRule="auto"/>
        <w:jc w:val="both"/>
        <w:rPr>
          <w:ins w:id="2501" w:author="Office" w:date="2025-10-26T17:54:00Z" w16du:dateUtc="2025-10-26T17:54:00Z"/>
          <w:rFonts w:ascii="Times New Roman" w:hAnsi="Times New Roman" w:cs="Times New Roman"/>
        </w:rPr>
      </w:pPr>
      <w:ins w:id="2502" w:author="Office" w:date="2025-10-26T17:54:00Z" w16du:dateUtc="2025-10-26T17:54:00Z">
        <w:r w:rsidRPr="005D7027">
          <w:rPr>
            <w:rFonts w:ascii="Times New Roman" w:hAnsi="Times New Roman" w:cs="Times New Roman"/>
          </w:rPr>
          <w:t xml:space="preserve">        return {</w:t>
        </w:r>
      </w:ins>
    </w:p>
    <w:p w14:paraId="2B960297" w14:textId="77777777" w:rsidR="005D7027" w:rsidRPr="005D7027" w:rsidRDefault="005D7027" w:rsidP="005D7027">
      <w:pPr>
        <w:spacing w:line="360" w:lineRule="auto"/>
        <w:jc w:val="both"/>
        <w:rPr>
          <w:ins w:id="2503" w:author="Office" w:date="2025-10-26T17:54:00Z" w16du:dateUtc="2025-10-26T17:54:00Z"/>
          <w:rFonts w:ascii="Times New Roman" w:hAnsi="Times New Roman" w:cs="Times New Roman"/>
        </w:rPr>
      </w:pPr>
      <w:ins w:id="2504" w:author="Office" w:date="2025-10-26T17:54:00Z" w16du:dateUtc="2025-10-26T17:54:00Z">
        <w:r w:rsidRPr="005D7027">
          <w:rPr>
            <w:rFonts w:ascii="Times New Roman" w:hAnsi="Times New Roman" w:cs="Times New Roman"/>
          </w:rPr>
          <w:t xml:space="preserve">            'vader': vader_compound,</w:t>
        </w:r>
      </w:ins>
    </w:p>
    <w:p w14:paraId="34EE1586" w14:textId="77777777" w:rsidR="005D7027" w:rsidRPr="005D7027" w:rsidRDefault="005D7027" w:rsidP="005D7027">
      <w:pPr>
        <w:spacing w:line="360" w:lineRule="auto"/>
        <w:jc w:val="both"/>
        <w:rPr>
          <w:ins w:id="2505" w:author="Office" w:date="2025-10-26T17:54:00Z" w16du:dateUtc="2025-10-26T17:54:00Z"/>
          <w:rFonts w:ascii="Times New Roman" w:hAnsi="Times New Roman" w:cs="Times New Roman"/>
        </w:rPr>
      </w:pPr>
      <w:ins w:id="2506" w:author="Office" w:date="2025-10-26T17:54:00Z" w16du:dateUtc="2025-10-26T17:54:00Z">
        <w:r w:rsidRPr="005D7027">
          <w:rPr>
            <w:rFonts w:ascii="Times New Roman" w:hAnsi="Times New Roman" w:cs="Times New Roman"/>
          </w:rPr>
          <w:lastRenderedPageBreak/>
          <w:t xml:space="preserve">            'textblob': textblob_polarity,</w:t>
        </w:r>
      </w:ins>
    </w:p>
    <w:p w14:paraId="2CBC9823" w14:textId="77777777" w:rsidR="005D7027" w:rsidRPr="005D7027" w:rsidRDefault="005D7027" w:rsidP="005D7027">
      <w:pPr>
        <w:spacing w:line="360" w:lineRule="auto"/>
        <w:jc w:val="both"/>
        <w:rPr>
          <w:ins w:id="2507" w:author="Office" w:date="2025-10-26T17:54:00Z" w16du:dateUtc="2025-10-26T17:54:00Z"/>
          <w:rFonts w:ascii="Times New Roman" w:hAnsi="Times New Roman" w:cs="Times New Roman"/>
        </w:rPr>
      </w:pPr>
      <w:ins w:id="2508" w:author="Office" w:date="2025-10-26T17:54:00Z" w16du:dateUtc="2025-10-26T17:54:00Z">
        <w:r w:rsidRPr="005D7027">
          <w:rPr>
            <w:rFonts w:ascii="Times New Roman" w:hAnsi="Times New Roman" w:cs="Times New Roman"/>
          </w:rPr>
          <w:t xml:space="preserve">            'custom': custom_prediction,</w:t>
        </w:r>
      </w:ins>
    </w:p>
    <w:p w14:paraId="5A25441D" w14:textId="77777777" w:rsidR="005D7027" w:rsidRPr="005D7027" w:rsidRDefault="005D7027" w:rsidP="005D7027">
      <w:pPr>
        <w:spacing w:line="360" w:lineRule="auto"/>
        <w:jc w:val="both"/>
        <w:rPr>
          <w:ins w:id="2509" w:author="Office" w:date="2025-10-26T17:54:00Z" w16du:dateUtc="2025-10-26T17:54:00Z"/>
          <w:rFonts w:ascii="Times New Roman" w:hAnsi="Times New Roman" w:cs="Times New Roman"/>
        </w:rPr>
      </w:pPr>
      <w:ins w:id="2510" w:author="Office" w:date="2025-10-26T17:54:00Z" w16du:dateUtc="2025-10-26T17:54:00Z">
        <w:r w:rsidRPr="005D7027">
          <w:rPr>
            <w:rFonts w:ascii="Times New Roman" w:hAnsi="Times New Roman" w:cs="Times New Roman"/>
          </w:rPr>
          <w:t xml:space="preserve">            'ensemble': ensemble_score,</w:t>
        </w:r>
      </w:ins>
    </w:p>
    <w:p w14:paraId="62B2FEB9" w14:textId="77777777" w:rsidR="005D7027" w:rsidRPr="005D7027" w:rsidRDefault="005D7027" w:rsidP="005D7027">
      <w:pPr>
        <w:spacing w:line="360" w:lineRule="auto"/>
        <w:jc w:val="both"/>
        <w:rPr>
          <w:ins w:id="2511" w:author="Office" w:date="2025-10-26T17:54:00Z" w16du:dateUtc="2025-10-26T17:54:00Z"/>
          <w:rFonts w:ascii="Times New Roman" w:hAnsi="Times New Roman" w:cs="Times New Roman"/>
        </w:rPr>
      </w:pPr>
      <w:ins w:id="2512" w:author="Office" w:date="2025-10-26T17:54:00Z" w16du:dateUtc="2025-10-26T17:54:00Z">
        <w:r w:rsidRPr="005D7027">
          <w:rPr>
            <w:rFonts w:ascii="Times New Roman" w:hAnsi="Times New Roman" w:cs="Times New Roman"/>
          </w:rPr>
          <w:t xml:space="preserve">            'confidence': self.calculate_confidence(vader_compound, textblob_polarity, custom_prediction)</w:t>
        </w:r>
      </w:ins>
    </w:p>
    <w:p w14:paraId="07E2F885" w14:textId="77777777" w:rsidR="005D7027" w:rsidRPr="005D7027" w:rsidRDefault="005D7027" w:rsidP="005D7027">
      <w:pPr>
        <w:spacing w:line="360" w:lineRule="auto"/>
        <w:jc w:val="both"/>
        <w:rPr>
          <w:ins w:id="2513" w:author="Office" w:date="2025-10-26T17:54:00Z" w16du:dateUtc="2025-10-26T17:54:00Z"/>
          <w:rFonts w:ascii="Times New Roman" w:hAnsi="Times New Roman" w:cs="Times New Roman"/>
        </w:rPr>
      </w:pPr>
      <w:ins w:id="2514" w:author="Office" w:date="2025-10-26T17:54:00Z" w16du:dateUtc="2025-10-26T17:54:00Z">
        <w:r w:rsidRPr="005D7027">
          <w:rPr>
            <w:rFonts w:ascii="Times New Roman" w:hAnsi="Times New Roman" w:cs="Times New Roman"/>
          </w:rPr>
          <w:t xml:space="preserve">        }</w:t>
        </w:r>
      </w:ins>
    </w:p>
    <w:p w14:paraId="2964BCB7" w14:textId="77777777" w:rsidR="005D7027" w:rsidRPr="005D7027" w:rsidRDefault="005D7027" w:rsidP="005D7027">
      <w:pPr>
        <w:spacing w:line="360" w:lineRule="auto"/>
        <w:jc w:val="both"/>
        <w:rPr>
          <w:ins w:id="2515" w:author="Office" w:date="2025-10-26T17:54:00Z" w16du:dateUtc="2025-10-26T17:54:00Z"/>
          <w:rFonts w:ascii="Times New Roman" w:hAnsi="Times New Roman" w:cs="Times New Roman"/>
        </w:rPr>
      </w:pPr>
    </w:p>
    <w:p w14:paraId="18A88D60" w14:textId="77777777" w:rsidR="005D7027" w:rsidRPr="005D7027" w:rsidRDefault="005D7027" w:rsidP="005D7027">
      <w:pPr>
        <w:spacing w:line="360" w:lineRule="auto"/>
        <w:jc w:val="both"/>
        <w:rPr>
          <w:ins w:id="2516" w:author="Office" w:date="2025-10-26T17:54:00Z" w16du:dateUtc="2025-10-26T17:54:00Z"/>
          <w:rFonts w:ascii="Times New Roman" w:hAnsi="Times New Roman" w:cs="Times New Roman"/>
        </w:rPr>
      </w:pPr>
      <w:ins w:id="2517" w:author="Office" w:date="2025-10-26T17:54:00Z" w16du:dateUtc="2025-10-26T17:54:00Z">
        <w:r w:rsidRPr="005D7027">
          <w:rPr>
            <w:rFonts w:ascii="Times New Roman" w:hAnsi="Times New Roman" w:cs="Times New Roman"/>
          </w:rPr>
          <w:t>A.4.2 Feature Engineering for ML Models</w:t>
        </w:r>
      </w:ins>
    </w:p>
    <w:p w14:paraId="15446E00" w14:textId="77777777" w:rsidR="005D7027" w:rsidRPr="005D7027" w:rsidRDefault="005D7027" w:rsidP="005D7027">
      <w:pPr>
        <w:spacing w:line="360" w:lineRule="auto"/>
        <w:jc w:val="both"/>
        <w:rPr>
          <w:ins w:id="2518" w:author="Office" w:date="2025-10-26T17:54:00Z" w16du:dateUtc="2025-10-26T17:54:00Z"/>
          <w:rFonts w:ascii="Times New Roman" w:hAnsi="Times New Roman" w:cs="Times New Roman"/>
        </w:rPr>
      </w:pPr>
    </w:p>
    <w:p w14:paraId="7D3CAC78" w14:textId="77777777" w:rsidR="005D7027" w:rsidRPr="005D7027" w:rsidRDefault="005D7027" w:rsidP="005D7027">
      <w:pPr>
        <w:spacing w:line="360" w:lineRule="auto"/>
        <w:jc w:val="both"/>
        <w:rPr>
          <w:ins w:id="2519" w:author="Office" w:date="2025-10-26T17:54:00Z" w16du:dateUtc="2025-10-26T17:54:00Z"/>
          <w:rFonts w:ascii="Times New Roman" w:hAnsi="Times New Roman" w:cs="Times New Roman"/>
        </w:rPr>
      </w:pPr>
      <w:ins w:id="2520" w:author="Office" w:date="2025-10-26T17:54:00Z" w16du:dateUtc="2025-10-26T17:54:00Z">
        <w:r w:rsidRPr="005D7027">
          <w:rPr>
            <w:rFonts w:ascii="Times New Roman" w:hAnsi="Times New Roman" w:cs="Times New Roman"/>
          </w:rPr>
          <w:t>Sentiment Features:</w:t>
        </w:r>
      </w:ins>
    </w:p>
    <w:p w14:paraId="1BB179D2" w14:textId="77777777" w:rsidR="005D7027" w:rsidRPr="005D7027" w:rsidRDefault="005D7027" w:rsidP="005D7027">
      <w:pPr>
        <w:spacing w:line="360" w:lineRule="auto"/>
        <w:jc w:val="both"/>
        <w:rPr>
          <w:ins w:id="2521" w:author="Office" w:date="2025-10-26T17:54:00Z" w16du:dateUtc="2025-10-26T17:54:00Z"/>
          <w:rFonts w:ascii="Times New Roman" w:hAnsi="Times New Roman" w:cs="Times New Roman"/>
        </w:rPr>
      </w:pPr>
    </w:p>
    <w:p w14:paraId="029B3B71" w14:textId="77777777" w:rsidR="005D7027" w:rsidRPr="005D7027" w:rsidRDefault="005D7027" w:rsidP="005D7027">
      <w:pPr>
        <w:spacing w:line="360" w:lineRule="auto"/>
        <w:jc w:val="both"/>
        <w:rPr>
          <w:ins w:id="2522" w:author="Office" w:date="2025-10-26T17:54:00Z" w16du:dateUtc="2025-10-26T17:54:00Z"/>
          <w:rFonts w:ascii="Times New Roman" w:hAnsi="Times New Roman" w:cs="Times New Roman"/>
        </w:rPr>
      </w:pPr>
      <w:ins w:id="2523" w:author="Office" w:date="2025-10-26T17:54:00Z" w16du:dateUtc="2025-10-26T17:54:00Z">
        <w:r w:rsidRPr="005D7027">
          <w:rPr>
            <w:rFonts w:ascii="Times New Roman" w:hAnsi="Times New Roman" w:cs="Times New Roman"/>
          </w:rPr>
          <w:t>def create_sentiment_features(sentiment_data):</w:t>
        </w:r>
      </w:ins>
    </w:p>
    <w:p w14:paraId="184422D6" w14:textId="77777777" w:rsidR="005D7027" w:rsidRPr="005D7027" w:rsidRDefault="005D7027" w:rsidP="005D7027">
      <w:pPr>
        <w:spacing w:line="360" w:lineRule="auto"/>
        <w:jc w:val="both"/>
        <w:rPr>
          <w:ins w:id="2524" w:author="Office" w:date="2025-10-26T17:54:00Z" w16du:dateUtc="2025-10-26T17:54:00Z"/>
          <w:rFonts w:ascii="Times New Roman" w:hAnsi="Times New Roman" w:cs="Times New Roman"/>
        </w:rPr>
      </w:pPr>
      <w:ins w:id="2525" w:author="Office" w:date="2025-10-26T17:54:00Z" w16du:dateUtc="2025-10-26T17:54:00Z">
        <w:r w:rsidRPr="005D7027">
          <w:rPr>
            <w:rFonts w:ascii="Times New Roman" w:hAnsi="Times New Roman" w:cs="Times New Roman"/>
          </w:rPr>
          <w:t xml:space="preserve">    features = {}</w:t>
        </w:r>
      </w:ins>
    </w:p>
    <w:p w14:paraId="08F93BD9" w14:textId="77777777" w:rsidR="005D7027" w:rsidRPr="005D7027" w:rsidRDefault="005D7027" w:rsidP="005D7027">
      <w:pPr>
        <w:spacing w:line="360" w:lineRule="auto"/>
        <w:jc w:val="both"/>
        <w:rPr>
          <w:ins w:id="2526" w:author="Office" w:date="2025-10-26T17:54:00Z" w16du:dateUtc="2025-10-26T17:54:00Z"/>
          <w:rFonts w:ascii="Times New Roman" w:hAnsi="Times New Roman" w:cs="Times New Roman"/>
        </w:rPr>
      </w:pPr>
    </w:p>
    <w:p w14:paraId="5C799E9D" w14:textId="77777777" w:rsidR="005D7027" w:rsidRPr="005D7027" w:rsidRDefault="005D7027" w:rsidP="005D7027">
      <w:pPr>
        <w:spacing w:line="360" w:lineRule="auto"/>
        <w:jc w:val="both"/>
        <w:rPr>
          <w:ins w:id="2527" w:author="Office" w:date="2025-10-26T17:54:00Z" w16du:dateUtc="2025-10-26T17:54:00Z"/>
          <w:rFonts w:ascii="Times New Roman" w:hAnsi="Times New Roman" w:cs="Times New Roman"/>
        </w:rPr>
      </w:pPr>
      <w:ins w:id="2528" w:author="Office" w:date="2025-10-26T17:54:00Z" w16du:dateUtc="2025-10-26T17:54:00Z">
        <w:r w:rsidRPr="005D7027">
          <w:rPr>
            <w:rFonts w:ascii="Times New Roman" w:hAnsi="Times New Roman" w:cs="Times New Roman"/>
          </w:rPr>
          <w:t xml:space="preserve">    # Basic sentiment metrics</w:t>
        </w:r>
      </w:ins>
    </w:p>
    <w:p w14:paraId="40C6E260" w14:textId="77777777" w:rsidR="005D7027" w:rsidRPr="005D7027" w:rsidRDefault="005D7027" w:rsidP="005D7027">
      <w:pPr>
        <w:spacing w:line="360" w:lineRule="auto"/>
        <w:jc w:val="both"/>
        <w:rPr>
          <w:ins w:id="2529" w:author="Office" w:date="2025-10-26T17:54:00Z" w16du:dateUtc="2025-10-26T17:54:00Z"/>
          <w:rFonts w:ascii="Times New Roman" w:hAnsi="Times New Roman" w:cs="Times New Roman"/>
        </w:rPr>
      </w:pPr>
      <w:ins w:id="2530" w:author="Office" w:date="2025-10-26T17:54:00Z" w16du:dateUtc="2025-10-26T17:54:00Z">
        <w:r w:rsidRPr="005D7027">
          <w:rPr>
            <w:rFonts w:ascii="Times New Roman" w:hAnsi="Times New Roman" w:cs="Times New Roman"/>
          </w:rPr>
          <w:t xml:space="preserve">    features['current_sentiment'] = sentiment_data['ensemble']</w:t>
        </w:r>
      </w:ins>
    </w:p>
    <w:p w14:paraId="28E74196" w14:textId="77777777" w:rsidR="005D7027" w:rsidRPr="005D7027" w:rsidRDefault="005D7027" w:rsidP="005D7027">
      <w:pPr>
        <w:spacing w:line="360" w:lineRule="auto"/>
        <w:jc w:val="both"/>
        <w:rPr>
          <w:ins w:id="2531" w:author="Office" w:date="2025-10-26T17:54:00Z" w16du:dateUtc="2025-10-26T17:54:00Z"/>
          <w:rFonts w:ascii="Times New Roman" w:hAnsi="Times New Roman" w:cs="Times New Roman"/>
        </w:rPr>
      </w:pPr>
      <w:ins w:id="2532" w:author="Office" w:date="2025-10-26T17:54:00Z" w16du:dateUtc="2025-10-26T17:54:00Z">
        <w:r w:rsidRPr="005D7027">
          <w:rPr>
            <w:rFonts w:ascii="Times New Roman" w:hAnsi="Times New Roman" w:cs="Times New Roman"/>
          </w:rPr>
          <w:t xml:space="preserve">    features['sentiment_magnitude'] = abs(sentiment_data['ensemble'])</w:t>
        </w:r>
      </w:ins>
    </w:p>
    <w:p w14:paraId="4ACBE09F" w14:textId="77777777" w:rsidR="005D7027" w:rsidRPr="005D7027" w:rsidRDefault="005D7027" w:rsidP="005D7027">
      <w:pPr>
        <w:spacing w:line="360" w:lineRule="auto"/>
        <w:jc w:val="both"/>
        <w:rPr>
          <w:ins w:id="2533" w:author="Office" w:date="2025-10-26T17:54:00Z" w16du:dateUtc="2025-10-26T17:54:00Z"/>
          <w:rFonts w:ascii="Times New Roman" w:hAnsi="Times New Roman" w:cs="Times New Roman"/>
        </w:rPr>
      </w:pPr>
    </w:p>
    <w:p w14:paraId="0A751865" w14:textId="77777777" w:rsidR="005D7027" w:rsidRPr="005D7027" w:rsidRDefault="005D7027" w:rsidP="005D7027">
      <w:pPr>
        <w:spacing w:line="360" w:lineRule="auto"/>
        <w:jc w:val="both"/>
        <w:rPr>
          <w:ins w:id="2534" w:author="Office" w:date="2025-10-26T17:54:00Z" w16du:dateUtc="2025-10-26T17:54:00Z"/>
          <w:rFonts w:ascii="Times New Roman" w:hAnsi="Times New Roman" w:cs="Times New Roman"/>
        </w:rPr>
      </w:pPr>
      <w:ins w:id="2535" w:author="Office" w:date="2025-10-26T17:54:00Z" w16du:dateUtc="2025-10-26T17:54:00Z">
        <w:r w:rsidRPr="005D7027">
          <w:rPr>
            <w:rFonts w:ascii="Times New Roman" w:hAnsi="Times New Roman" w:cs="Times New Roman"/>
          </w:rPr>
          <w:t xml:space="preserve">    # Temporal features</w:t>
        </w:r>
      </w:ins>
    </w:p>
    <w:p w14:paraId="49358BFE" w14:textId="77777777" w:rsidR="005D7027" w:rsidRPr="005D7027" w:rsidRDefault="005D7027" w:rsidP="005D7027">
      <w:pPr>
        <w:spacing w:line="360" w:lineRule="auto"/>
        <w:jc w:val="both"/>
        <w:rPr>
          <w:ins w:id="2536" w:author="Office" w:date="2025-10-26T17:54:00Z" w16du:dateUtc="2025-10-26T17:54:00Z"/>
          <w:rFonts w:ascii="Times New Roman" w:hAnsi="Times New Roman" w:cs="Times New Roman"/>
        </w:rPr>
      </w:pPr>
      <w:ins w:id="2537" w:author="Office" w:date="2025-10-26T17:54:00Z" w16du:dateUtc="2025-10-26T17:54:00Z">
        <w:r w:rsidRPr="005D7027">
          <w:rPr>
            <w:rFonts w:ascii="Times New Roman" w:hAnsi="Times New Roman" w:cs="Times New Roman"/>
          </w:rPr>
          <w:t xml:space="preserve">    features['sentiment_momentum'] = calculate_momentum(sentiment_data, window=3)</w:t>
        </w:r>
      </w:ins>
    </w:p>
    <w:p w14:paraId="26487D0C" w14:textId="77777777" w:rsidR="005D7027" w:rsidRPr="005D7027" w:rsidRDefault="005D7027" w:rsidP="005D7027">
      <w:pPr>
        <w:spacing w:line="360" w:lineRule="auto"/>
        <w:jc w:val="both"/>
        <w:rPr>
          <w:ins w:id="2538" w:author="Office" w:date="2025-10-26T17:54:00Z" w16du:dateUtc="2025-10-26T17:54:00Z"/>
          <w:rFonts w:ascii="Times New Roman" w:hAnsi="Times New Roman" w:cs="Times New Roman"/>
        </w:rPr>
      </w:pPr>
      <w:ins w:id="2539" w:author="Office" w:date="2025-10-26T17:54:00Z" w16du:dateUtc="2025-10-26T17:54:00Z">
        <w:r w:rsidRPr="005D7027">
          <w:rPr>
            <w:rFonts w:ascii="Times New Roman" w:hAnsi="Times New Roman" w:cs="Times New Roman"/>
          </w:rPr>
          <w:t xml:space="preserve">    features['sentiment_volatility'] = calculate_volatility(sentiment_data, window=7)</w:t>
        </w:r>
      </w:ins>
    </w:p>
    <w:p w14:paraId="45F1ECCE" w14:textId="77777777" w:rsidR="005D7027" w:rsidRPr="005D7027" w:rsidRDefault="005D7027" w:rsidP="005D7027">
      <w:pPr>
        <w:spacing w:line="360" w:lineRule="auto"/>
        <w:jc w:val="both"/>
        <w:rPr>
          <w:ins w:id="2540" w:author="Office" w:date="2025-10-26T17:54:00Z" w16du:dateUtc="2025-10-26T17:54:00Z"/>
          <w:rFonts w:ascii="Times New Roman" w:hAnsi="Times New Roman" w:cs="Times New Roman"/>
        </w:rPr>
      </w:pPr>
      <w:ins w:id="2541" w:author="Office" w:date="2025-10-26T17:54:00Z" w16du:dateUtc="2025-10-26T17:54:00Z">
        <w:r w:rsidRPr="005D7027">
          <w:rPr>
            <w:rFonts w:ascii="Times New Roman" w:hAnsi="Times New Roman" w:cs="Times New Roman"/>
          </w:rPr>
          <w:lastRenderedPageBreak/>
          <w:t xml:space="preserve">    features['sentiment_trend'] = calculate_trend(sentiment_data, window=5)</w:t>
        </w:r>
      </w:ins>
    </w:p>
    <w:p w14:paraId="6D16848F" w14:textId="77777777" w:rsidR="005D7027" w:rsidRPr="005D7027" w:rsidRDefault="005D7027" w:rsidP="005D7027">
      <w:pPr>
        <w:spacing w:line="360" w:lineRule="auto"/>
        <w:jc w:val="both"/>
        <w:rPr>
          <w:ins w:id="2542" w:author="Office" w:date="2025-10-26T17:54:00Z" w16du:dateUtc="2025-10-26T17:54:00Z"/>
          <w:rFonts w:ascii="Times New Roman" w:hAnsi="Times New Roman" w:cs="Times New Roman"/>
        </w:rPr>
      </w:pPr>
    </w:p>
    <w:p w14:paraId="13E8471B" w14:textId="77777777" w:rsidR="005D7027" w:rsidRPr="005D7027" w:rsidRDefault="005D7027" w:rsidP="005D7027">
      <w:pPr>
        <w:spacing w:line="360" w:lineRule="auto"/>
        <w:jc w:val="both"/>
        <w:rPr>
          <w:ins w:id="2543" w:author="Office" w:date="2025-10-26T17:54:00Z" w16du:dateUtc="2025-10-26T17:54:00Z"/>
          <w:rFonts w:ascii="Times New Roman" w:hAnsi="Times New Roman" w:cs="Times New Roman"/>
        </w:rPr>
      </w:pPr>
      <w:ins w:id="2544" w:author="Office" w:date="2025-10-26T17:54:00Z" w16du:dateUtc="2025-10-26T17:54:00Z">
        <w:r w:rsidRPr="005D7027">
          <w:rPr>
            <w:rFonts w:ascii="Times New Roman" w:hAnsi="Times New Roman" w:cs="Times New Roman"/>
          </w:rPr>
          <w:t xml:space="preserve">    # Source-weighted features</w:t>
        </w:r>
      </w:ins>
    </w:p>
    <w:p w14:paraId="50FC92AD" w14:textId="77777777" w:rsidR="005D7027" w:rsidRPr="005D7027" w:rsidRDefault="005D7027" w:rsidP="005D7027">
      <w:pPr>
        <w:spacing w:line="360" w:lineRule="auto"/>
        <w:jc w:val="both"/>
        <w:rPr>
          <w:ins w:id="2545" w:author="Office" w:date="2025-10-26T17:54:00Z" w16du:dateUtc="2025-10-26T17:54:00Z"/>
          <w:rFonts w:ascii="Times New Roman" w:hAnsi="Times New Roman" w:cs="Times New Roman"/>
        </w:rPr>
      </w:pPr>
      <w:ins w:id="2546" w:author="Office" w:date="2025-10-26T17:54:00Z" w16du:dateUtc="2025-10-26T17:54:00Z">
        <w:r w:rsidRPr="005D7027">
          <w:rPr>
            <w:rFonts w:ascii="Times New Roman" w:hAnsi="Times New Roman" w:cs="Times New Roman"/>
          </w:rPr>
          <w:t xml:space="preserve">    features['news_sentiment'] = weight_by_source(sentiment_data, 'news')</w:t>
        </w:r>
      </w:ins>
    </w:p>
    <w:p w14:paraId="0493D5B6" w14:textId="77777777" w:rsidR="005D7027" w:rsidRPr="005D7027" w:rsidRDefault="005D7027" w:rsidP="005D7027">
      <w:pPr>
        <w:spacing w:line="360" w:lineRule="auto"/>
        <w:jc w:val="both"/>
        <w:rPr>
          <w:ins w:id="2547" w:author="Office" w:date="2025-10-26T17:54:00Z" w16du:dateUtc="2025-10-26T17:54:00Z"/>
          <w:rFonts w:ascii="Times New Roman" w:hAnsi="Times New Roman" w:cs="Times New Roman"/>
        </w:rPr>
      </w:pPr>
      <w:ins w:id="2548" w:author="Office" w:date="2025-10-26T17:54:00Z" w16du:dateUtc="2025-10-26T17:54:00Z">
        <w:r w:rsidRPr="005D7027">
          <w:rPr>
            <w:rFonts w:ascii="Times New Roman" w:hAnsi="Times New Roman" w:cs="Times New Roman"/>
          </w:rPr>
          <w:t xml:space="preserve">    features['social_sentiment'] = weight_by_source(sentiment_data, 'social')</w:t>
        </w:r>
      </w:ins>
    </w:p>
    <w:p w14:paraId="367A58F2" w14:textId="77777777" w:rsidR="005D7027" w:rsidRPr="005D7027" w:rsidRDefault="005D7027" w:rsidP="005D7027">
      <w:pPr>
        <w:spacing w:line="360" w:lineRule="auto"/>
        <w:jc w:val="both"/>
        <w:rPr>
          <w:ins w:id="2549" w:author="Office" w:date="2025-10-26T17:54:00Z" w16du:dateUtc="2025-10-26T17:54:00Z"/>
          <w:rFonts w:ascii="Times New Roman" w:hAnsi="Times New Roman" w:cs="Times New Roman"/>
        </w:rPr>
      </w:pPr>
      <w:ins w:id="2550" w:author="Office" w:date="2025-10-26T17:54:00Z" w16du:dateUtc="2025-10-26T17:54:00Z">
        <w:r w:rsidRPr="005D7027">
          <w:rPr>
            <w:rFonts w:ascii="Times New Roman" w:hAnsi="Times New Roman" w:cs="Times New Roman"/>
          </w:rPr>
          <w:t xml:space="preserve">    features['expert_sentiment'] = weight_by_source(sentiment_data, 'expert')</w:t>
        </w:r>
      </w:ins>
    </w:p>
    <w:p w14:paraId="0EB30DBD" w14:textId="77777777" w:rsidR="005D7027" w:rsidRPr="005D7027" w:rsidRDefault="005D7027" w:rsidP="005D7027">
      <w:pPr>
        <w:spacing w:line="360" w:lineRule="auto"/>
        <w:jc w:val="both"/>
        <w:rPr>
          <w:ins w:id="2551" w:author="Office" w:date="2025-10-26T17:54:00Z" w16du:dateUtc="2025-10-26T17:54:00Z"/>
          <w:rFonts w:ascii="Times New Roman" w:hAnsi="Times New Roman" w:cs="Times New Roman"/>
        </w:rPr>
      </w:pPr>
    </w:p>
    <w:p w14:paraId="0622CCA0" w14:textId="77777777" w:rsidR="005D7027" w:rsidRPr="005D7027" w:rsidRDefault="005D7027" w:rsidP="005D7027">
      <w:pPr>
        <w:spacing w:line="360" w:lineRule="auto"/>
        <w:jc w:val="both"/>
        <w:rPr>
          <w:ins w:id="2552" w:author="Office" w:date="2025-10-26T17:54:00Z" w16du:dateUtc="2025-10-26T17:54:00Z"/>
          <w:rFonts w:ascii="Times New Roman" w:hAnsi="Times New Roman" w:cs="Times New Roman"/>
        </w:rPr>
      </w:pPr>
      <w:ins w:id="2553" w:author="Office" w:date="2025-10-26T17:54:00Z" w16du:dateUtc="2025-10-26T17:54:00Z">
        <w:r w:rsidRPr="005D7027">
          <w:rPr>
            <w:rFonts w:ascii="Times New Roman" w:hAnsi="Times New Roman" w:cs="Times New Roman"/>
          </w:rPr>
          <w:t xml:space="preserve">    # Technical indicators</w:t>
        </w:r>
      </w:ins>
    </w:p>
    <w:p w14:paraId="0010DC1D" w14:textId="77777777" w:rsidR="005D7027" w:rsidRPr="005D7027" w:rsidRDefault="005D7027" w:rsidP="005D7027">
      <w:pPr>
        <w:spacing w:line="360" w:lineRule="auto"/>
        <w:jc w:val="both"/>
        <w:rPr>
          <w:ins w:id="2554" w:author="Office" w:date="2025-10-26T17:54:00Z" w16du:dateUtc="2025-10-26T17:54:00Z"/>
          <w:rFonts w:ascii="Times New Roman" w:hAnsi="Times New Roman" w:cs="Times New Roman"/>
        </w:rPr>
      </w:pPr>
      <w:ins w:id="2555" w:author="Office" w:date="2025-10-26T17:54:00Z" w16du:dateUtc="2025-10-26T17:54:00Z">
        <w:r w:rsidRPr="005D7027">
          <w:rPr>
            <w:rFonts w:ascii="Times New Roman" w:hAnsi="Times New Roman" w:cs="Times New Roman"/>
          </w:rPr>
          <w:t xml:space="preserve">    features['sentiment_rsi'] = calculate_sentiment_rsi(sentiment_data, window=14)</w:t>
        </w:r>
      </w:ins>
    </w:p>
    <w:p w14:paraId="21D8EAAD" w14:textId="77777777" w:rsidR="005D7027" w:rsidRPr="005D7027" w:rsidRDefault="005D7027" w:rsidP="005D7027">
      <w:pPr>
        <w:spacing w:line="360" w:lineRule="auto"/>
        <w:jc w:val="both"/>
        <w:rPr>
          <w:ins w:id="2556" w:author="Office" w:date="2025-10-26T17:54:00Z" w16du:dateUtc="2025-10-26T17:54:00Z"/>
          <w:rFonts w:ascii="Times New Roman" w:hAnsi="Times New Roman" w:cs="Times New Roman"/>
        </w:rPr>
      </w:pPr>
      <w:ins w:id="2557" w:author="Office" w:date="2025-10-26T17:54:00Z" w16du:dateUtc="2025-10-26T17:54:00Z">
        <w:r w:rsidRPr="005D7027">
          <w:rPr>
            <w:rFonts w:ascii="Times New Roman" w:hAnsi="Times New Roman" w:cs="Times New Roman"/>
          </w:rPr>
          <w:t xml:space="preserve">    features['sentiment_sma'] = calculate_sma(sentiment_data, window=5)</w:t>
        </w:r>
      </w:ins>
    </w:p>
    <w:p w14:paraId="19AFB3C9" w14:textId="77777777" w:rsidR="005D7027" w:rsidRPr="005D7027" w:rsidRDefault="005D7027" w:rsidP="005D7027">
      <w:pPr>
        <w:spacing w:line="360" w:lineRule="auto"/>
        <w:jc w:val="both"/>
        <w:rPr>
          <w:ins w:id="2558" w:author="Office" w:date="2025-10-26T17:54:00Z" w16du:dateUtc="2025-10-26T17:54:00Z"/>
          <w:rFonts w:ascii="Times New Roman" w:hAnsi="Times New Roman" w:cs="Times New Roman"/>
        </w:rPr>
      </w:pPr>
      <w:ins w:id="2559" w:author="Office" w:date="2025-10-26T17:54:00Z" w16du:dateUtc="2025-10-26T17:54:00Z">
        <w:r w:rsidRPr="005D7027">
          <w:rPr>
            <w:rFonts w:ascii="Times New Roman" w:hAnsi="Times New Roman" w:cs="Times New Roman"/>
          </w:rPr>
          <w:t xml:space="preserve">    features['sentiment_ema'] = calculate_ema(sentiment_data, window=5)</w:t>
        </w:r>
      </w:ins>
    </w:p>
    <w:p w14:paraId="0490EB55" w14:textId="77777777" w:rsidR="005D7027" w:rsidRPr="005D7027" w:rsidRDefault="005D7027" w:rsidP="005D7027">
      <w:pPr>
        <w:spacing w:line="360" w:lineRule="auto"/>
        <w:jc w:val="both"/>
        <w:rPr>
          <w:ins w:id="2560" w:author="Office" w:date="2025-10-26T17:54:00Z" w16du:dateUtc="2025-10-26T17:54:00Z"/>
          <w:rFonts w:ascii="Times New Roman" w:hAnsi="Times New Roman" w:cs="Times New Roman"/>
        </w:rPr>
      </w:pPr>
    </w:p>
    <w:p w14:paraId="46A0D007" w14:textId="77777777" w:rsidR="005D7027" w:rsidRPr="005D7027" w:rsidRDefault="005D7027" w:rsidP="005D7027">
      <w:pPr>
        <w:spacing w:line="360" w:lineRule="auto"/>
        <w:jc w:val="both"/>
        <w:rPr>
          <w:ins w:id="2561" w:author="Office" w:date="2025-10-26T17:54:00Z" w16du:dateUtc="2025-10-26T17:54:00Z"/>
          <w:rFonts w:ascii="Times New Roman" w:hAnsi="Times New Roman" w:cs="Times New Roman"/>
        </w:rPr>
      </w:pPr>
      <w:ins w:id="2562" w:author="Office" w:date="2025-10-26T17:54:00Z" w16du:dateUtc="2025-10-26T17:54:00Z">
        <w:r w:rsidRPr="005D7027">
          <w:rPr>
            <w:rFonts w:ascii="Times New Roman" w:hAnsi="Times New Roman" w:cs="Times New Roman"/>
          </w:rPr>
          <w:t xml:space="preserve">    return features</w:t>
        </w:r>
      </w:ins>
    </w:p>
    <w:p w14:paraId="22598692" w14:textId="77777777" w:rsidR="005D7027" w:rsidRPr="005D7027" w:rsidRDefault="005D7027" w:rsidP="005D7027">
      <w:pPr>
        <w:spacing w:line="360" w:lineRule="auto"/>
        <w:jc w:val="both"/>
        <w:rPr>
          <w:ins w:id="2563" w:author="Office" w:date="2025-10-26T17:54:00Z" w16du:dateUtc="2025-10-26T17:54:00Z"/>
          <w:rFonts w:ascii="Times New Roman" w:hAnsi="Times New Roman" w:cs="Times New Roman"/>
        </w:rPr>
      </w:pPr>
    </w:p>
    <w:p w14:paraId="5F8C4356" w14:textId="77777777" w:rsidR="005D7027" w:rsidRPr="005D7027" w:rsidRDefault="005D7027" w:rsidP="005D7027">
      <w:pPr>
        <w:spacing w:line="360" w:lineRule="auto"/>
        <w:jc w:val="both"/>
        <w:rPr>
          <w:ins w:id="2564" w:author="Office" w:date="2025-10-26T17:54:00Z" w16du:dateUtc="2025-10-26T17:54:00Z"/>
          <w:rFonts w:ascii="Times New Roman" w:hAnsi="Times New Roman" w:cs="Times New Roman"/>
        </w:rPr>
      </w:pPr>
      <w:ins w:id="2565" w:author="Office" w:date="2025-10-26T17:54:00Z" w16du:dateUtc="2025-10-26T17:54:00Z">
        <w:r w:rsidRPr="005D7027">
          <w:rPr>
            <w:rFonts w:ascii="Times New Roman" w:hAnsi="Times New Roman" w:cs="Times New Roman"/>
          </w:rPr>
          <w:t>A.5 Machine Learning Model Implementation</w:t>
        </w:r>
      </w:ins>
    </w:p>
    <w:p w14:paraId="23003234" w14:textId="77777777" w:rsidR="005D7027" w:rsidRPr="005D7027" w:rsidRDefault="005D7027" w:rsidP="005D7027">
      <w:pPr>
        <w:spacing w:line="360" w:lineRule="auto"/>
        <w:jc w:val="both"/>
        <w:rPr>
          <w:ins w:id="2566" w:author="Office" w:date="2025-10-26T17:54:00Z" w16du:dateUtc="2025-10-26T17:54:00Z"/>
          <w:rFonts w:ascii="Times New Roman" w:hAnsi="Times New Roman" w:cs="Times New Roman"/>
        </w:rPr>
      </w:pPr>
    </w:p>
    <w:p w14:paraId="5992C74F" w14:textId="77777777" w:rsidR="005D7027" w:rsidRPr="005D7027" w:rsidRDefault="005D7027" w:rsidP="005D7027">
      <w:pPr>
        <w:spacing w:line="360" w:lineRule="auto"/>
        <w:jc w:val="both"/>
        <w:rPr>
          <w:ins w:id="2567" w:author="Office" w:date="2025-10-26T17:54:00Z" w16du:dateUtc="2025-10-26T17:54:00Z"/>
          <w:rFonts w:ascii="Times New Roman" w:hAnsi="Times New Roman" w:cs="Times New Roman"/>
        </w:rPr>
      </w:pPr>
      <w:ins w:id="2568" w:author="Office" w:date="2025-10-26T17:54:00Z" w16du:dateUtc="2025-10-26T17:54:00Z">
        <w:r w:rsidRPr="005D7027">
          <w:rPr>
            <w:rFonts w:ascii="Times New Roman" w:hAnsi="Times New Roman" w:cs="Times New Roman"/>
          </w:rPr>
          <w:t>A.5.1 XGBoost Implementation</w:t>
        </w:r>
      </w:ins>
    </w:p>
    <w:p w14:paraId="6EF51A68" w14:textId="77777777" w:rsidR="005D7027" w:rsidRPr="005D7027" w:rsidRDefault="005D7027" w:rsidP="005D7027">
      <w:pPr>
        <w:spacing w:line="360" w:lineRule="auto"/>
        <w:jc w:val="both"/>
        <w:rPr>
          <w:ins w:id="2569" w:author="Office" w:date="2025-10-26T17:54:00Z" w16du:dateUtc="2025-10-26T17:54:00Z"/>
          <w:rFonts w:ascii="Times New Roman" w:hAnsi="Times New Roman" w:cs="Times New Roman"/>
        </w:rPr>
      </w:pPr>
    </w:p>
    <w:p w14:paraId="4C02F986" w14:textId="77777777" w:rsidR="005D7027" w:rsidRPr="005D7027" w:rsidRDefault="005D7027" w:rsidP="005D7027">
      <w:pPr>
        <w:spacing w:line="360" w:lineRule="auto"/>
        <w:jc w:val="both"/>
        <w:rPr>
          <w:ins w:id="2570" w:author="Office" w:date="2025-10-26T17:54:00Z" w16du:dateUtc="2025-10-26T17:54:00Z"/>
          <w:rFonts w:ascii="Times New Roman" w:hAnsi="Times New Roman" w:cs="Times New Roman"/>
        </w:rPr>
      </w:pPr>
      <w:ins w:id="2571" w:author="Office" w:date="2025-10-26T17:54:00Z" w16du:dateUtc="2025-10-26T17:54:00Z">
        <w:r w:rsidRPr="005D7027">
          <w:rPr>
            <w:rFonts w:ascii="Times New Roman" w:hAnsi="Times New Roman" w:cs="Times New Roman"/>
          </w:rPr>
          <w:t>Optimal Hyperparameters:</w:t>
        </w:r>
      </w:ins>
    </w:p>
    <w:p w14:paraId="292B5955" w14:textId="77777777" w:rsidR="005D7027" w:rsidRPr="005D7027" w:rsidRDefault="005D7027" w:rsidP="005D7027">
      <w:pPr>
        <w:spacing w:line="360" w:lineRule="auto"/>
        <w:jc w:val="both"/>
        <w:rPr>
          <w:ins w:id="2572" w:author="Office" w:date="2025-10-26T17:54:00Z" w16du:dateUtc="2025-10-26T17:54:00Z"/>
          <w:rFonts w:ascii="Times New Roman" w:hAnsi="Times New Roman" w:cs="Times New Roman"/>
        </w:rPr>
      </w:pPr>
    </w:p>
    <w:p w14:paraId="7F0EC893" w14:textId="77777777" w:rsidR="005D7027" w:rsidRPr="005D7027" w:rsidRDefault="005D7027" w:rsidP="005D7027">
      <w:pPr>
        <w:spacing w:line="360" w:lineRule="auto"/>
        <w:jc w:val="both"/>
        <w:rPr>
          <w:ins w:id="2573" w:author="Office" w:date="2025-10-26T17:54:00Z" w16du:dateUtc="2025-10-26T17:54:00Z"/>
          <w:rFonts w:ascii="Times New Roman" w:hAnsi="Times New Roman" w:cs="Times New Roman"/>
        </w:rPr>
      </w:pPr>
      <w:ins w:id="2574" w:author="Office" w:date="2025-10-26T17:54:00Z" w16du:dateUtc="2025-10-26T17:54:00Z">
        <w:r w:rsidRPr="005D7027">
          <w:rPr>
            <w:rFonts w:ascii="Times New Roman" w:hAnsi="Times New Roman" w:cs="Times New Roman"/>
          </w:rPr>
          <w:t>XGBOOST_PARAMS = {</w:t>
        </w:r>
      </w:ins>
    </w:p>
    <w:p w14:paraId="7531A02B" w14:textId="77777777" w:rsidR="005D7027" w:rsidRPr="005D7027" w:rsidRDefault="005D7027" w:rsidP="005D7027">
      <w:pPr>
        <w:spacing w:line="360" w:lineRule="auto"/>
        <w:jc w:val="both"/>
        <w:rPr>
          <w:ins w:id="2575" w:author="Office" w:date="2025-10-26T17:54:00Z" w16du:dateUtc="2025-10-26T17:54:00Z"/>
          <w:rFonts w:ascii="Times New Roman" w:hAnsi="Times New Roman" w:cs="Times New Roman"/>
        </w:rPr>
      </w:pPr>
      <w:ins w:id="2576" w:author="Office" w:date="2025-10-26T17:54:00Z" w16du:dateUtc="2025-10-26T17:54:00Z">
        <w:r w:rsidRPr="005D7027">
          <w:rPr>
            <w:rFonts w:ascii="Times New Roman" w:hAnsi="Times New Roman" w:cs="Times New Roman"/>
          </w:rPr>
          <w:lastRenderedPageBreak/>
          <w:t xml:space="preserve">    'n_estimators': 500,</w:t>
        </w:r>
      </w:ins>
    </w:p>
    <w:p w14:paraId="0BDA79B3" w14:textId="77777777" w:rsidR="005D7027" w:rsidRPr="005D7027" w:rsidRDefault="005D7027" w:rsidP="005D7027">
      <w:pPr>
        <w:spacing w:line="360" w:lineRule="auto"/>
        <w:jc w:val="both"/>
        <w:rPr>
          <w:ins w:id="2577" w:author="Office" w:date="2025-10-26T17:54:00Z" w16du:dateUtc="2025-10-26T17:54:00Z"/>
          <w:rFonts w:ascii="Times New Roman" w:hAnsi="Times New Roman" w:cs="Times New Roman"/>
        </w:rPr>
      </w:pPr>
      <w:ins w:id="2578" w:author="Office" w:date="2025-10-26T17:54:00Z" w16du:dateUtc="2025-10-26T17:54:00Z">
        <w:r w:rsidRPr="005D7027">
          <w:rPr>
            <w:rFonts w:ascii="Times New Roman" w:hAnsi="Times New Roman" w:cs="Times New Roman"/>
          </w:rPr>
          <w:t xml:space="preserve">    'max_depth': 6,</w:t>
        </w:r>
      </w:ins>
    </w:p>
    <w:p w14:paraId="577B870A" w14:textId="77777777" w:rsidR="005D7027" w:rsidRPr="005D7027" w:rsidRDefault="005D7027" w:rsidP="005D7027">
      <w:pPr>
        <w:spacing w:line="360" w:lineRule="auto"/>
        <w:jc w:val="both"/>
        <w:rPr>
          <w:ins w:id="2579" w:author="Office" w:date="2025-10-26T17:54:00Z" w16du:dateUtc="2025-10-26T17:54:00Z"/>
          <w:rFonts w:ascii="Times New Roman" w:hAnsi="Times New Roman" w:cs="Times New Roman"/>
        </w:rPr>
      </w:pPr>
      <w:ins w:id="2580" w:author="Office" w:date="2025-10-26T17:54:00Z" w16du:dateUtc="2025-10-26T17:54:00Z">
        <w:r w:rsidRPr="005D7027">
          <w:rPr>
            <w:rFonts w:ascii="Times New Roman" w:hAnsi="Times New Roman" w:cs="Times New Roman"/>
          </w:rPr>
          <w:t xml:space="preserve">    'learning_rate': 0.1,</w:t>
        </w:r>
      </w:ins>
    </w:p>
    <w:p w14:paraId="38F8819F" w14:textId="77777777" w:rsidR="005D7027" w:rsidRPr="005D7027" w:rsidRDefault="005D7027" w:rsidP="005D7027">
      <w:pPr>
        <w:spacing w:line="360" w:lineRule="auto"/>
        <w:jc w:val="both"/>
        <w:rPr>
          <w:ins w:id="2581" w:author="Office" w:date="2025-10-26T17:54:00Z" w16du:dateUtc="2025-10-26T17:54:00Z"/>
          <w:rFonts w:ascii="Times New Roman" w:hAnsi="Times New Roman" w:cs="Times New Roman"/>
        </w:rPr>
      </w:pPr>
      <w:ins w:id="2582" w:author="Office" w:date="2025-10-26T17:54:00Z" w16du:dateUtc="2025-10-26T17:54:00Z">
        <w:r w:rsidRPr="005D7027">
          <w:rPr>
            <w:rFonts w:ascii="Times New Roman" w:hAnsi="Times New Roman" w:cs="Times New Roman"/>
          </w:rPr>
          <w:t xml:space="preserve">    'subsample': 0.8,</w:t>
        </w:r>
      </w:ins>
    </w:p>
    <w:p w14:paraId="30917553" w14:textId="77777777" w:rsidR="005D7027" w:rsidRPr="005D7027" w:rsidRDefault="005D7027" w:rsidP="005D7027">
      <w:pPr>
        <w:spacing w:line="360" w:lineRule="auto"/>
        <w:jc w:val="both"/>
        <w:rPr>
          <w:ins w:id="2583" w:author="Office" w:date="2025-10-26T17:54:00Z" w16du:dateUtc="2025-10-26T17:54:00Z"/>
          <w:rFonts w:ascii="Times New Roman" w:hAnsi="Times New Roman" w:cs="Times New Roman"/>
        </w:rPr>
      </w:pPr>
      <w:ins w:id="2584" w:author="Office" w:date="2025-10-26T17:54:00Z" w16du:dateUtc="2025-10-26T17:54:00Z">
        <w:r w:rsidRPr="005D7027">
          <w:rPr>
            <w:rFonts w:ascii="Times New Roman" w:hAnsi="Times New Roman" w:cs="Times New Roman"/>
          </w:rPr>
          <w:t xml:space="preserve">    'colsample_bytree': 0.8,</w:t>
        </w:r>
      </w:ins>
    </w:p>
    <w:p w14:paraId="574EAC58" w14:textId="77777777" w:rsidR="005D7027" w:rsidRPr="005D7027" w:rsidRDefault="005D7027" w:rsidP="005D7027">
      <w:pPr>
        <w:spacing w:line="360" w:lineRule="auto"/>
        <w:jc w:val="both"/>
        <w:rPr>
          <w:ins w:id="2585" w:author="Office" w:date="2025-10-26T17:54:00Z" w16du:dateUtc="2025-10-26T17:54:00Z"/>
          <w:rFonts w:ascii="Times New Roman" w:hAnsi="Times New Roman" w:cs="Times New Roman"/>
        </w:rPr>
      </w:pPr>
      <w:ins w:id="2586" w:author="Office" w:date="2025-10-26T17:54:00Z" w16du:dateUtc="2025-10-26T17:54:00Z">
        <w:r w:rsidRPr="005D7027">
          <w:rPr>
            <w:rFonts w:ascii="Times New Roman" w:hAnsi="Times New Roman" w:cs="Times New Roman"/>
          </w:rPr>
          <w:t xml:space="preserve">    'gamma': 0.1,</w:t>
        </w:r>
      </w:ins>
    </w:p>
    <w:p w14:paraId="003698D8" w14:textId="77777777" w:rsidR="005D7027" w:rsidRPr="005D7027" w:rsidRDefault="005D7027" w:rsidP="005D7027">
      <w:pPr>
        <w:spacing w:line="360" w:lineRule="auto"/>
        <w:jc w:val="both"/>
        <w:rPr>
          <w:ins w:id="2587" w:author="Office" w:date="2025-10-26T17:54:00Z" w16du:dateUtc="2025-10-26T17:54:00Z"/>
          <w:rFonts w:ascii="Times New Roman" w:hAnsi="Times New Roman" w:cs="Times New Roman"/>
        </w:rPr>
      </w:pPr>
      <w:ins w:id="2588" w:author="Office" w:date="2025-10-26T17:54:00Z" w16du:dateUtc="2025-10-26T17:54:00Z">
        <w:r w:rsidRPr="005D7027">
          <w:rPr>
            <w:rFonts w:ascii="Times New Roman" w:hAnsi="Times New Roman" w:cs="Times New Roman"/>
          </w:rPr>
          <w:t xml:space="preserve">    'min_child_weight': 1</w:t>
        </w:r>
      </w:ins>
    </w:p>
    <w:p w14:paraId="49924706" w14:textId="77777777" w:rsidR="005D7027" w:rsidRPr="005D7027" w:rsidRDefault="005D7027" w:rsidP="005D7027">
      <w:pPr>
        <w:spacing w:line="360" w:lineRule="auto"/>
        <w:jc w:val="both"/>
        <w:rPr>
          <w:ins w:id="2589" w:author="Office" w:date="2025-10-26T17:54:00Z" w16du:dateUtc="2025-10-26T17:54:00Z"/>
          <w:rFonts w:ascii="Times New Roman" w:hAnsi="Times New Roman" w:cs="Times New Roman"/>
        </w:rPr>
      </w:pPr>
      <w:ins w:id="2590" w:author="Office" w:date="2025-10-26T17:54:00Z" w16du:dateUtc="2025-10-26T17:54:00Z">
        <w:r w:rsidRPr="005D7027">
          <w:rPr>
            <w:rFonts w:ascii="Times New Roman" w:hAnsi="Times New Roman" w:cs="Times New Roman"/>
          </w:rPr>
          <w:t xml:space="preserve">    'reg_alpha': 0.01,</w:t>
        </w:r>
      </w:ins>
    </w:p>
    <w:p w14:paraId="0BBB7FA2" w14:textId="77777777" w:rsidR="005D7027" w:rsidRPr="005D7027" w:rsidRDefault="005D7027" w:rsidP="005D7027">
      <w:pPr>
        <w:spacing w:line="360" w:lineRule="auto"/>
        <w:jc w:val="both"/>
        <w:rPr>
          <w:ins w:id="2591" w:author="Office" w:date="2025-10-26T17:54:00Z" w16du:dateUtc="2025-10-26T17:54:00Z"/>
          <w:rFonts w:ascii="Times New Roman" w:hAnsi="Times New Roman" w:cs="Times New Roman"/>
        </w:rPr>
      </w:pPr>
      <w:ins w:id="2592" w:author="Office" w:date="2025-10-26T17:54:00Z" w16du:dateUtc="2025-10-26T17:54:00Z">
        <w:r w:rsidRPr="005D7027">
          <w:rPr>
            <w:rFonts w:ascii="Times New Roman" w:hAnsi="Times New Roman" w:cs="Times New Roman"/>
          </w:rPr>
          <w:t xml:space="preserve">    'reg_lambda': 0.01,</w:t>
        </w:r>
      </w:ins>
    </w:p>
    <w:p w14:paraId="331C3288" w14:textId="77777777" w:rsidR="005D7027" w:rsidRPr="005D7027" w:rsidRDefault="005D7027" w:rsidP="005D7027">
      <w:pPr>
        <w:spacing w:line="360" w:lineRule="auto"/>
        <w:jc w:val="both"/>
        <w:rPr>
          <w:ins w:id="2593" w:author="Office" w:date="2025-10-26T17:54:00Z" w16du:dateUtc="2025-10-26T17:54:00Z"/>
          <w:rFonts w:ascii="Times New Roman" w:hAnsi="Times New Roman" w:cs="Times New Roman"/>
        </w:rPr>
      </w:pPr>
      <w:ins w:id="2594" w:author="Office" w:date="2025-10-26T17:54:00Z" w16du:dateUtc="2025-10-26T17:54:00Z">
        <w:r w:rsidRPr="005D7027">
          <w:rPr>
            <w:rFonts w:ascii="Times New Roman" w:hAnsi="Times New Roman" w:cs="Times New Roman"/>
          </w:rPr>
          <w:t xml:space="preserve">    'random_state': 42,</w:t>
        </w:r>
      </w:ins>
    </w:p>
    <w:p w14:paraId="5BCB6C96" w14:textId="77777777" w:rsidR="005D7027" w:rsidRPr="005D7027" w:rsidRDefault="005D7027" w:rsidP="005D7027">
      <w:pPr>
        <w:spacing w:line="360" w:lineRule="auto"/>
        <w:jc w:val="both"/>
        <w:rPr>
          <w:ins w:id="2595" w:author="Office" w:date="2025-10-26T17:54:00Z" w16du:dateUtc="2025-10-26T17:54:00Z"/>
          <w:rFonts w:ascii="Times New Roman" w:hAnsi="Times New Roman" w:cs="Times New Roman"/>
        </w:rPr>
      </w:pPr>
      <w:ins w:id="2596" w:author="Office" w:date="2025-10-26T17:54:00Z" w16du:dateUtc="2025-10-26T17:54:00Z">
        <w:r w:rsidRPr="005D7027">
          <w:rPr>
            <w:rFonts w:ascii="Times New Roman" w:hAnsi="Times New Roman" w:cs="Times New Roman"/>
          </w:rPr>
          <w:t xml:space="preserve">    'n_jobs': -1</w:t>
        </w:r>
      </w:ins>
    </w:p>
    <w:p w14:paraId="2611A6E3" w14:textId="77777777" w:rsidR="005D7027" w:rsidRPr="005D7027" w:rsidRDefault="005D7027" w:rsidP="005D7027">
      <w:pPr>
        <w:spacing w:line="360" w:lineRule="auto"/>
        <w:jc w:val="both"/>
        <w:rPr>
          <w:ins w:id="2597" w:author="Office" w:date="2025-10-26T17:54:00Z" w16du:dateUtc="2025-10-26T17:54:00Z"/>
          <w:rFonts w:ascii="Times New Roman" w:hAnsi="Times New Roman" w:cs="Times New Roman"/>
        </w:rPr>
      </w:pPr>
      <w:ins w:id="2598" w:author="Office" w:date="2025-10-26T17:54:00Z" w16du:dateUtc="2025-10-26T17:54:00Z">
        <w:r w:rsidRPr="005D7027">
          <w:rPr>
            <w:rFonts w:ascii="Times New Roman" w:hAnsi="Times New Roman" w:cs="Times New Roman"/>
          </w:rPr>
          <w:t>}</w:t>
        </w:r>
      </w:ins>
    </w:p>
    <w:p w14:paraId="0E3C17A1" w14:textId="77777777" w:rsidR="005D7027" w:rsidRPr="005D7027" w:rsidRDefault="005D7027" w:rsidP="005D7027">
      <w:pPr>
        <w:spacing w:line="360" w:lineRule="auto"/>
        <w:jc w:val="both"/>
        <w:rPr>
          <w:ins w:id="2599" w:author="Office" w:date="2025-10-26T17:54:00Z" w16du:dateUtc="2025-10-26T17:54:00Z"/>
          <w:rFonts w:ascii="Times New Roman" w:hAnsi="Times New Roman" w:cs="Times New Roman"/>
        </w:rPr>
      </w:pPr>
    </w:p>
    <w:p w14:paraId="326321B4" w14:textId="77777777" w:rsidR="005D7027" w:rsidRPr="005D7027" w:rsidRDefault="005D7027" w:rsidP="005D7027">
      <w:pPr>
        <w:spacing w:line="360" w:lineRule="auto"/>
        <w:jc w:val="both"/>
        <w:rPr>
          <w:ins w:id="2600" w:author="Office" w:date="2025-10-26T17:54:00Z" w16du:dateUtc="2025-10-26T17:54:00Z"/>
          <w:rFonts w:ascii="Times New Roman" w:hAnsi="Times New Roman" w:cs="Times New Roman"/>
        </w:rPr>
      </w:pPr>
      <w:ins w:id="2601" w:author="Office" w:date="2025-10-26T17:54:00Z" w16du:dateUtc="2025-10-26T17:54:00Z">
        <w:r w:rsidRPr="005D7027">
          <w:rPr>
            <w:rFonts w:ascii="Times New Roman" w:hAnsi="Times New Roman" w:cs="Times New Roman"/>
          </w:rPr>
          <w:t>def train_xgboost_model(X_train, y_train, X_val, y_val):</w:t>
        </w:r>
      </w:ins>
    </w:p>
    <w:p w14:paraId="2010C24C" w14:textId="77777777" w:rsidR="005D7027" w:rsidRPr="005D7027" w:rsidRDefault="005D7027" w:rsidP="005D7027">
      <w:pPr>
        <w:spacing w:line="360" w:lineRule="auto"/>
        <w:jc w:val="both"/>
        <w:rPr>
          <w:ins w:id="2602" w:author="Office" w:date="2025-10-26T17:54:00Z" w16du:dateUtc="2025-10-26T17:54:00Z"/>
          <w:rFonts w:ascii="Times New Roman" w:hAnsi="Times New Roman" w:cs="Times New Roman"/>
        </w:rPr>
      </w:pPr>
      <w:ins w:id="2603" w:author="Office" w:date="2025-10-26T17:54:00Z" w16du:dateUtc="2025-10-26T17:54:00Z">
        <w:r w:rsidRPr="005D7027">
          <w:rPr>
            <w:rFonts w:ascii="Times New Roman" w:hAnsi="Times New Roman" w:cs="Times New Roman"/>
          </w:rPr>
          <w:t xml:space="preserve">    model = XGBClassifier(**XGBOOST_PARAMS)</w:t>
        </w:r>
      </w:ins>
    </w:p>
    <w:p w14:paraId="3DFA9129" w14:textId="77777777" w:rsidR="005D7027" w:rsidRPr="005D7027" w:rsidRDefault="005D7027" w:rsidP="005D7027">
      <w:pPr>
        <w:spacing w:line="360" w:lineRule="auto"/>
        <w:jc w:val="both"/>
        <w:rPr>
          <w:ins w:id="2604" w:author="Office" w:date="2025-10-26T17:54:00Z" w16du:dateUtc="2025-10-26T17:54:00Z"/>
          <w:rFonts w:ascii="Times New Roman" w:hAnsi="Times New Roman" w:cs="Times New Roman"/>
        </w:rPr>
      </w:pPr>
    </w:p>
    <w:p w14:paraId="509FAA89" w14:textId="77777777" w:rsidR="005D7027" w:rsidRPr="005D7027" w:rsidRDefault="005D7027" w:rsidP="005D7027">
      <w:pPr>
        <w:spacing w:line="360" w:lineRule="auto"/>
        <w:jc w:val="both"/>
        <w:rPr>
          <w:ins w:id="2605" w:author="Office" w:date="2025-10-26T17:54:00Z" w16du:dateUtc="2025-10-26T17:54:00Z"/>
          <w:rFonts w:ascii="Times New Roman" w:hAnsi="Times New Roman" w:cs="Times New Roman"/>
        </w:rPr>
      </w:pPr>
      <w:ins w:id="2606" w:author="Office" w:date="2025-10-26T17:54:00Z" w16du:dateUtc="2025-10-26T17:54:00Z">
        <w:r w:rsidRPr="005D7027">
          <w:rPr>
            <w:rFonts w:ascii="Times New Roman" w:hAnsi="Times New Roman" w:cs="Times New Roman"/>
          </w:rPr>
          <w:t xml:space="preserve">    model. fit(</w:t>
        </w:r>
      </w:ins>
    </w:p>
    <w:p w14:paraId="185E1F0A" w14:textId="77777777" w:rsidR="005D7027" w:rsidRPr="005D7027" w:rsidRDefault="005D7027" w:rsidP="005D7027">
      <w:pPr>
        <w:spacing w:line="360" w:lineRule="auto"/>
        <w:jc w:val="both"/>
        <w:rPr>
          <w:ins w:id="2607" w:author="Office" w:date="2025-10-26T17:54:00Z" w16du:dateUtc="2025-10-26T17:54:00Z"/>
          <w:rFonts w:ascii="Times New Roman" w:hAnsi="Times New Roman" w:cs="Times New Roman"/>
        </w:rPr>
      </w:pPr>
      <w:ins w:id="2608" w:author="Office" w:date="2025-10-26T17:54:00Z" w16du:dateUtc="2025-10-26T17:54:00Z">
        <w:r w:rsidRPr="005D7027">
          <w:rPr>
            <w:rFonts w:ascii="Times New Roman" w:hAnsi="Times New Roman" w:cs="Times New Roman"/>
          </w:rPr>
          <w:t xml:space="preserve">        X_train, y_train,</w:t>
        </w:r>
      </w:ins>
    </w:p>
    <w:p w14:paraId="6DD9913B" w14:textId="77777777" w:rsidR="005D7027" w:rsidRPr="005D7027" w:rsidRDefault="005D7027" w:rsidP="005D7027">
      <w:pPr>
        <w:spacing w:line="360" w:lineRule="auto"/>
        <w:jc w:val="both"/>
        <w:rPr>
          <w:ins w:id="2609" w:author="Office" w:date="2025-10-26T17:54:00Z" w16du:dateUtc="2025-10-26T17:54:00Z"/>
          <w:rFonts w:ascii="Times New Roman" w:hAnsi="Times New Roman" w:cs="Times New Roman"/>
        </w:rPr>
      </w:pPr>
      <w:ins w:id="2610" w:author="Office" w:date="2025-10-26T17:54:00Z" w16du:dateUtc="2025-10-26T17:54:00Z">
        <w:r w:rsidRPr="005D7027">
          <w:rPr>
            <w:rFonts w:ascii="Times New Roman" w:hAnsi="Times New Roman" w:cs="Times New Roman"/>
          </w:rPr>
          <w:t xml:space="preserve">        eval_set=[(X_val, y_val)],</w:t>
        </w:r>
      </w:ins>
    </w:p>
    <w:p w14:paraId="4EA57307" w14:textId="77777777" w:rsidR="005D7027" w:rsidRPr="005D7027" w:rsidRDefault="005D7027" w:rsidP="005D7027">
      <w:pPr>
        <w:spacing w:line="360" w:lineRule="auto"/>
        <w:jc w:val="both"/>
        <w:rPr>
          <w:ins w:id="2611" w:author="Office" w:date="2025-10-26T17:54:00Z" w16du:dateUtc="2025-10-26T17:54:00Z"/>
          <w:rFonts w:ascii="Times New Roman" w:hAnsi="Times New Roman" w:cs="Times New Roman"/>
        </w:rPr>
      </w:pPr>
      <w:ins w:id="2612" w:author="Office" w:date="2025-10-26T17:54:00Z" w16du:dateUtc="2025-10-26T17:54:00Z">
        <w:r w:rsidRPr="005D7027">
          <w:rPr>
            <w:rFonts w:ascii="Times New Roman" w:hAnsi="Times New Roman" w:cs="Times New Roman"/>
          </w:rPr>
          <w:t xml:space="preserve">        early_stopping_rounds=50,</w:t>
        </w:r>
      </w:ins>
    </w:p>
    <w:p w14:paraId="3C3AB147" w14:textId="77777777" w:rsidR="005D7027" w:rsidRPr="005D7027" w:rsidRDefault="005D7027" w:rsidP="005D7027">
      <w:pPr>
        <w:spacing w:line="360" w:lineRule="auto"/>
        <w:jc w:val="both"/>
        <w:rPr>
          <w:ins w:id="2613" w:author="Office" w:date="2025-10-26T17:54:00Z" w16du:dateUtc="2025-10-26T17:54:00Z"/>
          <w:rFonts w:ascii="Times New Roman" w:hAnsi="Times New Roman" w:cs="Times New Roman"/>
        </w:rPr>
      </w:pPr>
      <w:ins w:id="2614" w:author="Office" w:date="2025-10-26T17:54:00Z" w16du:dateUtc="2025-10-26T17:54:00Z">
        <w:r w:rsidRPr="005D7027">
          <w:rPr>
            <w:rFonts w:ascii="Times New Roman" w:hAnsi="Times New Roman" w:cs="Times New Roman"/>
          </w:rPr>
          <w:t xml:space="preserve">        verbose=False</w:t>
        </w:r>
      </w:ins>
    </w:p>
    <w:p w14:paraId="32AFD38D" w14:textId="77777777" w:rsidR="005D7027" w:rsidRPr="005D7027" w:rsidRDefault="005D7027" w:rsidP="005D7027">
      <w:pPr>
        <w:spacing w:line="360" w:lineRule="auto"/>
        <w:jc w:val="both"/>
        <w:rPr>
          <w:ins w:id="2615" w:author="Office" w:date="2025-10-26T17:54:00Z" w16du:dateUtc="2025-10-26T17:54:00Z"/>
          <w:rFonts w:ascii="Times New Roman" w:hAnsi="Times New Roman" w:cs="Times New Roman"/>
        </w:rPr>
      </w:pPr>
      <w:ins w:id="2616" w:author="Office" w:date="2025-10-26T17:54:00Z" w16du:dateUtc="2025-10-26T17:54:00Z">
        <w:r w:rsidRPr="005D7027">
          <w:rPr>
            <w:rFonts w:ascii="Times New Roman" w:hAnsi="Times New Roman" w:cs="Times New Roman"/>
          </w:rPr>
          <w:lastRenderedPageBreak/>
          <w:t xml:space="preserve">    )</w:t>
        </w:r>
      </w:ins>
    </w:p>
    <w:p w14:paraId="1E538B23" w14:textId="77777777" w:rsidR="005D7027" w:rsidRPr="005D7027" w:rsidRDefault="005D7027" w:rsidP="005D7027">
      <w:pPr>
        <w:spacing w:line="360" w:lineRule="auto"/>
        <w:jc w:val="both"/>
        <w:rPr>
          <w:ins w:id="2617" w:author="Office" w:date="2025-10-26T17:54:00Z" w16du:dateUtc="2025-10-26T17:54:00Z"/>
          <w:rFonts w:ascii="Times New Roman" w:hAnsi="Times New Roman" w:cs="Times New Roman"/>
        </w:rPr>
      </w:pPr>
    </w:p>
    <w:p w14:paraId="060D7910" w14:textId="77777777" w:rsidR="005D7027" w:rsidRPr="005D7027" w:rsidRDefault="005D7027" w:rsidP="005D7027">
      <w:pPr>
        <w:spacing w:line="360" w:lineRule="auto"/>
        <w:jc w:val="both"/>
        <w:rPr>
          <w:ins w:id="2618" w:author="Office" w:date="2025-10-26T17:54:00Z" w16du:dateUtc="2025-10-26T17:54:00Z"/>
          <w:rFonts w:ascii="Times New Roman" w:hAnsi="Times New Roman" w:cs="Times New Roman"/>
        </w:rPr>
      </w:pPr>
      <w:ins w:id="2619" w:author="Office" w:date="2025-10-26T17:54:00Z" w16du:dateUtc="2025-10-26T17:54:00Z">
        <w:r w:rsidRPr="005D7027">
          <w:rPr>
            <w:rFonts w:ascii="Times New Roman" w:hAnsi="Times New Roman" w:cs="Times New Roman"/>
          </w:rPr>
          <w:t xml:space="preserve">    return model</w:t>
        </w:r>
      </w:ins>
    </w:p>
    <w:p w14:paraId="4DEA08E5" w14:textId="77777777" w:rsidR="005D7027" w:rsidRPr="005D7027" w:rsidRDefault="005D7027" w:rsidP="005D7027">
      <w:pPr>
        <w:spacing w:line="360" w:lineRule="auto"/>
        <w:jc w:val="both"/>
        <w:rPr>
          <w:ins w:id="2620" w:author="Office" w:date="2025-10-26T17:54:00Z" w16du:dateUtc="2025-10-26T17:54:00Z"/>
          <w:rFonts w:ascii="Times New Roman" w:hAnsi="Times New Roman" w:cs="Times New Roman"/>
        </w:rPr>
      </w:pPr>
    </w:p>
    <w:p w14:paraId="266407DE" w14:textId="77777777" w:rsidR="005D7027" w:rsidRPr="005D7027" w:rsidRDefault="005D7027" w:rsidP="005D7027">
      <w:pPr>
        <w:spacing w:line="360" w:lineRule="auto"/>
        <w:jc w:val="both"/>
        <w:rPr>
          <w:ins w:id="2621" w:author="Office" w:date="2025-10-26T17:54:00Z" w16du:dateUtc="2025-10-26T17:54:00Z"/>
          <w:rFonts w:ascii="Times New Roman" w:hAnsi="Times New Roman" w:cs="Times New Roman"/>
        </w:rPr>
      </w:pPr>
      <w:ins w:id="2622" w:author="Office" w:date="2025-10-26T17:54:00Z" w16du:dateUtc="2025-10-26T17:54:00Z">
        <w:r w:rsidRPr="005D7027">
          <w:rPr>
            <w:rFonts w:ascii="Times New Roman" w:hAnsi="Times New Roman" w:cs="Times New Roman"/>
          </w:rPr>
          <w:t>A.5.2 LSTM Neural Network Implementation</w:t>
        </w:r>
      </w:ins>
    </w:p>
    <w:p w14:paraId="668E9ED8" w14:textId="77777777" w:rsidR="005D7027" w:rsidRPr="005D7027" w:rsidRDefault="005D7027" w:rsidP="005D7027">
      <w:pPr>
        <w:spacing w:line="360" w:lineRule="auto"/>
        <w:jc w:val="both"/>
        <w:rPr>
          <w:ins w:id="2623" w:author="Office" w:date="2025-10-26T17:54:00Z" w16du:dateUtc="2025-10-26T17:54:00Z"/>
          <w:rFonts w:ascii="Times New Roman" w:hAnsi="Times New Roman" w:cs="Times New Roman"/>
        </w:rPr>
      </w:pPr>
    </w:p>
    <w:p w14:paraId="0870C473" w14:textId="77777777" w:rsidR="005D7027" w:rsidRPr="005D7027" w:rsidRDefault="005D7027" w:rsidP="005D7027">
      <w:pPr>
        <w:spacing w:line="360" w:lineRule="auto"/>
        <w:jc w:val="both"/>
        <w:rPr>
          <w:ins w:id="2624" w:author="Office" w:date="2025-10-26T17:54:00Z" w16du:dateUtc="2025-10-26T17:54:00Z"/>
          <w:rFonts w:ascii="Times New Roman" w:hAnsi="Times New Roman" w:cs="Times New Roman"/>
        </w:rPr>
      </w:pPr>
      <w:ins w:id="2625" w:author="Office" w:date="2025-10-26T17:54:00Z" w16du:dateUtc="2025-10-26T17:54:00Z">
        <w:r w:rsidRPr="005D7027">
          <w:rPr>
            <w:rFonts w:ascii="Times New Roman" w:hAnsi="Times New Roman" w:cs="Times New Roman"/>
          </w:rPr>
          <w:t>Architecture and Training:</w:t>
        </w:r>
      </w:ins>
    </w:p>
    <w:p w14:paraId="692D2C8B" w14:textId="77777777" w:rsidR="005D7027" w:rsidRPr="005D7027" w:rsidRDefault="005D7027" w:rsidP="005D7027">
      <w:pPr>
        <w:spacing w:line="360" w:lineRule="auto"/>
        <w:jc w:val="both"/>
        <w:rPr>
          <w:ins w:id="2626" w:author="Office" w:date="2025-10-26T17:54:00Z" w16du:dateUtc="2025-10-26T17:54:00Z"/>
          <w:rFonts w:ascii="Times New Roman" w:hAnsi="Times New Roman" w:cs="Times New Roman"/>
        </w:rPr>
      </w:pPr>
    </w:p>
    <w:p w14:paraId="0512B641" w14:textId="77777777" w:rsidR="005D7027" w:rsidRPr="005D7027" w:rsidRDefault="005D7027" w:rsidP="005D7027">
      <w:pPr>
        <w:spacing w:line="360" w:lineRule="auto"/>
        <w:jc w:val="both"/>
        <w:rPr>
          <w:ins w:id="2627" w:author="Office" w:date="2025-10-26T17:54:00Z" w16du:dateUtc="2025-10-26T17:54:00Z"/>
          <w:rFonts w:ascii="Times New Roman" w:hAnsi="Times New Roman" w:cs="Times New Roman"/>
        </w:rPr>
      </w:pPr>
      <w:ins w:id="2628" w:author="Office" w:date="2025-10-26T17:54:00Z" w16du:dateUtc="2025-10-26T17:54:00Z">
        <w:r w:rsidRPr="005D7027">
          <w:rPr>
            <w:rFonts w:ascii="Times New Roman" w:hAnsi="Times New Roman" w:cs="Times New Roman"/>
          </w:rPr>
          <w:t>def create_lstm_model(sequence_length, n_features):</w:t>
        </w:r>
      </w:ins>
    </w:p>
    <w:p w14:paraId="39E6825A" w14:textId="77777777" w:rsidR="005D7027" w:rsidRPr="005D7027" w:rsidRDefault="005D7027" w:rsidP="005D7027">
      <w:pPr>
        <w:spacing w:line="360" w:lineRule="auto"/>
        <w:jc w:val="both"/>
        <w:rPr>
          <w:ins w:id="2629" w:author="Office" w:date="2025-10-26T17:54:00Z" w16du:dateUtc="2025-10-26T17:54:00Z"/>
          <w:rFonts w:ascii="Times New Roman" w:hAnsi="Times New Roman" w:cs="Times New Roman"/>
        </w:rPr>
      </w:pPr>
      <w:ins w:id="2630" w:author="Office" w:date="2025-10-26T17:54:00Z" w16du:dateUtc="2025-10-26T17:54:00Z">
        <w:r w:rsidRPr="005D7027">
          <w:rPr>
            <w:rFonts w:ascii="Times New Roman" w:hAnsi="Times New Roman" w:cs="Times New Roman"/>
          </w:rPr>
          <w:t xml:space="preserve">    model = Sequential([</w:t>
        </w:r>
      </w:ins>
    </w:p>
    <w:p w14:paraId="5B238D03" w14:textId="77777777" w:rsidR="005D7027" w:rsidRPr="005D7027" w:rsidRDefault="005D7027" w:rsidP="005D7027">
      <w:pPr>
        <w:spacing w:line="360" w:lineRule="auto"/>
        <w:jc w:val="both"/>
        <w:rPr>
          <w:ins w:id="2631" w:author="Office" w:date="2025-10-26T17:54:00Z" w16du:dateUtc="2025-10-26T17:54:00Z"/>
          <w:rFonts w:ascii="Times New Roman" w:hAnsi="Times New Roman" w:cs="Times New Roman"/>
        </w:rPr>
      </w:pPr>
      <w:ins w:id="2632" w:author="Office" w:date="2025-10-26T17:54:00Z" w16du:dateUtc="2025-10-26T17:54:00Z">
        <w:r w:rsidRPr="005D7027">
          <w:rPr>
            <w:rFonts w:ascii="Times New Roman" w:hAnsi="Times New Roman" w:cs="Times New Roman"/>
          </w:rPr>
          <w:t xml:space="preserve">        LSTM(128, return_sequences=True, input_shape=(sequence_length, n_features)),</w:t>
        </w:r>
      </w:ins>
    </w:p>
    <w:p w14:paraId="7DE58F84" w14:textId="77777777" w:rsidR="005D7027" w:rsidRPr="005D7027" w:rsidRDefault="005D7027" w:rsidP="005D7027">
      <w:pPr>
        <w:spacing w:line="360" w:lineRule="auto"/>
        <w:jc w:val="both"/>
        <w:rPr>
          <w:ins w:id="2633" w:author="Office" w:date="2025-10-26T17:54:00Z" w16du:dateUtc="2025-10-26T17:54:00Z"/>
          <w:rFonts w:ascii="Times New Roman" w:hAnsi="Times New Roman" w:cs="Times New Roman"/>
        </w:rPr>
      </w:pPr>
      <w:ins w:id="2634" w:author="Office" w:date="2025-10-26T17:54:00Z" w16du:dateUtc="2025-10-26T17:54:00Z">
        <w:r w:rsidRPr="005D7027">
          <w:rPr>
            <w:rFonts w:ascii="Times New Roman" w:hAnsi="Times New Roman" w:cs="Times New Roman"/>
          </w:rPr>
          <w:t xml:space="preserve">        Dropout(0.3),</w:t>
        </w:r>
      </w:ins>
    </w:p>
    <w:p w14:paraId="6ABFBC94" w14:textId="77777777" w:rsidR="005D7027" w:rsidRPr="005D7027" w:rsidRDefault="005D7027" w:rsidP="005D7027">
      <w:pPr>
        <w:spacing w:line="360" w:lineRule="auto"/>
        <w:jc w:val="both"/>
        <w:rPr>
          <w:ins w:id="2635" w:author="Office" w:date="2025-10-26T17:54:00Z" w16du:dateUtc="2025-10-26T17:54:00Z"/>
          <w:rFonts w:ascii="Times New Roman" w:hAnsi="Times New Roman" w:cs="Times New Roman"/>
        </w:rPr>
      </w:pPr>
      <w:ins w:id="2636" w:author="Office" w:date="2025-10-26T17:54:00Z" w16du:dateUtc="2025-10-26T17:54:00Z">
        <w:r w:rsidRPr="005D7027">
          <w:rPr>
            <w:rFonts w:ascii="Times New Roman" w:hAnsi="Times New Roman" w:cs="Times New Roman"/>
          </w:rPr>
          <w:t xml:space="preserve">        LSTM(64, return_sequences=False),</w:t>
        </w:r>
      </w:ins>
    </w:p>
    <w:p w14:paraId="58B25CE5" w14:textId="77777777" w:rsidR="005D7027" w:rsidRPr="005D7027" w:rsidRDefault="005D7027" w:rsidP="005D7027">
      <w:pPr>
        <w:spacing w:line="360" w:lineRule="auto"/>
        <w:jc w:val="both"/>
        <w:rPr>
          <w:ins w:id="2637" w:author="Office" w:date="2025-10-26T17:54:00Z" w16du:dateUtc="2025-10-26T17:54:00Z"/>
          <w:rFonts w:ascii="Times New Roman" w:hAnsi="Times New Roman" w:cs="Times New Roman"/>
        </w:rPr>
      </w:pPr>
      <w:ins w:id="2638" w:author="Office" w:date="2025-10-26T17:54:00Z" w16du:dateUtc="2025-10-26T17:54:00Z">
        <w:r w:rsidRPr="005D7027">
          <w:rPr>
            <w:rFonts w:ascii="Times New Roman" w:hAnsi="Times New Roman" w:cs="Times New Roman"/>
          </w:rPr>
          <w:t xml:space="preserve">        Dropout(0.3),</w:t>
        </w:r>
      </w:ins>
    </w:p>
    <w:p w14:paraId="4DA2A2F2" w14:textId="77777777" w:rsidR="005D7027" w:rsidRPr="005D7027" w:rsidRDefault="005D7027" w:rsidP="005D7027">
      <w:pPr>
        <w:spacing w:line="360" w:lineRule="auto"/>
        <w:jc w:val="both"/>
        <w:rPr>
          <w:ins w:id="2639" w:author="Office" w:date="2025-10-26T17:54:00Z" w16du:dateUtc="2025-10-26T17:54:00Z"/>
          <w:rFonts w:ascii="Times New Roman" w:hAnsi="Times New Roman" w:cs="Times New Roman"/>
        </w:rPr>
      </w:pPr>
      <w:ins w:id="2640" w:author="Office" w:date="2025-10-26T17:54:00Z" w16du:dateUtc="2025-10-26T17:54:00Z">
        <w:r w:rsidRPr="005D7027">
          <w:rPr>
            <w:rFonts w:ascii="Times New Roman" w:hAnsi="Times New Roman" w:cs="Times New Roman"/>
          </w:rPr>
          <w:t xml:space="preserve">        Dense(32, activation='relu'),</w:t>
        </w:r>
      </w:ins>
    </w:p>
    <w:p w14:paraId="7351EB03" w14:textId="77777777" w:rsidR="005D7027" w:rsidRPr="005D7027" w:rsidRDefault="005D7027" w:rsidP="005D7027">
      <w:pPr>
        <w:spacing w:line="360" w:lineRule="auto"/>
        <w:jc w:val="both"/>
        <w:rPr>
          <w:ins w:id="2641" w:author="Office" w:date="2025-10-26T17:54:00Z" w16du:dateUtc="2025-10-26T17:54:00Z"/>
          <w:rFonts w:ascii="Times New Roman" w:hAnsi="Times New Roman" w:cs="Times New Roman"/>
        </w:rPr>
      </w:pPr>
      <w:ins w:id="2642" w:author="Office" w:date="2025-10-26T17:54:00Z" w16du:dateUtc="2025-10-26T17:54:00Z">
        <w:r w:rsidRPr="005D7027">
          <w:rPr>
            <w:rFonts w:ascii="Times New Roman" w:hAnsi="Times New Roman" w:cs="Times New Roman"/>
          </w:rPr>
          <w:t xml:space="preserve">        Dropout(0.2),</w:t>
        </w:r>
      </w:ins>
    </w:p>
    <w:p w14:paraId="28B1CEC6" w14:textId="77777777" w:rsidR="005D7027" w:rsidRPr="005D7027" w:rsidRDefault="005D7027" w:rsidP="005D7027">
      <w:pPr>
        <w:spacing w:line="360" w:lineRule="auto"/>
        <w:jc w:val="both"/>
        <w:rPr>
          <w:ins w:id="2643" w:author="Office" w:date="2025-10-26T17:54:00Z" w16du:dateUtc="2025-10-26T17:54:00Z"/>
          <w:rFonts w:ascii="Times New Roman" w:hAnsi="Times New Roman" w:cs="Times New Roman"/>
        </w:rPr>
      </w:pPr>
      <w:ins w:id="2644" w:author="Office" w:date="2025-10-26T17:54:00Z" w16du:dateUtc="2025-10-26T17:54:00Z">
        <w:r w:rsidRPr="005D7027">
          <w:rPr>
            <w:rFonts w:ascii="Times New Roman" w:hAnsi="Times New Roman" w:cs="Times New Roman"/>
          </w:rPr>
          <w:t xml:space="preserve">        Dense(1, activation='sigmoid')</w:t>
        </w:r>
      </w:ins>
    </w:p>
    <w:p w14:paraId="48563EFF" w14:textId="77777777" w:rsidR="005D7027" w:rsidRPr="005D7027" w:rsidRDefault="005D7027" w:rsidP="005D7027">
      <w:pPr>
        <w:spacing w:line="360" w:lineRule="auto"/>
        <w:jc w:val="both"/>
        <w:rPr>
          <w:ins w:id="2645" w:author="Office" w:date="2025-10-26T17:54:00Z" w16du:dateUtc="2025-10-26T17:54:00Z"/>
          <w:rFonts w:ascii="Times New Roman" w:hAnsi="Times New Roman" w:cs="Times New Roman"/>
        </w:rPr>
      </w:pPr>
      <w:ins w:id="2646" w:author="Office" w:date="2025-10-26T17:54:00Z" w16du:dateUtc="2025-10-26T17:54:00Z">
        <w:r w:rsidRPr="005D7027">
          <w:rPr>
            <w:rFonts w:ascii="Times New Roman" w:hAnsi="Times New Roman" w:cs="Times New Roman"/>
          </w:rPr>
          <w:t xml:space="preserve">    ])</w:t>
        </w:r>
      </w:ins>
    </w:p>
    <w:p w14:paraId="2FBB97E7" w14:textId="77777777" w:rsidR="005D7027" w:rsidRPr="005D7027" w:rsidRDefault="005D7027" w:rsidP="005D7027">
      <w:pPr>
        <w:spacing w:line="360" w:lineRule="auto"/>
        <w:jc w:val="both"/>
        <w:rPr>
          <w:ins w:id="2647" w:author="Office" w:date="2025-10-26T17:54:00Z" w16du:dateUtc="2025-10-26T17:54:00Z"/>
          <w:rFonts w:ascii="Times New Roman" w:hAnsi="Times New Roman" w:cs="Times New Roman"/>
        </w:rPr>
      </w:pPr>
    </w:p>
    <w:p w14:paraId="4ABF3589" w14:textId="77777777" w:rsidR="005D7027" w:rsidRPr="005D7027" w:rsidRDefault="005D7027" w:rsidP="005D7027">
      <w:pPr>
        <w:spacing w:line="360" w:lineRule="auto"/>
        <w:jc w:val="both"/>
        <w:rPr>
          <w:ins w:id="2648" w:author="Office" w:date="2025-10-26T17:54:00Z" w16du:dateUtc="2025-10-26T17:54:00Z"/>
          <w:rFonts w:ascii="Times New Roman" w:hAnsi="Times New Roman" w:cs="Times New Roman"/>
        </w:rPr>
      </w:pPr>
      <w:ins w:id="2649" w:author="Office" w:date="2025-10-26T17:54:00Z" w16du:dateUtc="2025-10-26T17:54:00Z">
        <w:r w:rsidRPr="005D7027">
          <w:rPr>
            <w:rFonts w:ascii="Times New Roman" w:hAnsi="Times New Roman" w:cs="Times New Roman"/>
          </w:rPr>
          <w:t xml:space="preserve">    model. compile(</w:t>
        </w:r>
      </w:ins>
    </w:p>
    <w:p w14:paraId="2475A096" w14:textId="77777777" w:rsidR="005D7027" w:rsidRPr="005D7027" w:rsidRDefault="005D7027" w:rsidP="005D7027">
      <w:pPr>
        <w:spacing w:line="360" w:lineRule="auto"/>
        <w:jc w:val="both"/>
        <w:rPr>
          <w:ins w:id="2650" w:author="Office" w:date="2025-10-26T17:54:00Z" w16du:dateUtc="2025-10-26T17:54:00Z"/>
          <w:rFonts w:ascii="Times New Roman" w:hAnsi="Times New Roman" w:cs="Times New Roman"/>
        </w:rPr>
      </w:pPr>
      <w:ins w:id="2651" w:author="Office" w:date="2025-10-26T17:54:00Z" w16du:dateUtc="2025-10-26T17:54:00Z">
        <w:r w:rsidRPr="005D7027">
          <w:rPr>
            <w:rFonts w:ascii="Times New Roman" w:hAnsi="Times New Roman" w:cs="Times New Roman"/>
          </w:rPr>
          <w:t xml:space="preserve">        optimizer=Adam(learning_rate=0.001),</w:t>
        </w:r>
      </w:ins>
    </w:p>
    <w:p w14:paraId="4F9E6FD6" w14:textId="77777777" w:rsidR="005D7027" w:rsidRPr="005D7027" w:rsidRDefault="005D7027" w:rsidP="005D7027">
      <w:pPr>
        <w:spacing w:line="360" w:lineRule="auto"/>
        <w:jc w:val="both"/>
        <w:rPr>
          <w:ins w:id="2652" w:author="Office" w:date="2025-10-26T17:54:00Z" w16du:dateUtc="2025-10-26T17:54:00Z"/>
          <w:rFonts w:ascii="Times New Roman" w:hAnsi="Times New Roman" w:cs="Times New Roman"/>
        </w:rPr>
      </w:pPr>
      <w:ins w:id="2653" w:author="Office" w:date="2025-10-26T17:54:00Z" w16du:dateUtc="2025-10-26T17:54:00Z">
        <w:r w:rsidRPr="005D7027">
          <w:rPr>
            <w:rFonts w:ascii="Times New Roman" w:hAnsi="Times New Roman" w:cs="Times New Roman"/>
          </w:rPr>
          <w:lastRenderedPageBreak/>
          <w:t xml:space="preserve">        loss='binary_crossentropy',</w:t>
        </w:r>
      </w:ins>
    </w:p>
    <w:p w14:paraId="0C353A50" w14:textId="77777777" w:rsidR="005D7027" w:rsidRPr="005D7027" w:rsidRDefault="005D7027" w:rsidP="005D7027">
      <w:pPr>
        <w:spacing w:line="360" w:lineRule="auto"/>
        <w:jc w:val="both"/>
        <w:rPr>
          <w:ins w:id="2654" w:author="Office" w:date="2025-10-26T17:54:00Z" w16du:dateUtc="2025-10-26T17:54:00Z"/>
          <w:rFonts w:ascii="Times New Roman" w:hAnsi="Times New Roman" w:cs="Times New Roman"/>
        </w:rPr>
      </w:pPr>
      <w:ins w:id="2655" w:author="Office" w:date="2025-10-26T17:54:00Z" w16du:dateUtc="2025-10-26T17:54:00Z">
        <w:r w:rsidRPr="005D7027">
          <w:rPr>
            <w:rFonts w:ascii="Times New Roman" w:hAnsi="Times New Roman" w:cs="Times New Roman"/>
          </w:rPr>
          <w:t xml:space="preserve">        metrics=['accuracy', 'precision', 'recall']</w:t>
        </w:r>
      </w:ins>
    </w:p>
    <w:p w14:paraId="710AD32B" w14:textId="77777777" w:rsidR="005D7027" w:rsidRPr="005D7027" w:rsidRDefault="005D7027" w:rsidP="005D7027">
      <w:pPr>
        <w:spacing w:line="360" w:lineRule="auto"/>
        <w:jc w:val="both"/>
        <w:rPr>
          <w:ins w:id="2656" w:author="Office" w:date="2025-10-26T17:54:00Z" w16du:dateUtc="2025-10-26T17:54:00Z"/>
          <w:rFonts w:ascii="Times New Roman" w:hAnsi="Times New Roman" w:cs="Times New Roman"/>
        </w:rPr>
      </w:pPr>
      <w:ins w:id="2657" w:author="Office" w:date="2025-10-26T17:54:00Z" w16du:dateUtc="2025-10-26T17:54:00Z">
        <w:r w:rsidRPr="005D7027">
          <w:rPr>
            <w:rFonts w:ascii="Times New Roman" w:hAnsi="Times New Roman" w:cs="Times New Roman"/>
          </w:rPr>
          <w:t xml:space="preserve">    )</w:t>
        </w:r>
      </w:ins>
    </w:p>
    <w:p w14:paraId="47541D18" w14:textId="77777777" w:rsidR="005D7027" w:rsidRPr="005D7027" w:rsidRDefault="005D7027" w:rsidP="005D7027">
      <w:pPr>
        <w:spacing w:line="360" w:lineRule="auto"/>
        <w:jc w:val="both"/>
        <w:rPr>
          <w:ins w:id="2658" w:author="Office" w:date="2025-10-26T17:54:00Z" w16du:dateUtc="2025-10-26T17:54:00Z"/>
          <w:rFonts w:ascii="Times New Roman" w:hAnsi="Times New Roman" w:cs="Times New Roman"/>
        </w:rPr>
      </w:pPr>
    </w:p>
    <w:p w14:paraId="00ED00F5" w14:textId="77777777" w:rsidR="005D7027" w:rsidRPr="005D7027" w:rsidRDefault="005D7027" w:rsidP="005D7027">
      <w:pPr>
        <w:spacing w:line="360" w:lineRule="auto"/>
        <w:jc w:val="both"/>
        <w:rPr>
          <w:ins w:id="2659" w:author="Office" w:date="2025-10-26T17:54:00Z" w16du:dateUtc="2025-10-26T17:54:00Z"/>
          <w:rFonts w:ascii="Times New Roman" w:hAnsi="Times New Roman" w:cs="Times New Roman"/>
        </w:rPr>
      </w:pPr>
      <w:ins w:id="2660" w:author="Office" w:date="2025-10-26T17:54:00Z" w16du:dateUtc="2025-10-26T17:54:00Z">
        <w:r w:rsidRPr="005D7027">
          <w:rPr>
            <w:rFonts w:ascii="Times New Roman" w:hAnsi="Times New Roman" w:cs="Times New Roman"/>
          </w:rPr>
          <w:t xml:space="preserve">    return model</w:t>
        </w:r>
      </w:ins>
    </w:p>
    <w:p w14:paraId="1F4A6550" w14:textId="77777777" w:rsidR="005D7027" w:rsidRPr="005D7027" w:rsidRDefault="005D7027" w:rsidP="005D7027">
      <w:pPr>
        <w:spacing w:line="360" w:lineRule="auto"/>
        <w:jc w:val="both"/>
        <w:rPr>
          <w:ins w:id="2661" w:author="Office" w:date="2025-10-26T17:54:00Z" w16du:dateUtc="2025-10-26T17:54:00Z"/>
          <w:rFonts w:ascii="Times New Roman" w:hAnsi="Times New Roman" w:cs="Times New Roman"/>
        </w:rPr>
      </w:pPr>
    </w:p>
    <w:p w14:paraId="041D6B49" w14:textId="77777777" w:rsidR="005D7027" w:rsidRPr="005D7027" w:rsidRDefault="005D7027" w:rsidP="005D7027">
      <w:pPr>
        <w:spacing w:line="360" w:lineRule="auto"/>
        <w:jc w:val="both"/>
        <w:rPr>
          <w:ins w:id="2662" w:author="Office" w:date="2025-10-26T17:54:00Z" w16du:dateUtc="2025-10-26T17:54:00Z"/>
          <w:rFonts w:ascii="Times New Roman" w:hAnsi="Times New Roman" w:cs="Times New Roman"/>
        </w:rPr>
      </w:pPr>
      <w:ins w:id="2663" w:author="Office" w:date="2025-10-26T17:54:00Z" w16du:dateUtc="2025-10-26T17:54:00Z">
        <w:r w:rsidRPr="005D7027">
          <w:rPr>
            <w:rFonts w:ascii="Times New Roman" w:hAnsi="Times New Roman" w:cs="Times New Roman"/>
          </w:rPr>
          <w:t>LSTM_TRAINING_PARAMS = {</w:t>
        </w:r>
      </w:ins>
    </w:p>
    <w:p w14:paraId="77A9777E" w14:textId="77777777" w:rsidR="005D7027" w:rsidRPr="005D7027" w:rsidRDefault="005D7027" w:rsidP="005D7027">
      <w:pPr>
        <w:spacing w:line="360" w:lineRule="auto"/>
        <w:jc w:val="both"/>
        <w:rPr>
          <w:ins w:id="2664" w:author="Office" w:date="2025-10-26T17:54:00Z" w16du:dateUtc="2025-10-26T17:54:00Z"/>
          <w:rFonts w:ascii="Times New Roman" w:hAnsi="Times New Roman" w:cs="Times New Roman"/>
        </w:rPr>
      </w:pPr>
      <w:ins w:id="2665" w:author="Office" w:date="2025-10-26T17:54:00Z" w16du:dateUtc="2025-10-26T17:54:00Z">
        <w:r w:rsidRPr="005D7027">
          <w:rPr>
            <w:rFonts w:ascii="Times New Roman" w:hAnsi="Times New Roman" w:cs="Times New Roman"/>
          </w:rPr>
          <w:t xml:space="preserve">    'epochs': 100,</w:t>
        </w:r>
      </w:ins>
    </w:p>
    <w:p w14:paraId="3B5A0629" w14:textId="77777777" w:rsidR="005D7027" w:rsidRPr="005D7027" w:rsidRDefault="005D7027" w:rsidP="005D7027">
      <w:pPr>
        <w:spacing w:line="360" w:lineRule="auto"/>
        <w:jc w:val="both"/>
        <w:rPr>
          <w:ins w:id="2666" w:author="Office" w:date="2025-10-26T17:54:00Z" w16du:dateUtc="2025-10-26T17:54:00Z"/>
          <w:rFonts w:ascii="Times New Roman" w:hAnsi="Times New Roman" w:cs="Times New Roman"/>
        </w:rPr>
      </w:pPr>
      <w:ins w:id="2667" w:author="Office" w:date="2025-10-26T17:54:00Z" w16du:dateUtc="2025-10-26T17:54:00Z">
        <w:r w:rsidRPr="005D7027">
          <w:rPr>
            <w:rFonts w:ascii="Times New Roman" w:hAnsi="Times New Roman" w:cs="Times New Roman"/>
          </w:rPr>
          <w:t xml:space="preserve">    'batch_size': 32,</w:t>
        </w:r>
      </w:ins>
    </w:p>
    <w:p w14:paraId="07AB2BFD" w14:textId="77777777" w:rsidR="005D7027" w:rsidRPr="005D7027" w:rsidRDefault="005D7027" w:rsidP="005D7027">
      <w:pPr>
        <w:spacing w:line="360" w:lineRule="auto"/>
        <w:jc w:val="both"/>
        <w:rPr>
          <w:ins w:id="2668" w:author="Office" w:date="2025-10-26T17:54:00Z" w16du:dateUtc="2025-10-26T17:54:00Z"/>
          <w:rFonts w:ascii="Times New Roman" w:hAnsi="Times New Roman" w:cs="Times New Roman"/>
        </w:rPr>
      </w:pPr>
      <w:ins w:id="2669" w:author="Office" w:date="2025-10-26T17:54:00Z" w16du:dateUtc="2025-10-26T17:54:00Z">
        <w:r w:rsidRPr="005D7027">
          <w:rPr>
            <w:rFonts w:ascii="Times New Roman" w:hAnsi="Times New Roman" w:cs="Times New Roman"/>
          </w:rPr>
          <w:t xml:space="preserve">    'validation_split': 0.2,</w:t>
        </w:r>
      </w:ins>
    </w:p>
    <w:p w14:paraId="4CC33B43" w14:textId="77777777" w:rsidR="005D7027" w:rsidRPr="005D7027" w:rsidRDefault="005D7027" w:rsidP="005D7027">
      <w:pPr>
        <w:spacing w:line="360" w:lineRule="auto"/>
        <w:jc w:val="both"/>
        <w:rPr>
          <w:ins w:id="2670" w:author="Office" w:date="2025-10-26T17:54:00Z" w16du:dateUtc="2025-10-26T17:54:00Z"/>
          <w:rFonts w:ascii="Times New Roman" w:hAnsi="Times New Roman" w:cs="Times New Roman"/>
        </w:rPr>
      </w:pPr>
      <w:ins w:id="2671" w:author="Office" w:date="2025-10-26T17:54:00Z" w16du:dateUtc="2025-10-26T17:54:00Z">
        <w:r w:rsidRPr="005D7027">
          <w:rPr>
            <w:rFonts w:ascii="Times New Roman" w:hAnsi="Times New Roman" w:cs="Times New Roman"/>
          </w:rPr>
          <w:t xml:space="preserve">    'early_stopping_patience': 15,</w:t>
        </w:r>
      </w:ins>
    </w:p>
    <w:p w14:paraId="78C55593" w14:textId="77777777" w:rsidR="005D7027" w:rsidRPr="005D7027" w:rsidRDefault="005D7027" w:rsidP="005D7027">
      <w:pPr>
        <w:spacing w:line="360" w:lineRule="auto"/>
        <w:jc w:val="both"/>
        <w:rPr>
          <w:ins w:id="2672" w:author="Office" w:date="2025-10-26T17:54:00Z" w16du:dateUtc="2025-10-26T17:54:00Z"/>
          <w:rFonts w:ascii="Times New Roman" w:hAnsi="Times New Roman" w:cs="Times New Roman"/>
        </w:rPr>
      </w:pPr>
      <w:ins w:id="2673" w:author="Office" w:date="2025-10-26T17:54:00Z" w16du:dateUtc="2025-10-26T17:54:00Z">
        <w:r w:rsidRPr="005D7027">
          <w:rPr>
            <w:rFonts w:ascii="Times New Roman" w:hAnsi="Times New Roman" w:cs="Times New Roman"/>
          </w:rPr>
          <w:t xml:space="preserve">    'reduce_lr_patience': 10</w:t>
        </w:r>
      </w:ins>
    </w:p>
    <w:p w14:paraId="4570D93F" w14:textId="77777777" w:rsidR="005D7027" w:rsidRPr="005D7027" w:rsidRDefault="005D7027" w:rsidP="005D7027">
      <w:pPr>
        <w:spacing w:line="360" w:lineRule="auto"/>
        <w:jc w:val="both"/>
        <w:rPr>
          <w:ins w:id="2674" w:author="Office" w:date="2025-10-26T17:54:00Z" w16du:dateUtc="2025-10-26T17:54:00Z"/>
          <w:rFonts w:ascii="Times New Roman" w:hAnsi="Times New Roman" w:cs="Times New Roman"/>
        </w:rPr>
      </w:pPr>
      <w:ins w:id="2675" w:author="Office" w:date="2025-10-26T17:54:00Z" w16du:dateUtc="2025-10-26T17:54:00Z">
        <w:r w:rsidRPr="005D7027">
          <w:rPr>
            <w:rFonts w:ascii="Times New Roman" w:hAnsi="Times New Roman" w:cs="Times New Roman"/>
          </w:rPr>
          <w:t>}</w:t>
        </w:r>
      </w:ins>
    </w:p>
    <w:p w14:paraId="154B0EA5" w14:textId="77777777" w:rsidR="005D7027" w:rsidRPr="005D7027" w:rsidRDefault="005D7027" w:rsidP="005D7027">
      <w:pPr>
        <w:spacing w:line="360" w:lineRule="auto"/>
        <w:jc w:val="both"/>
        <w:rPr>
          <w:ins w:id="2676" w:author="Office" w:date="2025-10-26T17:54:00Z" w16du:dateUtc="2025-10-26T17:54:00Z"/>
          <w:rFonts w:ascii="Times New Roman" w:hAnsi="Times New Roman" w:cs="Times New Roman"/>
        </w:rPr>
      </w:pPr>
    </w:p>
    <w:p w14:paraId="7B7D91BA" w14:textId="77777777" w:rsidR="005D7027" w:rsidRPr="005D7027" w:rsidRDefault="005D7027" w:rsidP="005D7027">
      <w:pPr>
        <w:spacing w:line="360" w:lineRule="auto"/>
        <w:jc w:val="both"/>
        <w:rPr>
          <w:ins w:id="2677" w:author="Office" w:date="2025-10-26T17:54:00Z" w16du:dateUtc="2025-10-26T17:54:00Z"/>
          <w:rFonts w:ascii="Times New Roman" w:hAnsi="Times New Roman" w:cs="Times New Roman"/>
        </w:rPr>
      </w:pPr>
      <w:ins w:id="2678" w:author="Office" w:date="2025-10-26T17:54:00Z" w16du:dateUtc="2025-10-26T17:54:00Z">
        <w:r w:rsidRPr="005D7027">
          <w:rPr>
            <w:rFonts w:ascii="Times New Roman" w:hAnsi="Times New Roman" w:cs="Times New Roman"/>
          </w:rPr>
          <w:t>A.5.3 Ensemble Model Implementation</w:t>
        </w:r>
      </w:ins>
    </w:p>
    <w:p w14:paraId="1B4C78D8" w14:textId="77777777" w:rsidR="005D7027" w:rsidRPr="005D7027" w:rsidRDefault="005D7027" w:rsidP="005D7027">
      <w:pPr>
        <w:spacing w:line="360" w:lineRule="auto"/>
        <w:jc w:val="both"/>
        <w:rPr>
          <w:ins w:id="2679" w:author="Office" w:date="2025-10-26T17:54:00Z" w16du:dateUtc="2025-10-26T17:54:00Z"/>
          <w:rFonts w:ascii="Times New Roman" w:hAnsi="Times New Roman" w:cs="Times New Roman"/>
        </w:rPr>
      </w:pPr>
    </w:p>
    <w:p w14:paraId="5FC4BC13" w14:textId="77777777" w:rsidR="005D7027" w:rsidRPr="005D7027" w:rsidRDefault="005D7027" w:rsidP="005D7027">
      <w:pPr>
        <w:spacing w:line="360" w:lineRule="auto"/>
        <w:jc w:val="both"/>
        <w:rPr>
          <w:ins w:id="2680" w:author="Office" w:date="2025-10-26T17:54:00Z" w16du:dateUtc="2025-10-26T17:54:00Z"/>
          <w:rFonts w:ascii="Times New Roman" w:hAnsi="Times New Roman" w:cs="Times New Roman"/>
        </w:rPr>
      </w:pPr>
      <w:ins w:id="2681" w:author="Office" w:date="2025-10-26T17:54:00Z" w16du:dateUtc="2025-10-26T17:54:00Z">
        <w:r w:rsidRPr="005D7027">
          <w:rPr>
            <w:rFonts w:ascii="Times New Roman" w:hAnsi="Times New Roman" w:cs="Times New Roman"/>
          </w:rPr>
          <w:t>Weighted Voting Ensemble:</w:t>
        </w:r>
      </w:ins>
    </w:p>
    <w:p w14:paraId="19701B4B" w14:textId="77777777" w:rsidR="005D7027" w:rsidRPr="005D7027" w:rsidRDefault="005D7027" w:rsidP="005D7027">
      <w:pPr>
        <w:spacing w:line="360" w:lineRule="auto"/>
        <w:jc w:val="both"/>
        <w:rPr>
          <w:ins w:id="2682" w:author="Office" w:date="2025-10-26T17:54:00Z" w16du:dateUtc="2025-10-26T17:54:00Z"/>
          <w:rFonts w:ascii="Times New Roman" w:hAnsi="Times New Roman" w:cs="Times New Roman"/>
        </w:rPr>
      </w:pPr>
    </w:p>
    <w:p w14:paraId="7CD3BF6B" w14:textId="77777777" w:rsidR="005D7027" w:rsidRPr="005D7027" w:rsidRDefault="005D7027" w:rsidP="005D7027">
      <w:pPr>
        <w:spacing w:line="360" w:lineRule="auto"/>
        <w:jc w:val="both"/>
        <w:rPr>
          <w:ins w:id="2683" w:author="Office" w:date="2025-10-26T17:54:00Z" w16du:dateUtc="2025-10-26T17:54:00Z"/>
          <w:rFonts w:ascii="Times New Roman" w:hAnsi="Times New Roman" w:cs="Times New Roman"/>
        </w:rPr>
      </w:pPr>
      <w:ins w:id="2684" w:author="Office" w:date="2025-10-26T17:54:00Z" w16du:dateUtc="2025-10-26T17:54:00Z">
        <w:r w:rsidRPr="005D7027">
          <w:rPr>
            <w:rFonts w:ascii="Times New Roman" w:hAnsi="Times New Roman" w:cs="Times New Roman"/>
          </w:rPr>
          <w:t>class WeightedEnsemble:</w:t>
        </w:r>
      </w:ins>
    </w:p>
    <w:p w14:paraId="62636E65" w14:textId="77777777" w:rsidR="005D7027" w:rsidRPr="005D7027" w:rsidRDefault="005D7027" w:rsidP="005D7027">
      <w:pPr>
        <w:spacing w:line="360" w:lineRule="auto"/>
        <w:jc w:val="both"/>
        <w:rPr>
          <w:ins w:id="2685" w:author="Office" w:date="2025-10-26T17:54:00Z" w16du:dateUtc="2025-10-26T17:54:00Z"/>
          <w:rFonts w:ascii="Times New Roman" w:hAnsi="Times New Roman" w:cs="Times New Roman"/>
        </w:rPr>
      </w:pPr>
      <w:ins w:id="2686" w:author="Office" w:date="2025-10-26T17:54:00Z" w16du:dateUtc="2025-10-26T17:54:00Z">
        <w:r w:rsidRPr="005D7027">
          <w:rPr>
            <w:rFonts w:ascii="Times New Roman" w:hAnsi="Times New Roman" w:cs="Times New Roman"/>
          </w:rPr>
          <w:t xml:space="preserve">    def __init__(self, models, weights):</w:t>
        </w:r>
      </w:ins>
    </w:p>
    <w:p w14:paraId="1B8F02B8" w14:textId="77777777" w:rsidR="005D7027" w:rsidRPr="005D7027" w:rsidRDefault="005D7027" w:rsidP="005D7027">
      <w:pPr>
        <w:spacing w:line="360" w:lineRule="auto"/>
        <w:jc w:val="both"/>
        <w:rPr>
          <w:ins w:id="2687" w:author="Office" w:date="2025-10-26T17:54:00Z" w16du:dateUtc="2025-10-26T17:54:00Z"/>
          <w:rFonts w:ascii="Times New Roman" w:hAnsi="Times New Roman" w:cs="Times New Roman"/>
        </w:rPr>
      </w:pPr>
      <w:ins w:id="2688" w:author="Office" w:date="2025-10-26T17:54:00Z" w16du:dateUtc="2025-10-26T17:54:00Z">
        <w:r w:rsidRPr="005D7027">
          <w:rPr>
            <w:rFonts w:ascii="Times New Roman" w:hAnsi="Times New Roman" w:cs="Times New Roman"/>
          </w:rPr>
          <w:t xml:space="preserve">        self.models = models</w:t>
        </w:r>
      </w:ins>
    </w:p>
    <w:p w14:paraId="58680124" w14:textId="77777777" w:rsidR="005D7027" w:rsidRPr="005D7027" w:rsidRDefault="005D7027" w:rsidP="005D7027">
      <w:pPr>
        <w:spacing w:line="360" w:lineRule="auto"/>
        <w:jc w:val="both"/>
        <w:rPr>
          <w:ins w:id="2689" w:author="Office" w:date="2025-10-26T17:54:00Z" w16du:dateUtc="2025-10-26T17:54:00Z"/>
          <w:rFonts w:ascii="Times New Roman" w:hAnsi="Times New Roman" w:cs="Times New Roman"/>
        </w:rPr>
      </w:pPr>
      <w:ins w:id="2690" w:author="Office" w:date="2025-10-26T17:54:00Z" w16du:dateUtc="2025-10-26T17:54:00Z">
        <w:r w:rsidRPr="005D7027">
          <w:rPr>
            <w:rFonts w:ascii="Times New Roman" w:hAnsi="Times New Roman" w:cs="Times New Roman"/>
          </w:rPr>
          <w:lastRenderedPageBreak/>
          <w:t xml:space="preserve">        self.weights = weights / np.sum(weights)  # Normalize weights</w:t>
        </w:r>
      </w:ins>
    </w:p>
    <w:p w14:paraId="2900BA0A" w14:textId="77777777" w:rsidR="005D7027" w:rsidRPr="005D7027" w:rsidRDefault="005D7027" w:rsidP="005D7027">
      <w:pPr>
        <w:spacing w:line="360" w:lineRule="auto"/>
        <w:jc w:val="both"/>
        <w:rPr>
          <w:ins w:id="2691" w:author="Office" w:date="2025-10-26T17:54:00Z" w16du:dateUtc="2025-10-26T17:54:00Z"/>
          <w:rFonts w:ascii="Times New Roman" w:hAnsi="Times New Roman" w:cs="Times New Roman"/>
        </w:rPr>
      </w:pPr>
    </w:p>
    <w:p w14:paraId="1BEDE40E" w14:textId="77777777" w:rsidR="005D7027" w:rsidRPr="005D7027" w:rsidRDefault="005D7027" w:rsidP="005D7027">
      <w:pPr>
        <w:spacing w:line="360" w:lineRule="auto"/>
        <w:jc w:val="both"/>
        <w:rPr>
          <w:ins w:id="2692" w:author="Office" w:date="2025-10-26T17:54:00Z" w16du:dateUtc="2025-10-26T17:54:00Z"/>
          <w:rFonts w:ascii="Times New Roman" w:hAnsi="Times New Roman" w:cs="Times New Roman"/>
        </w:rPr>
      </w:pPr>
      <w:ins w:id="2693" w:author="Office" w:date="2025-10-26T17:54:00Z" w16du:dateUtc="2025-10-26T17:54:00Z">
        <w:r w:rsidRPr="005D7027">
          <w:rPr>
            <w:rFonts w:ascii="Times New Roman" w:hAnsi="Times New Roman" w:cs="Times New Roman"/>
          </w:rPr>
          <w:t xml:space="preserve">    def predict_proba(self, X):</w:t>
        </w:r>
      </w:ins>
    </w:p>
    <w:p w14:paraId="1052BF6F" w14:textId="77777777" w:rsidR="005D7027" w:rsidRPr="005D7027" w:rsidRDefault="005D7027" w:rsidP="005D7027">
      <w:pPr>
        <w:spacing w:line="360" w:lineRule="auto"/>
        <w:jc w:val="both"/>
        <w:rPr>
          <w:ins w:id="2694" w:author="Office" w:date="2025-10-26T17:54:00Z" w16du:dateUtc="2025-10-26T17:54:00Z"/>
          <w:rFonts w:ascii="Times New Roman" w:hAnsi="Times New Roman" w:cs="Times New Roman"/>
        </w:rPr>
      </w:pPr>
      <w:ins w:id="2695" w:author="Office" w:date="2025-10-26T17:54:00Z" w16du:dateUtc="2025-10-26T17:54:00Z">
        <w:r w:rsidRPr="005D7027">
          <w:rPr>
            <w:rFonts w:ascii="Times New Roman" w:hAnsi="Times New Roman" w:cs="Times New Roman"/>
          </w:rPr>
          <w:t xml:space="preserve">        predictions = np.zeros((X.shape[0], 2))</w:t>
        </w:r>
      </w:ins>
    </w:p>
    <w:p w14:paraId="5186D0B4" w14:textId="77777777" w:rsidR="005D7027" w:rsidRPr="005D7027" w:rsidRDefault="005D7027" w:rsidP="005D7027">
      <w:pPr>
        <w:spacing w:line="360" w:lineRule="auto"/>
        <w:jc w:val="both"/>
        <w:rPr>
          <w:ins w:id="2696" w:author="Office" w:date="2025-10-26T17:54:00Z" w16du:dateUtc="2025-10-26T17:54:00Z"/>
          <w:rFonts w:ascii="Times New Roman" w:hAnsi="Times New Roman" w:cs="Times New Roman"/>
        </w:rPr>
      </w:pPr>
    </w:p>
    <w:p w14:paraId="3C0158E4" w14:textId="77777777" w:rsidR="005D7027" w:rsidRPr="005D7027" w:rsidRDefault="005D7027" w:rsidP="005D7027">
      <w:pPr>
        <w:spacing w:line="360" w:lineRule="auto"/>
        <w:jc w:val="both"/>
        <w:rPr>
          <w:ins w:id="2697" w:author="Office" w:date="2025-10-26T17:54:00Z" w16du:dateUtc="2025-10-26T17:54:00Z"/>
          <w:rFonts w:ascii="Times New Roman" w:hAnsi="Times New Roman" w:cs="Times New Roman"/>
        </w:rPr>
      </w:pPr>
      <w:ins w:id="2698" w:author="Office" w:date="2025-10-26T17:54:00Z" w16du:dateUtc="2025-10-26T17:54:00Z">
        <w:r w:rsidRPr="005D7027">
          <w:rPr>
            <w:rFonts w:ascii="Times New Roman" w:hAnsi="Times New Roman" w:cs="Times New Roman"/>
          </w:rPr>
          <w:t xml:space="preserve">        for model, weight in zip(self.models, self.weights):</w:t>
        </w:r>
      </w:ins>
    </w:p>
    <w:p w14:paraId="1ABBF1F4" w14:textId="77777777" w:rsidR="005D7027" w:rsidRPr="005D7027" w:rsidRDefault="005D7027" w:rsidP="005D7027">
      <w:pPr>
        <w:spacing w:line="360" w:lineRule="auto"/>
        <w:jc w:val="both"/>
        <w:rPr>
          <w:ins w:id="2699" w:author="Office" w:date="2025-10-26T17:54:00Z" w16du:dateUtc="2025-10-26T17:54:00Z"/>
          <w:rFonts w:ascii="Times New Roman" w:hAnsi="Times New Roman" w:cs="Times New Roman"/>
        </w:rPr>
      </w:pPr>
      <w:ins w:id="2700" w:author="Office" w:date="2025-10-26T17:54:00Z" w16du:dateUtc="2025-10-26T17:54:00Z">
        <w:r w:rsidRPr="005D7027">
          <w:rPr>
            <w:rFonts w:ascii="Times New Roman" w:hAnsi="Times New Roman" w:cs="Times New Roman"/>
          </w:rPr>
          <w:t xml:space="preserve">            model_pred = model.predict_proba(X)</w:t>
        </w:r>
      </w:ins>
    </w:p>
    <w:p w14:paraId="373DF04A" w14:textId="77777777" w:rsidR="005D7027" w:rsidRPr="005D7027" w:rsidRDefault="005D7027" w:rsidP="005D7027">
      <w:pPr>
        <w:spacing w:line="360" w:lineRule="auto"/>
        <w:jc w:val="both"/>
        <w:rPr>
          <w:ins w:id="2701" w:author="Office" w:date="2025-10-26T17:54:00Z" w16du:dateUtc="2025-10-26T17:54:00Z"/>
          <w:rFonts w:ascii="Times New Roman" w:hAnsi="Times New Roman" w:cs="Times New Roman"/>
        </w:rPr>
      </w:pPr>
      <w:ins w:id="2702" w:author="Office" w:date="2025-10-26T17:54:00Z" w16du:dateUtc="2025-10-26T17:54:00Z">
        <w:r w:rsidRPr="005D7027">
          <w:rPr>
            <w:rFonts w:ascii="Times New Roman" w:hAnsi="Times New Roman" w:cs="Times New Roman"/>
          </w:rPr>
          <w:t xml:space="preserve">            predictions += weight * model_pred</w:t>
        </w:r>
      </w:ins>
    </w:p>
    <w:p w14:paraId="5E3807C5" w14:textId="77777777" w:rsidR="005D7027" w:rsidRPr="005D7027" w:rsidRDefault="005D7027" w:rsidP="005D7027">
      <w:pPr>
        <w:spacing w:line="360" w:lineRule="auto"/>
        <w:jc w:val="both"/>
        <w:rPr>
          <w:ins w:id="2703" w:author="Office" w:date="2025-10-26T17:54:00Z" w16du:dateUtc="2025-10-26T17:54:00Z"/>
          <w:rFonts w:ascii="Times New Roman" w:hAnsi="Times New Roman" w:cs="Times New Roman"/>
        </w:rPr>
      </w:pPr>
    </w:p>
    <w:p w14:paraId="268EF5F2" w14:textId="77777777" w:rsidR="005D7027" w:rsidRPr="005D7027" w:rsidRDefault="005D7027" w:rsidP="005D7027">
      <w:pPr>
        <w:spacing w:line="360" w:lineRule="auto"/>
        <w:jc w:val="both"/>
        <w:rPr>
          <w:ins w:id="2704" w:author="Office" w:date="2025-10-26T17:54:00Z" w16du:dateUtc="2025-10-26T17:54:00Z"/>
          <w:rFonts w:ascii="Times New Roman" w:hAnsi="Times New Roman" w:cs="Times New Roman"/>
        </w:rPr>
      </w:pPr>
      <w:ins w:id="2705" w:author="Office" w:date="2025-10-26T17:54:00Z" w16du:dateUtc="2025-10-26T17:54:00Z">
        <w:r w:rsidRPr="005D7027">
          <w:rPr>
            <w:rFonts w:ascii="Times New Roman" w:hAnsi="Times New Roman" w:cs="Times New Roman"/>
          </w:rPr>
          <w:t xml:space="preserve">        return predictions</w:t>
        </w:r>
      </w:ins>
    </w:p>
    <w:p w14:paraId="557E1589" w14:textId="77777777" w:rsidR="005D7027" w:rsidRPr="005D7027" w:rsidRDefault="005D7027" w:rsidP="005D7027">
      <w:pPr>
        <w:spacing w:line="360" w:lineRule="auto"/>
        <w:jc w:val="both"/>
        <w:rPr>
          <w:ins w:id="2706" w:author="Office" w:date="2025-10-26T17:54:00Z" w16du:dateUtc="2025-10-26T17:54:00Z"/>
          <w:rFonts w:ascii="Times New Roman" w:hAnsi="Times New Roman" w:cs="Times New Roman"/>
        </w:rPr>
      </w:pPr>
    </w:p>
    <w:p w14:paraId="610D13B1" w14:textId="77777777" w:rsidR="005D7027" w:rsidRPr="005D7027" w:rsidRDefault="005D7027" w:rsidP="005D7027">
      <w:pPr>
        <w:spacing w:line="360" w:lineRule="auto"/>
        <w:jc w:val="both"/>
        <w:rPr>
          <w:ins w:id="2707" w:author="Office" w:date="2025-10-26T17:54:00Z" w16du:dateUtc="2025-10-26T17:54:00Z"/>
          <w:rFonts w:ascii="Times New Roman" w:hAnsi="Times New Roman" w:cs="Times New Roman"/>
        </w:rPr>
      </w:pPr>
      <w:ins w:id="2708" w:author="Office" w:date="2025-10-26T17:54:00Z" w16du:dateUtc="2025-10-26T17:54:00Z">
        <w:r w:rsidRPr="005D7027">
          <w:rPr>
            <w:rFonts w:ascii="Times New Roman" w:hAnsi="Times New Roman" w:cs="Times New Roman"/>
          </w:rPr>
          <w:t xml:space="preserve">    def predict(self, X):</w:t>
        </w:r>
      </w:ins>
    </w:p>
    <w:p w14:paraId="4DB94EDB" w14:textId="77777777" w:rsidR="005D7027" w:rsidRPr="005D7027" w:rsidRDefault="005D7027" w:rsidP="005D7027">
      <w:pPr>
        <w:spacing w:line="360" w:lineRule="auto"/>
        <w:jc w:val="both"/>
        <w:rPr>
          <w:ins w:id="2709" w:author="Office" w:date="2025-10-26T17:54:00Z" w16du:dateUtc="2025-10-26T17:54:00Z"/>
          <w:rFonts w:ascii="Times New Roman" w:hAnsi="Times New Roman" w:cs="Times New Roman"/>
        </w:rPr>
      </w:pPr>
      <w:ins w:id="2710" w:author="Office" w:date="2025-10-26T17:54:00Z" w16du:dateUtc="2025-10-26T17:54:00Z">
        <w:r w:rsidRPr="005D7027">
          <w:rPr>
            <w:rFonts w:ascii="Times New Roman" w:hAnsi="Times New Roman" w:cs="Times New Roman"/>
          </w:rPr>
          <w:t xml:space="preserve">        probabilities = self.predict_proba(X)</w:t>
        </w:r>
      </w:ins>
    </w:p>
    <w:p w14:paraId="5913146E" w14:textId="77777777" w:rsidR="005D7027" w:rsidRPr="005D7027" w:rsidRDefault="005D7027" w:rsidP="005D7027">
      <w:pPr>
        <w:spacing w:line="360" w:lineRule="auto"/>
        <w:jc w:val="both"/>
        <w:rPr>
          <w:ins w:id="2711" w:author="Office" w:date="2025-10-26T17:54:00Z" w16du:dateUtc="2025-10-26T17:54:00Z"/>
          <w:rFonts w:ascii="Times New Roman" w:hAnsi="Times New Roman" w:cs="Times New Roman"/>
        </w:rPr>
      </w:pPr>
      <w:ins w:id="2712" w:author="Office" w:date="2025-10-26T17:54:00Z" w16du:dateUtc="2025-10-26T17:54:00Z">
        <w:r w:rsidRPr="005D7027">
          <w:rPr>
            <w:rFonts w:ascii="Times New Roman" w:hAnsi="Times New Roman" w:cs="Times New Roman"/>
          </w:rPr>
          <w:t xml:space="preserve">        return (probabilities[:, 1] &gt; 0.5).astype(int)</w:t>
        </w:r>
      </w:ins>
    </w:p>
    <w:p w14:paraId="4C0396E1" w14:textId="77777777" w:rsidR="005D7027" w:rsidRPr="005D7027" w:rsidRDefault="005D7027" w:rsidP="005D7027">
      <w:pPr>
        <w:spacing w:line="360" w:lineRule="auto"/>
        <w:jc w:val="both"/>
        <w:rPr>
          <w:ins w:id="2713" w:author="Office" w:date="2025-10-26T17:54:00Z" w16du:dateUtc="2025-10-26T17:54:00Z"/>
          <w:rFonts w:ascii="Times New Roman" w:hAnsi="Times New Roman" w:cs="Times New Roman"/>
        </w:rPr>
      </w:pPr>
    </w:p>
    <w:p w14:paraId="40C00430" w14:textId="77777777" w:rsidR="005D7027" w:rsidRPr="005D7027" w:rsidRDefault="005D7027" w:rsidP="005D7027">
      <w:pPr>
        <w:spacing w:line="360" w:lineRule="auto"/>
        <w:jc w:val="both"/>
        <w:rPr>
          <w:ins w:id="2714" w:author="Office" w:date="2025-10-26T17:54:00Z" w16du:dateUtc="2025-10-26T17:54:00Z"/>
          <w:rFonts w:ascii="Times New Roman" w:hAnsi="Times New Roman" w:cs="Times New Roman"/>
        </w:rPr>
      </w:pPr>
      <w:ins w:id="2715" w:author="Office" w:date="2025-10-26T17:54:00Z" w16du:dateUtc="2025-10-26T17:54:00Z">
        <w:r w:rsidRPr="005D7027">
          <w:rPr>
            <w:rFonts w:ascii="Times New Roman" w:hAnsi="Times New Roman" w:cs="Times New Roman"/>
          </w:rPr>
          <w:t># Ensemble weights based on validation performance</w:t>
        </w:r>
      </w:ins>
    </w:p>
    <w:p w14:paraId="216D8619" w14:textId="77777777" w:rsidR="005D7027" w:rsidRPr="005D7027" w:rsidRDefault="005D7027" w:rsidP="005D7027">
      <w:pPr>
        <w:spacing w:line="360" w:lineRule="auto"/>
        <w:jc w:val="both"/>
        <w:rPr>
          <w:ins w:id="2716" w:author="Office" w:date="2025-10-26T17:54:00Z" w16du:dateUtc="2025-10-26T17:54:00Z"/>
          <w:rFonts w:ascii="Times New Roman" w:hAnsi="Times New Roman" w:cs="Times New Roman"/>
        </w:rPr>
      </w:pPr>
      <w:ins w:id="2717" w:author="Office" w:date="2025-10-26T17:54:00Z" w16du:dateUtc="2025-10-26T17:54:00Z">
        <w:r w:rsidRPr="005D7027">
          <w:rPr>
            <w:rFonts w:ascii="Times New Roman" w:hAnsi="Times New Roman" w:cs="Times New Roman"/>
          </w:rPr>
          <w:t>ENSEMBLE_WEIGHTS = [0.4, 0.35, 0.25]  # XGBoost, LSTM, CatBoost</w:t>
        </w:r>
      </w:ins>
    </w:p>
    <w:p w14:paraId="01BE2CB3" w14:textId="77777777" w:rsidR="005D7027" w:rsidRPr="005D7027" w:rsidRDefault="005D7027" w:rsidP="005D7027">
      <w:pPr>
        <w:spacing w:line="360" w:lineRule="auto"/>
        <w:jc w:val="both"/>
        <w:rPr>
          <w:ins w:id="2718" w:author="Office" w:date="2025-10-26T17:54:00Z" w16du:dateUtc="2025-10-26T17:54:00Z"/>
          <w:rFonts w:ascii="Times New Roman" w:hAnsi="Times New Roman" w:cs="Times New Roman"/>
        </w:rPr>
      </w:pPr>
    </w:p>
    <w:p w14:paraId="77C58AAB" w14:textId="77777777" w:rsidR="005D7027" w:rsidRPr="005D7027" w:rsidRDefault="005D7027" w:rsidP="005D7027">
      <w:pPr>
        <w:spacing w:line="360" w:lineRule="auto"/>
        <w:jc w:val="both"/>
        <w:rPr>
          <w:ins w:id="2719" w:author="Office" w:date="2025-10-26T17:54:00Z" w16du:dateUtc="2025-10-26T17:54:00Z"/>
          <w:rFonts w:ascii="Times New Roman" w:hAnsi="Times New Roman" w:cs="Times New Roman"/>
        </w:rPr>
      </w:pPr>
      <w:ins w:id="2720" w:author="Office" w:date="2025-10-26T17:54:00Z" w16du:dateUtc="2025-10-26T17:54:00Z">
        <w:r w:rsidRPr="005D7027">
          <w:rPr>
            <w:rFonts w:ascii="Times New Roman" w:hAnsi="Times New Roman" w:cs="Times New Roman"/>
          </w:rPr>
          <w:t>A.6 Evaluation and Validation Procedures</w:t>
        </w:r>
      </w:ins>
    </w:p>
    <w:p w14:paraId="7065B270" w14:textId="77777777" w:rsidR="005D7027" w:rsidRPr="005D7027" w:rsidRDefault="005D7027" w:rsidP="005D7027">
      <w:pPr>
        <w:spacing w:line="360" w:lineRule="auto"/>
        <w:jc w:val="both"/>
        <w:rPr>
          <w:ins w:id="2721" w:author="Office" w:date="2025-10-26T17:54:00Z" w16du:dateUtc="2025-10-26T17:54:00Z"/>
          <w:rFonts w:ascii="Times New Roman" w:hAnsi="Times New Roman" w:cs="Times New Roman"/>
        </w:rPr>
      </w:pPr>
    </w:p>
    <w:p w14:paraId="087B6E3F" w14:textId="77777777" w:rsidR="005D7027" w:rsidRPr="005D7027" w:rsidRDefault="005D7027" w:rsidP="005D7027">
      <w:pPr>
        <w:spacing w:line="360" w:lineRule="auto"/>
        <w:jc w:val="both"/>
        <w:rPr>
          <w:ins w:id="2722" w:author="Office" w:date="2025-10-26T17:54:00Z" w16du:dateUtc="2025-10-26T17:54:00Z"/>
          <w:rFonts w:ascii="Times New Roman" w:hAnsi="Times New Roman" w:cs="Times New Roman"/>
        </w:rPr>
      </w:pPr>
      <w:ins w:id="2723" w:author="Office" w:date="2025-10-26T17:54:00Z" w16du:dateUtc="2025-10-26T17:54:00Z">
        <w:r w:rsidRPr="005D7027">
          <w:rPr>
            <w:rFonts w:ascii="Times New Roman" w:hAnsi="Times New Roman" w:cs="Times New Roman"/>
          </w:rPr>
          <w:t>A.6.1 Time Series Cross-Validation</w:t>
        </w:r>
      </w:ins>
    </w:p>
    <w:p w14:paraId="02412E99" w14:textId="77777777" w:rsidR="005D7027" w:rsidRPr="005D7027" w:rsidRDefault="005D7027" w:rsidP="005D7027">
      <w:pPr>
        <w:spacing w:line="360" w:lineRule="auto"/>
        <w:jc w:val="both"/>
        <w:rPr>
          <w:ins w:id="2724" w:author="Office" w:date="2025-10-26T17:54:00Z" w16du:dateUtc="2025-10-26T17:54:00Z"/>
          <w:rFonts w:ascii="Times New Roman" w:hAnsi="Times New Roman" w:cs="Times New Roman"/>
        </w:rPr>
      </w:pPr>
    </w:p>
    <w:p w14:paraId="19A5508B" w14:textId="77777777" w:rsidR="005D7027" w:rsidRPr="005D7027" w:rsidRDefault="005D7027" w:rsidP="005D7027">
      <w:pPr>
        <w:spacing w:line="360" w:lineRule="auto"/>
        <w:jc w:val="both"/>
        <w:rPr>
          <w:ins w:id="2725" w:author="Office" w:date="2025-10-26T17:54:00Z" w16du:dateUtc="2025-10-26T17:54:00Z"/>
          <w:rFonts w:ascii="Times New Roman" w:hAnsi="Times New Roman" w:cs="Times New Roman"/>
        </w:rPr>
      </w:pPr>
      <w:ins w:id="2726" w:author="Office" w:date="2025-10-26T17:54:00Z" w16du:dateUtc="2025-10-26T17:54:00Z">
        <w:r w:rsidRPr="005D7027">
          <w:rPr>
            <w:rFonts w:ascii="Times New Roman" w:hAnsi="Times New Roman" w:cs="Times New Roman"/>
          </w:rPr>
          <w:t>Walk-Forward Validation Implementation:</w:t>
        </w:r>
      </w:ins>
    </w:p>
    <w:p w14:paraId="760F975F" w14:textId="77777777" w:rsidR="005D7027" w:rsidRPr="005D7027" w:rsidRDefault="005D7027" w:rsidP="005D7027">
      <w:pPr>
        <w:spacing w:line="360" w:lineRule="auto"/>
        <w:jc w:val="both"/>
        <w:rPr>
          <w:ins w:id="2727" w:author="Office" w:date="2025-10-26T17:54:00Z" w16du:dateUtc="2025-10-26T17:54:00Z"/>
          <w:rFonts w:ascii="Times New Roman" w:hAnsi="Times New Roman" w:cs="Times New Roman"/>
        </w:rPr>
      </w:pPr>
    </w:p>
    <w:p w14:paraId="4F2F152A" w14:textId="77777777" w:rsidR="005D7027" w:rsidRPr="005D7027" w:rsidRDefault="005D7027" w:rsidP="005D7027">
      <w:pPr>
        <w:spacing w:line="360" w:lineRule="auto"/>
        <w:jc w:val="both"/>
        <w:rPr>
          <w:ins w:id="2728" w:author="Office" w:date="2025-10-26T17:54:00Z" w16du:dateUtc="2025-10-26T17:54:00Z"/>
          <w:rFonts w:ascii="Times New Roman" w:hAnsi="Times New Roman" w:cs="Times New Roman"/>
        </w:rPr>
      </w:pPr>
      <w:ins w:id="2729" w:author="Office" w:date="2025-10-26T17:54:00Z" w16du:dateUtc="2025-10-26T17:54:00Z">
        <w:r w:rsidRPr="005D7027">
          <w:rPr>
            <w:rFonts w:ascii="Times New Roman" w:hAnsi="Times New Roman" w:cs="Times New Roman"/>
          </w:rPr>
          <w:t>def time_series_cross_validation(X, y, dates, n_splits=5):</w:t>
        </w:r>
      </w:ins>
    </w:p>
    <w:p w14:paraId="5C4BDD9F" w14:textId="77777777" w:rsidR="005D7027" w:rsidRPr="005D7027" w:rsidRDefault="005D7027" w:rsidP="005D7027">
      <w:pPr>
        <w:spacing w:line="360" w:lineRule="auto"/>
        <w:jc w:val="both"/>
        <w:rPr>
          <w:ins w:id="2730" w:author="Office" w:date="2025-10-26T17:54:00Z" w16du:dateUtc="2025-10-26T17:54:00Z"/>
          <w:rFonts w:ascii="Times New Roman" w:hAnsi="Times New Roman" w:cs="Times New Roman"/>
        </w:rPr>
      </w:pPr>
      <w:ins w:id="2731" w:author="Office" w:date="2025-10-26T17:54:00Z" w16du:dateUtc="2025-10-26T17:54:00Z">
        <w:r w:rsidRPr="005D7027">
          <w:rPr>
            <w:rFonts w:ascii="Times New Roman" w:hAnsi="Times New Roman" w:cs="Times New Roman"/>
          </w:rPr>
          <w:t xml:space="preserve">    """</w:t>
        </w:r>
      </w:ins>
    </w:p>
    <w:p w14:paraId="65821625" w14:textId="77777777" w:rsidR="005D7027" w:rsidRPr="005D7027" w:rsidRDefault="005D7027" w:rsidP="005D7027">
      <w:pPr>
        <w:spacing w:line="360" w:lineRule="auto"/>
        <w:jc w:val="both"/>
        <w:rPr>
          <w:ins w:id="2732" w:author="Office" w:date="2025-10-26T17:54:00Z" w16du:dateUtc="2025-10-26T17:54:00Z"/>
          <w:rFonts w:ascii="Times New Roman" w:hAnsi="Times New Roman" w:cs="Times New Roman"/>
        </w:rPr>
      </w:pPr>
      <w:ins w:id="2733" w:author="Office" w:date="2025-10-26T17:54:00Z" w16du:dateUtc="2025-10-26T17:54:00Z">
        <w:r w:rsidRPr="005D7027">
          <w:rPr>
            <w:rFonts w:ascii="Times New Roman" w:hAnsi="Times New Roman" w:cs="Times New Roman"/>
          </w:rPr>
          <w:t xml:space="preserve">    Implements walk-forward validation for time series data</w:t>
        </w:r>
      </w:ins>
    </w:p>
    <w:p w14:paraId="4A986D2C" w14:textId="77777777" w:rsidR="005D7027" w:rsidRPr="005D7027" w:rsidRDefault="005D7027" w:rsidP="005D7027">
      <w:pPr>
        <w:spacing w:line="360" w:lineRule="auto"/>
        <w:jc w:val="both"/>
        <w:rPr>
          <w:ins w:id="2734" w:author="Office" w:date="2025-10-26T17:54:00Z" w16du:dateUtc="2025-10-26T17:54:00Z"/>
          <w:rFonts w:ascii="Times New Roman" w:hAnsi="Times New Roman" w:cs="Times New Roman"/>
        </w:rPr>
      </w:pPr>
      <w:ins w:id="2735" w:author="Office" w:date="2025-10-26T17:54:00Z" w16du:dateUtc="2025-10-26T17:54:00Z">
        <w:r w:rsidRPr="005D7027">
          <w:rPr>
            <w:rFonts w:ascii="Times New Roman" w:hAnsi="Times New Roman" w:cs="Times New Roman"/>
          </w:rPr>
          <w:t xml:space="preserve">    """</w:t>
        </w:r>
      </w:ins>
    </w:p>
    <w:p w14:paraId="54A101C2" w14:textId="77777777" w:rsidR="005D7027" w:rsidRPr="005D7027" w:rsidRDefault="005D7027" w:rsidP="005D7027">
      <w:pPr>
        <w:spacing w:line="360" w:lineRule="auto"/>
        <w:jc w:val="both"/>
        <w:rPr>
          <w:ins w:id="2736" w:author="Office" w:date="2025-10-26T17:54:00Z" w16du:dateUtc="2025-10-26T17:54:00Z"/>
          <w:rFonts w:ascii="Times New Roman" w:hAnsi="Times New Roman" w:cs="Times New Roman"/>
        </w:rPr>
      </w:pPr>
      <w:ins w:id="2737" w:author="Office" w:date="2025-10-26T17:54:00Z" w16du:dateUtc="2025-10-26T17:54:00Z">
        <w:r w:rsidRPr="005D7027">
          <w:rPr>
            <w:rFonts w:ascii="Times New Roman" w:hAnsi="Times New Roman" w:cs="Times New Roman"/>
          </w:rPr>
          <w:t xml:space="preserve">    total_samples = len(X)</w:t>
        </w:r>
      </w:ins>
    </w:p>
    <w:p w14:paraId="3FCD41F9" w14:textId="77777777" w:rsidR="005D7027" w:rsidRPr="005D7027" w:rsidRDefault="005D7027" w:rsidP="005D7027">
      <w:pPr>
        <w:spacing w:line="360" w:lineRule="auto"/>
        <w:jc w:val="both"/>
        <w:rPr>
          <w:ins w:id="2738" w:author="Office" w:date="2025-10-26T17:54:00Z" w16du:dateUtc="2025-10-26T17:54:00Z"/>
          <w:rFonts w:ascii="Times New Roman" w:hAnsi="Times New Roman" w:cs="Times New Roman"/>
        </w:rPr>
      </w:pPr>
      <w:ins w:id="2739" w:author="Office" w:date="2025-10-26T17:54:00Z" w16du:dateUtc="2025-10-26T17:54:00Z">
        <w:r w:rsidRPr="005D7027">
          <w:rPr>
            <w:rFonts w:ascii="Times New Roman" w:hAnsi="Times New Roman" w:cs="Times New Roman"/>
          </w:rPr>
          <w:t xml:space="preserve">    test_size = total_samples // (n_splits + 1)</w:t>
        </w:r>
      </w:ins>
    </w:p>
    <w:p w14:paraId="4068C6C6" w14:textId="77777777" w:rsidR="005D7027" w:rsidRPr="005D7027" w:rsidRDefault="005D7027" w:rsidP="005D7027">
      <w:pPr>
        <w:spacing w:line="360" w:lineRule="auto"/>
        <w:jc w:val="both"/>
        <w:rPr>
          <w:ins w:id="2740" w:author="Office" w:date="2025-10-26T17:54:00Z" w16du:dateUtc="2025-10-26T17:54:00Z"/>
          <w:rFonts w:ascii="Times New Roman" w:hAnsi="Times New Roman" w:cs="Times New Roman"/>
        </w:rPr>
      </w:pPr>
    </w:p>
    <w:p w14:paraId="0E9E6131" w14:textId="77777777" w:rsidR="005D7027" w:rsidRPr="005D7027" w:rsidRDefault="005D7027" w:rsidP="005D7027">
      <w:pPr>
        <w:spacing w:line="360" w:lineRule="auto"/>
        <w:jc w:val="both"/>
        <w:rPr>
          <w:ins w:id="2741" w:author="Office" w:date="2025-10-26T17:54:00Z" w16du:dateUtc="2025-10-26T17:54:00Z"/>
          <w:rFonts w:ascii="Times New Roman" w:hAnsi="Times New Roman" w:cs="Times New Roman"/>
        </w:rPr>
      </w:pPr>
      <w:ins w:id="2742" w:author="Office" w:date="2025-10-26T17:54:00Z" w16du:dateUtc="2025-10-26T17:54:00Z">
        <w:r w:rsidRPr="005D7027">
          <w:rPr>
            <w:rFonts w:ascii="Times New Roman" w:hAnsi="Times New Roman" w:cs="Times New Roman"/>
          </w:rPr>
          <w:t xml:space="preserve">    for i in range(n_splits):</w:t>
        </w:r>
      </w:ins>
    </w:p>
    <w:p w14:paraId="6D033E4F" w14:textId="77777777" w:rsidR="005D7027" w:rsidRPr="005D7027" w:rsidRDefault="005D7027" w:rsidP="005D7027">
      <w:pPr>
        <w:spacing w:line="360" w:lineRule="auto"/>
        <w:jc w:val="both"/>
        <w:rPr>
          <w:ins w:id="2743" w:author="Office" w:date="2025-10-26T17:54:00Z" w16du:dateUtc="2025-10-26T17:54:00Z"/>
          <w:rFonts w:ascii="Times New Roman" w:hAnsi="Times New Roman" w:cs="Times New Roman"/>
        </w:rPr>
      </w:pPr>
      <w:ins w:id="2744" w:author="Office" w:date="2025-10-26T17:54:00Z" w16du:dateUtc="2025-10-26T17:54:00Z">
        <w:r w:rsidRPr="005D7027">
          <w:rPr>
            <w:rFonts w:ascii="Times New Roman" w:hAnsi="Times New Roman" w:cs="Times New Roman"/>
          </w:rPr>
          <w:t xml:space="preserve">        train_end = total_samples - (n_splits - i) * test_size</w:t>
        </w:r>
      </w:ins>
    </w:p>
    <w:p w14:paraId="307A4EAB" w14:textId="77777777" w:rsidR="005D7027" w:rsidRPr="005D7027" w:rsidRDefault="005D7027" w:rsidP="005D7027">
      <w:pPr>
        <w:spacing w:line="360" w:lineRule="auto"/>
        <w:jc w:val="both"/>
        <w:rPr>
          <w:ins w:id="2745" w:author="Office" w:date="2025-10-26T17:54:00Z" w16du:dateUtc="2025-10-26T17:54:00Z"/>
          <w:rFonts w:ascii="Times New Roman" w:hAnsi="Times New Roman" w:cs="Times New Roman"/>
        </w:rPr>
      </w:pPr>
      <w:ins w:id="2746" w:author="Office" w:date="2025-10-26T17:54:00Z" w16du:dateUtc="2025-10-26T17:54:00Z">
        <w:r w:rsidRPr="005D7027">
          <w:rPr>
            <w:rFonts w:ascii="Times New Roman" w:hAnsi="Times New Roman" w:cs="Times New Roman"/>
          </w:rPr>
          <w:t xml:space="preserve">        test_start = train_end</w:t>
        </w:r>
      </w:ins>
    </w:p>
    <w:p w14:paraId="5F28B43C" w14:textId="77777777" w:rsidR="005D7027" w:rsidRPr="005D7027" w:rsidRDefault="005D7027" w:rsidP="005D7027">
      <w:pPr>
        <w:spacing w:line="360" w:lineRule="auto"/>
        <w:jc w:val="both"/>
        <w:rPr>
          <w:ins w:id="2747" w:author="Office" w:date="2025-10-26T17:54:00Z" w16du:dateUtc="2025-10-26T17:54:00Z"/>
          <w:rFonts w:ascii="Times New Roman" w:hAnsi="Times New Roman" w:cs="Times New Roman"/>
        </w:rPr>
      </w:pPr>
      <w:ins w:id="2748" w:author="Office" w:date="2025-10-26T17:54:00Z" w16du:dateUtc="2025-10-26T17:54:00Z">
        <w:r w:rsidRPr="005D7027">
          <w:rPr>
            <w:rFonts w:ascii="Times New Roman" w:hAnsi="Times New Roman" w:cs="Times New Roman"/>
          </w:rPr>
          <w:t xml:space="preserve">        test_end = test_start + test_size</w:t>
        </w:r>
      </w:ins>
    </w:p>
    <w:p w14:paraId="379751E4" w14:textId="77777777" w:rsidR="005D7027" w:rsidRPr="005D7027" w:rsidRDefault="005D7027" w:rsidP="005D7027">
      <w:pPr>
        <w:spacing w:line="360" w:lineRule="auto"/>
        <w:jc w:val="both"/>
        <w:rPr>
          <w:ins w:id="2749" w:author="Office" w:date="2025-10-26T17:54:00Z" w16du:dateUtc="2025-10-26T17:54:00Z"/>
          <w:rFonts w:ascii="Times New Roman" w:hAnsi="Times New Roman" w:cs="Times New Roman"/>
        </w:rPr>
      </w:pPr>
    </w:p>
    <w:p w14:paraId="432D677A" w14:textId="77777777" w:rsidR="005D7027" w:rsidRPr="005D7027" w:rsidRDefault="005D7027" w:rsidP="005D7027">
      <w:pPr>
        <w:spacing w:line="360" w:lineRule="auto"/>
        <w:jc w:val="both"/>
        <w:rPr>
          <w:ins w:id="2750" w:author="Office" w:date="2025-10-26T17:54:00Z" w16du:dateUtc="2025-10-26T17:54:00Z"/>
          <w:rFonts w:ascii="Times New Roman" w:hAnsi="Times New Roman" w:cs="Times New Roman"/>
        </w:rPr>
      </w:pPr>
      <w:ins w:id="2751" w:author="Office" w:date="2025-10-26T17:54:00Z" w16du:dateUtc="2025-10-26T17:54:00Z">
        <w:r w:rsidRPr="005D7027">
          <w:rPr>
            <w:rFonts w:ascii="Times New Roman" w:hAnsi="Times New Roman" w:cs="Times New Roman"/>
          </w:rPr>
          <w:t xml:space="preserve">        train_indices = range(0, train_end)</w:t>
        </w:r>
      </w:ins>
    </w:p>
    <w:p w14:paraId="3FE79062" w14:textId="77777777" w:rsidR="005D7027" w:rsidRPr="005D7027" w:rsidRDefault="005D7027" w:rsidP="005D7027">
      <w:pPr>
        <w:spacing w:line="360" w:lineRule="auto"/>
        <w:jc w:val="both"/>
        <w:rPr>
          <w:ins w:id="2752" w:author="Office" w:date="2025-10-26T17:54:00Z" w16du:dateUtc="2025-10-26T17:54:00Z"/>
          <w:rFonts w:ascii="Times New Roman" w:hAnsi="Times New Roman" w:cs="Times New Roman"/>
        </w:rPr>
      </w:pPr>
      <w:ins w:id="2753" w:author="Office" w:date="2025-10-26T17:54:00Z" w16du:dateUtc="2025-10-26T17:54:00Z">
        <w:r w:rsidRPr="005D7027">
          <w:rPr>
            <w:rFonts w:ascii="Times New Roman" w:hAnsi="Times New Roman" w:cs="Times New Roman"/>
          </w:rPr>
          <w:t xml:space="preserve">        test_indices = range(test_start, test_end)</w:t>
        </w:r>
      </w:ins>
    </w:p>
    <w:p w14:paraId="319ACA02" w14:textId="77777777" w:rsidR="005D7027" w:rsidRPr="005D7027" w:rsidRDefault="005D7027" w:rsidP="005D7027">
      <w:pPr>
        <w:spacing w:line="360" w:lineRule="auto"/>
        <w:jc w:val="both"/>
        <w:rPr>
          <w:ins w:id="2754" w:author="Office" w:date="2025-10-26T17:54:00Z" w16du:dateUtc="2025-10-26T17:54:00Z"/>
          <w:rFonts w:ascii="Times New Roman" w:hAnsi="Times New Roman" w:cs="Times New Roman"/>
        </w:rPr>
      </w:pPr>
    </w:p>
    <w:p w14:paraId="1A44705E" w14:textId="77777777" w:rsidR="005D7027" w:rsidRPr="005D7027" w:rsidRDefault="005D7027" w:rsidP="005D7027">
      <w:pPr>
        <w:spacing w:line="360" w:lineRule="auto"/>
        <w:jc w:val="both"/>
        <w:rPr>
          <w:ins w:id="2755" w:author="Office" w:date="2025-10-26T17:54:00Z" w16du:dateUtc="2025-10-26T17:54:00Z"/>
          <w:rFonts w:ascii="Times New Roman" w:hAnsi="Times New Roman" w:cs="Times New Roman"/>
        </w:rPr>
      </w:pPr>
      <w:ins w:id="2756" w:author="Office" w:date="2025-10-26T17:54:00Z" w16du:dateUtc="2025-10-26T17:54:00Z">
        <w:r w:rsidRPr="005D7027">
          <w:rPr>
            <w:rFonts w:ascii="Times New Roman" w:hAnsi="Times New Roman" w:cs="Times New Roman"/>
          </w:rPr>
          <w:t xml:space="preserve">        X_train = X.iloc[train_indices]</w:t>
        </w:r>
      </w:ins>
    </w:p>
    <w:p w14:paraId="4E977E1F" w14:textId="77777777" w:rsidR="005D7027" w:rsidRPr="005D7027" w:rsidRDefault="005D7027" w:rsidP="005D7027">
      <w:pPr>
        <w:spacing w:line="360" w:lineRule="auto"/>
        <w:jc w:val="both"/>
        <w:rPr>
          <w:ins w:id="2757" w:author="Office" w:date="2025-10-26T17:54:00Z" w16du:dateUtc="2025-10-26T17:54:00Z"/>
          <w:rFonts w:ascii="Times New Roman" w:hAnsi="Times New Roman" w:cs="Times New Roman"/>
        </w:rPr>
      </w:pPr>
      <w:ins w:id="2758" w:author="Office" w:date="2025-10-26T17:54:00Z" w16du:dateUtc="2025-10-26T17:54:00Z">
        <w:r w:rsidRPr="005D7027">
          <w:rPr>
            <w:rFonts w:ascii="Times New Roman" w:hAnsi="Times New Roman" w:cs="Times New Roman"/>
          </w:rPr>
          <w:t xml:space="preserve">        X_test = X.iloc[test_indices]</w:t>
        </w:r>
      </w:ins>
    </w:p>
    <w:p w14:paraId="24CE390A" w14:textId="77777777" w:rsidR="005D7027" w:rsidRPr="005D7027" w:rsidRDefault="005D7027" w:rsidP="005D7027">
      <w:pPr>
        <w:spacing w:line="360" w:lineRule="auto"/>
        <w:jc w:val="both"/>
        <w:rPr>
          <w:ins w:id="2759" w:author="Office" w:date="2025-10-26T17:54:00Z" w16du:dateUtc="2025-10-26T17:54:00Z"/>
          <w:rFonts w:ascii="Times New Roman" w:hAnsi="Times New Roman" w:cs="Times New Roman"/>
        </w:rPr>
      </w:pPr>
      <w:ins w:id="2760" w:author="Office" w:date="2025-10-26T17:54:00Z" w16du:dateUtc="2025-10-26T17:54:00Z">
        <w:r w:rsidRPr="005D7027">
          <w:rPr>
            <w:rFonts w:ascii="Times New Roman" w:hAnsi="Times New Roman" w:cs="Times New Roman"/>
          </w:rPr>
          <w:t xml:space="preserve">        y_train = y.iloc[train_indices]</w:t>
        </w:r>
      </w:ins>
    </w:p>
    <w:p w14:paraId="166EFCF1" w14:textId="77777777" w:rsidR="005D7027" w:rsidRPr="005D7027" w:rsidRDefault="005D7027" w:rsidP="005D7027">
      <w:pPr>
        <w:spacing w:line="360" w:lineRule="auto"/>
        <w:jc w:val="both"/>
        <w:rPr>
          <w:ins w:id="2761" w:author="Office" w:date="2025-10-26T17:54:00Z" w16du:dateUtc="2025-10-26T17:54:00Z"/>
          <w:rFonts w:ascii="Times New Roman" w:hAnsi="Times New Roman" w:cs="Times New Roman"/>
        </w:rPr>
      </w:pPr>
      <w:ins w:id="2762" w:author="Office" w:date="2025-10-26T17:54:00Z" w16du:dateUtc="2025-10-26T17:54:00Z">
        <w:r w:rsidRPr="005D7027">
          <w:rPr>
            <w:rFonts w:ascii="Times New Roman" w:hAnsi="Times New Roman" w:cs="Times New Roman"/>
          </w:rPr>
          <w:lastRenderedPageBreak/>
          <w:t xml:space="preserve">        y_test = y.iloc[test_indices]</w:t>
        </w:r>
      </w:ins>
    </w:p>
    <w:p w14:paraId="3AEA67E4" w14:textId="77777777" w:rsidR="005D7027" w:rsidRPr="005D7027" w:rsidRDefault="005D7027" w:rsidP="005D7027">
      <w:pPr>
        <w:spacing w:line="360" w:lineRule="auto"/>
        <w:jc w:val="both"/>
        <w:rPr>
          <w:ins w:id="2763" w:author="Office" w:date="2025-10-26T17:54:00Z" w16du:dateUtc="2025-10-26T17:54:00Z"/>
          <w:rFonts w:ascii="Times New Roman" w:hAnsi="Times New Roman" w:cs="Times New Roman"/>
        </w:rPr>
      </w:pPr>
    </w:p>
    <w:p w14:paraId="4DA07476" w14:textId="77777777" w:rsidR="005D7027" w:rsidRPr="005D7027" w:rsidRDefault="005D7027" w:rsidP="005D7027">
      <w:pPr>
        <w:spacing w:line="360" w:lineRule="auto"/>
        <w:jc w:val="both"/>
        <w:rPr>
          <w:ins w:id="2764" w:author="Office" w:date="2025-10-26T17:54:00Z" w16du:dateUtc="2025-10-26T17:54:00Z"/>
          <w:rFonts w:ascii="Times New Roman" w:hAnsi="Times New Roman" w:cs="Times New Roman"/>
        </w:rPr>
      </w:pPr>
      <w:ins w:id="2765" w:author="Office" w:date="2025-10-26T17:54:00Z" w16du:dateUtc="2025-10-26T17:54:00Z">
        <w:r w:rsidRPr="005D7027">
          <w:rPr>
            <w:rFonts w:ascii="Times New Roman" w:hAnsi="Times New Roman" w:cs="Times New Roman"/>
          </w:rPr>
          <w:t xml:space="preserve">        yield X_train, X_test, y_train, y_test</w:t>
        </w:r>
      </w:ins>
    </w:p>
    <w:p w14:paraId="1FA0BC85" w14:textId="77777777" w:rsidR="005D7027" w:rsidRPr="005D7027" w:rsidRDefault="005D7027" w:rsidP="005D7027">
      <w:pPr>
        <w:spacing w:line="360" w:lineRule="auto"/>
        <w:jc w:val="both"/>
        <w:rPr>
          <w:ins w:id="2766" w:author="Office" w:date="2025-10-26T17:54:00Z" w16du:dateUtc="2025-10-26T17:54:00Z"/>
          <w:rFonts w:ascii="Times New Roman" w:hAnsi="Times New Roman" w:cs="Times New Roman"/>
        </w:rPr>
      </w:pPr>
    </w:p>
    <w:p w14:paraId="746CF223" w14:textId="77777777" w:rsidR="005D7027" w:rsidRPr="005D7027" w:rsidRDefault="005D7027" w:rsidP="005D7027">
      <w:pPr>
        <w:spacing w:line="360" w:lineRule="auto"/>
        <w:jc w:val="both"/>
        <w:rPr>
          <w:ins w:id="2767" w:author="Office" w:date="2025-10-26T17:54:00Z" w16du:dateUtc="2025-10-26T17:54:00Z"/>
          <w:rFonts w:ascii="Times New Roman" w:hAnsi="Times New Roman" w:cs="Times New Roman"/>
        </w:rPr>
      </w:pPr>
      <w:ins w:id="2768" w:author="Office" w:date="2025-10-26T17:54:00Z" w16du:dateUtc="2025-10-26T17:54:00Z">
        <w:r w:rsidRPr="005D7027">
          <w:rPr>
            <w:rFonts w:ascii="Times New Roman" w:hAnsi="Times New Roman" w:cs="Times New Roman"/>
          </w:rPr>
          <w:t>A.6.2 Performance Metrics Calculation</w:t>
        </w:r>
      </w:ins>
    </w:p>
    <w:p w14:paraId="12920EEC" w14:textId="77777777" w:rsidR="005D7027" w:rsidRPr="005D7027" w:rsidRDefault="005D7027" w:rsidP="005D7027">
      <w:pPr>
        <w:spacing w:line="360" w:lineRule="auto"/>
        <w:jc w:val="both"/>
        <w:rPr>
          <w:ins w:id="2769" w:author="Office" w:date="2025-10-26T17:54:00Z" w16du:dateUtc="2025-10-26T17:54:00Z"/>
          <w:rFonts w:ascii="Times New Roman" w:hAnsi="Times New Roman" w:cs="Times New Roman"/>
        </w:rPr>
      </w:pPr>
    </w:p>
    <w:p w14:paraId="08531DEC" w14:textId="77777777" w:rsidR="005D7027" w:rsidRPr="005D7027" w:rsidRDefault="005D7027" w:rsidP="005D7027">
      <w:pPr>
        <w:spacing w:line="360" w:lineRule="auto"/>
        <w:jc w:val="both"/>
        <w:rPr>
          <w:ins w:id="2770" w:author="Office" w:date="2025-10-26T17:54:00Z" w16du:dateUtc="2025-10-26T17:54:00Z"/>
          <w:rFonts w:ascii="Times New Roman" w:hAnsi="Times New Roman" w:cs="Times New Roman"/>
        </w:rPr>
      </w:pPr>
      <w:ins w:id="2771" w:author="Office" w:date="2025-10-26T17:54:00Z" w16du:dateUtc="2025-10-26T17:54:00Z">
        <w:r w:rsidRPr="005D7027">
          <w:rPr>
            <w:rFonts w:ascii="Times New Roman" w:hAnsi="Times New Roman" w:cs="Times New Roman"/>
          </w:rPr>
          <w:t>Comprehensive Evaluation Framework:</w:t>
        </w:r>
      </w:ins>
    </w:p>
    <w:p w14:paraId="77AFA453" w14:textId="77777777" w:rsidR="005D7027" w:rsidRPr="005D7027" w:rsidRDefault="005D7027" w:rsidP="005D7027">
      <w:pPr>
        <w:spacing w:line="360" w:lineRule="auto"/>
        <w:jc w:val="both"/>
        <w:rPr>
          <w:ins w:id="2772" w:author="Office" w:date="2025-10-26T17:54:00Z" w16du:dateUtc="2025-10-26T17:54:00Z"/>
          <w:rFonts w:ascii="Times New Roman" w:hAnsi="Times New Roman" w:cs="Times New Roman"/>
        </w:rPr>
      </w:pPr>
    </w:p>
    <w:p w14:paraId="283FE9D5" w14:textId="77777777" w:rsidR="005D7027" w:rsidRPr="005D7027" w:rsidRDefault="005D7027" w:rsidP="005D7027">
      <w:pPr>
        <w:spacing w:line="360" w:lineRule="auto"/>
        <w:jc w:val="both"/>
        <w:rPr>
          <w:ins w:id="2773" w:author="Office" w:date="2025-10-26T17:54:00Z" w16du:dateUtc="2025-10-26T17:54:00Z"/>
          <w:rFonts w:ascii="Times New Roman" w:hAnsi="Times New Roman" w:cs="Times New Roman"/>
        </w:rPr>
      </w:pPr>
      <w:ins w:id="2774" w:author="Office" w:date="2025-10-26T17:54:00Z" w16du:dateUtc="2025-10-26T17:54:00Z">
        <w:r w:rsidRPr="005D7027">
          <w:rPr>
            <w:rFonts w:ascii="Times New Roman" w:hAnsi="Times New Roman" w:cs="Times New Roman"/>
          </w:rPr>
          <w:t>def calculate_performance_metrics(y_true, y_pred, y_proba):</w:t>
        </w:r>
      </w:ins>
    </w:p>
    <w:p w14:paraId="36FA5696" w14:textId="77777777" w:rsidR="005D7027" w:rsidRPr="005D7027" w:rsidRDefault="005D7027" w:rsidP="005D7027">
      <w:pPr>
        <w:spacing w:line="360" w:lineRule="auto"/>
        <w:jc w:val="both"/>
        <w:rPr>
          <w:ins w:id="2775" w:author="Office" w:date="2025-10-26T17:54:00Z" w16du:dateUtc="2025-10-26T17:54:00Z"/>
          <w:rFonts w:ascii="Times New Roman" w:hAnsi="Times New Roman" w:cs="Times New Roman"/>
        </w:rPr>
      </w:pPr>
      <w:ins w:id="2776" w:author="Office" w:date="2025-10-26T17:54:00Z" w16du:dateUtc="2025-10-26T17:54:00Z">
        <w:r w:rsidRPr="005D7027">
          <w:rPr>
            <w:rFonts w:ascii="Times New Roman" w:hAnsi="Times New Roman" w:cs="Times New Roman"/>
          </w:rPr>
          <w:t xml:space="preserve">    """</w:t>
        </w:r>
      </w:ins>
    </w:p>
    <w:p w14:paraId="3CD899E6" w14:textId="77777777" w:rsidR="005D7027" w:rsidRPr="005D7027" w:rsidRDefault="005D7027" w:rsidP="005D7027">
      <w:pPr>
        <w:spacing w:line="360" w:lineRule="auto"/>
        <w:jc w:val="both"/>
        <w:rPr>
          <w:ins w:id="2777" w:author="Office" w:date="2025-10-26T17:54:00Z" w16du:dateUtc="2025-10-26T17:54:00Z"/>
          <w:rFonts w:ascii="Times New Roman" w:hAnsi="Times New Roman" w:cs="Times New Roman"/>
        </w:rPr>
      </w:pPr>
      <w:ins w:id="2778" w:author="Office" w:date="2025-10-26T17:54:00Z" w16du:dateUtc="2025-10-26T17:54:00Z">
        <w:r w:rsidRPr="005D7027">
          <w:rPr>
            <w:rFonts w:ascii="Times New Roman" w:hAnsi="Times New Roman" w:cs="Times New Roman"/>
          </w:rPr>
          <w:t xml:space="preserve">    Calculate comprehensive performance metrics.</w:t>
        </w:r>
      </w:ins>
    </w:p>
    <w:p w14:paraId="5C94EB7D" w14:textId="77777777" w:rsidR="005D7027" w:rsidRPr="005D7027" w:rsidRDefault="005D7027" w:rsidP="005D7027">
      <w:pPr>
        <w:spacing w:line="360" w:lineRule="auto"/>
        <w:jc w:val="both"/>
        <w:rPr>
          <w:ins w:id="2779" w:author="Office" w:date="2025-10-26T17:54:00Z" w16du:dateUtc="2025-10-26T17:54:00Z"/>
          <w:rFonts w:ascii="Times New Roman" w:hAnsi="Times New Roman" w:cs="Times New Roman"/>
        </w:rPr>
      </w:pPr>
      <w:ins w:id="2780" w:author="Office" w:date="2025-10-26T17:54:00Z" w16du:dateUtc="2025-10-26T17:54:00Z">
        <w:r w:rsidRPr="005D7027">
          <w:rPr>
            <w:rFonts w:ascii="Times New Roman" w:hAnsi="Times New Roman" w:cs="Times New Roman"/>
          </w:rPr>
          <w:t xml:space="preserve">    """</w:t>
        </w:r>
      </w:ins>
    </w:p>
    <w:p w14:paraId="581AF991" w14:textId="77777777" w:rsidR="005D7027" w:rsidRPr="005D7027" w:rsidRDefault="005D7027" w:rsidP="005D7027">
      <w:pPr>
        <w:spacing w:line="360" w:lineRule="auto"/>
        <w:jc w:val="both"/>
        <w:rPr>
          <w:ins w:id="2781" w:author="Office" w:date="2025-10-26T17:54:00Z" w16du:dateUtc="2025-10-26T17:54:00Z"/>
          <w:rFonts w:ascii="Times New Roman" w:hAnsi="Times New Roman" w:cs="Times New Roman"/>
        </w:rPr>
      </w:pPr>
      <w:ins w:id="2782" w:author="Office" w:date="2025-10-26T17:54:00Z" w16du:dateUtc="2025-10-26T17:54:00Z">
        <w:r w:rsidRPr="005D7027">
          <w:rPr>
            <w:rFonts w:ascii="Times New Roman" w:hAnsi="Times New Roman" w:cs="Times New Roman"/>
          </w:rPr>
          <w:t xml:space="preserve">    metrics = {}</w:t>
        </w:r>
      </w:ins>
    </w:p>
    <w:p w14:paraId="1DE523BE" w14:textId="77777777" w:rsidR="005D7027" w:rsidRPr="005D7027" w:rsidRDefault="005D7027" w:rsidP="005D7027">
      <w:pPr>
        <w:spacing w:line="360" w:lineRule="auto"/>
        <w:jc w:val="both"/>
        <w:rPr>
          <w:ins w:id="2783" w:author="Office" w:date="2025-10-26T17:54:00Z" w16du:dateUtc="2025-10-26T17:54:00Z"/>
          <w:rFonts w:ascii="Times New Roman" w:hAnsi="Times New Roman" w:cs="Times New Roman"/>
        </w:rPr>
      </w:pPr>
    </w:p>
    <w:p w14:paraId="7A98F15C" w14:textId="77777777" w:rsidR="005D7027" w:rsidRPr="005D7027" w:rsidRDefault="005D7027" w:rsidP="005D7027">
      <w:pPr>
        <w:spacing w:line="360" w:lineRule="auto"/>
        <w:jc w:val="both"/>
        <w:rPr>
          <w:ins w:id="2784" w:author="Office" w:date="2025-10-26T17:54:00Z" w16du:dateUtc="2025-10-26T17:54:00Z"/>
          <w:rFonts w:ascii="Times New Roman" w:hAnsi="Times New Roman" w:cs="Times New Roman"/>
        </w:rPr>
      </w:pPr>
      <w:ins w:id="2785" w:author="Office" w:date="2025-10-26T17:54:00Z" w16du:dateUtc="2025-10-26T17:54:00Z">
        <w:r w:rsidRPr="005D7027">
          <w:rPr>
            <w:rFonts w:ascii="Times New Roman" w:hAnsi="Times New Roman" w:cs="Times New Roman"/>
          </w:rPr>
          <w:t xml:space="preserve">    # Basic classification metrics</w:t>
        </w:r>
      </w:ins>
    </w:p>
    <w:p w14:paraId="58703F3F" w14:textId="77777777" w:rsidR="005D7027" w:rsidRPr="005D7027" w:rsidRDefault="005D7027" w:rsidP="005D7027">
      <w:pPr>
        <w:spacing w:line="360" w:lineRule="auto"/>
        <w:jc w:val="both"/>
        <w:rPr>
          <w:ins w:id="2786" w:author="Office" w:date="2025-10-26T17:54:00Z" w16du:dateUtc="2025-10-26T17:54:00Z"/>
          <w:rFonts w:ascii="Times New Roman" w:hAnsi="Times New Roman" w:cs="Times New Roman"/>
        </w:rPr>
      </w:pPr>
      <w:ins w:id="2787" w:author="Office" w:date="2025-10-26T17:54:00Z" w16du:dateUtc="2025-10-26T17:54:00Z">
        <w:r w:rsidRPr="005D7027">
          <w:rPr>
            <w:rFonts w:ascii="Times New Roman" w:hAnsi="Times New Roman" w:cs="Times New Roman"/>
          </w:rPr>
          <w:t xml:space="preserve">    metrics['accuracy'] = accuracy_score(y_true, y_pred)</w:t>
        </w:r>
      </w:ins>
    </w:p>
    <w:p w14:paraId="65373238" w14:textId="77777777" w:rsidR="005D7027" w:rsidRPr="005D7027" w:rsidRDefault="005D7027" w:rsidP="005D7027">
      <w:pPr>
        <w:spacing w:line="360" w:lineRule="auto"/>
        <w:jc w:val="both"/>
        <w:rPr>
          <w:ins w:id="2788" w:author="Office" w:date="2025-10-26T17:54:00Z" w16du:dateUtc="2025-10-26T17:54:00Z"/>
          <w:rFonts w:ascii="Times New Roman" w:hAnsi="Times New Roman" w:cs="Times New Roman"/>
        </w:rPr>
      </w:pPr>
      <w:ins w:id="2789" w:author="Office" w:date="2025-10-26T17:54:00Z" w16du:dateUtc="2025-10-26T17:54:00Z">
        <w:r w:rsidRPr="005D7027">
          <w:rPr>
            <w:rFonts w:ascii="Times New Roman" w:hAnsi="Times New Roman" w:cs="Times New Roman"/>
          </w:rPr>
          <w:t xml:space="preserve">    metrics['precision'] = precision_score(y_true, y_pred)</w:t>
        </w:r>
      </w:ins>
    </w:p>
    <w:p w14:paraId="118E827C" w14:textId="77777777" w:rsidR="005D7027" w:rsidRPr="005D7027" w:rsidRDefault="005D7027" w:rsidP="005D7027">
      <w:pPr>
        <w:spacing w:line="360" w:lineRule="auto"/>
        <w:jc w:val="both"/>
        <w:rPr>
          <w:ins w:id="2790" w:author="Office" w:date="2025-10-26T17:54:00Z" w16du:dateUtc="2025-10-26T17:54:00Z"/>
          <w:rFonts w:ascii="Times New Roman" w:hAnsi="Times New Roman" w:cs="Times New Roman"/>
        </w:rPr>
      </w:pPr>
      <w:ins w:id="2791" w:author="Office" w:date="2025-10-26T17:54:00Z" w16du:dateUtc="2025-10-26T17:54:00Z">
        <w:r w:rsidRPr="005D7027">
          <w:rPr>
            <w:rFonts w:ascii="Times New Roman" w:hAnsi="Times New Roman" w:cs="Times New Roman"/>
          </w:rPr>
          <w:t xml:space="preserve">    metrics['recall'] = recall_score(y_true, y_pred)</w:t>
        </w:r>
      </w:ins>
    </w:p>
    <w:p w14:paraId="2330975B" w14:textId="77777777" w:rsidR="005D7027" w:rsidRPr="005D7027" w:rsidRDefault="005D7027" w:rsidP="005D7027">
      <w:pPr>
        <w:spacing w:line="360" w:lineRule="auto"/>
        <w:jc w:val="both"/>
        <w:rPr>
          <w:ins w:id="2792" w:author="Office" w:date="2025-10-26T17:54:00Z" w16du:dateUtc="2025-10-26T17:54:00Z"/>
          <w:rFonts w:ascii="Times New Roman" w:hAnsi="Times New Roman" w:cs="Times New Roman"/>
        </w:rPr>
      </w:pPr>
      <w:ins w:id="2793" w:author="Office" w:date="2025-10-26T17:54:00Z" w16du:dateUtc="2025-10-26T17:54:00Z">
        <w:r w:rsidRPr="005D7027">
          <w:rPr>
            <w:rFonts w:ascii="Times New Roman" w:hAnsi="Times New Roman" w:cs="Times New Roman"/>
          </w:rPr>
          <w:t xml:space="preserve">    metrics['f1_score'] = f1_score(y_true, y_pred)</w:t>
        </w:r>
      </w:ins>
    </w:p>
    <w:p w14:paraId="1A2B3C67" w14:textId="77777777" w:rsidR="005D7027" w:rsidRPr="005D7027" w:rsidRDefault="005D7027" w:rsidP="005D7027">
      <w:pPr>
        <w:spacing w:line="360" w:lineRule="auto"/>
        <w:jc w:val="both"/>
        <w:rPr>
          <w:ins w:id="2794" w:author="Office" w:date="2025-10-26T17:54:00Z" w16du:dateUtc="2025-10-26T17:54:00Z"/>
          <w:rFonts w:ascii="Times New Roman" w:hAnsi="Times New Roman" w:cs="Times New Roman"/>
        </w:rPr>
      </w:pPr>
      <w:ins w:id="2795" w:author="Office" w:date="2025-10-26T17:54:00Z" w16du:dateUtc="2025-10-26T17:54:00Z">
        <w:r w:rsidRPr="005D7027">
          <w:rPr>
            <w:rFonts w:ascii="Times New Roman" w:hAnsi="Times New Roman" w:cs="Times New Roman"/>
          </w:rPr>
          <w:t xml:space="preserve">    metrics['specificity'] = recall_score(y_true, y_pred, pos_label=0)</w:t>
        </w:r>
      </w:ins>
    </w:p>
    <w:p w14:paraId="07B8F3B1" w14:textId="77777777" w:rsidR="005D7027" w:rsidRPr="005D7027" w:rsidRDefault="005D7027" w:rsidP="005D7027">
      <w:pPr>
        <w:spacing w:line="360" w:lineRule="auto"/>
        <w:jc w:val="both"/>
        <w:rPr>
          <w:ins w:id="2796" w:author="Office" w:date="2025-10-26T17:54:00Z" w16du:dateUtc="2025-10-26T17:54:00Z"/>
          <w:rFonts w:ascii="Times New Roman" w:hAnsi="Times New Roman" w:cs="Times New Roman"/>
        </w:rPr>
      </w:pPr>
    </w:p>
    <w:p w14:paraId="5D699096" w14:textId="77777777" w:rsidR="005D7027" w:rsidRPr="005D7027" w:rsidRDefault="005D7027" w:rsidP="005D7027">
      <w:pPr>
        <w:spacing w:line="360" w:lineRule="auto"/>
        <w:jc w:val="both"/>
        <w:rPr>
          <w:ins w:id="2797" w:author="Office" w:date="2025-10-26T17:54:00Z" w16du:dateUtc="2025-10-26T17:54:00Z"/>
          <w:rFonts w:ascii="Times New Roman" w:hAnsi="Times New Roman" w:cs="Times New Roman"/>
        </w:rPr>
      </w:pPr>
      <w:ins w:id="2798" w:author="Office" w:date="2025-10-26T17:54:00Z" w16du:dateUtc="2025-10-26T17:54:00Z">
        <w:r w:rsidRPr="005D7027">
          <w:rPr>
            <w:rFonts w:ascii="Times New Roman" w:hAnsi="Times New Roman" w:cs="Times New Roman"/>
          </w:rPr>
          <w:lastRenderedPageBreak/>
          <w:t xml:space="preserve">    # Probabilistic metrics</w:t>
        </w:r>
      </w:ins>
    </w:p>
    <w:p w14:paraId="35DCA8AE" w14:textId="77777777" w:rsidR="005D7027" w:rsidRPr="005D7027" w:rsidRDefault="005D7027" w:rsidP="005D7027">
      <w:pPr>
        <w:spacing w:line="360" w:lineRule="auto"/>
        <w:jc w:val="both"/>
        <w:rPr>
          <w:ins w:id="2799" w:author="Office" w:date="2025-10-26T17:54:00Z" w16du:dateUtc="2025-10-26T17:54:00Z"/>
          <w:rFonts w:ascii="Times New Roman" w:hAnsi="Times New Roman" w:cs="Times New Roman"/>
        </w:rPr>
      </w:pPr>
      <w:ins w:id="2800" w:author="Office" w:date="2025-10-26T17:54:00Z" w16du:dateUtc="2025-10-26T17:54:00Z">
        <w:r w:rsidRPr="005D7027">
          <w:rPr>
            <w:rFonts w:ascii="Times New Roman" w:hAnsi="Times New Roman" w:cs="Times New Roman"/>
          </w:rPr>
          <w:t xml:space="preserve">    metrics['auc_roc'] = roc_auc_score(y_true, y_proba[:, 1])</w:t>
        </w:r>
      </w:ins>
    </w:p>
    <w:p w14:paraId="6D3FDB0C" w14:textId="77777777" w:rsidR="005D7027" w:rsidRPr="005D7027" w:rsidRDefault="005D7027" w:rsidP="005D7027">
      <w:pPr>
        <w:spacing w:line="360" w:lineRule="auto"/>
        <w:jc w:val="both"/>
        <w:rPr>
          <w:ins w:id="2801" w:author="Office" w:date="2025-10-26T17:54:00Z" w16du:dateUtc="2025-10-26T17:54:00Z"/>
          <w:rFonts w:ascii="Times New Roman" w:hAnsi="Times New Roman" w:cs="Times New Roman"/>
        </w:rPr>
      </w:pPr>
      <w:ins w:id="2802" w:author="Office" w:date="2025-10-26T17:54:00Z" w16du:dateUtc="2025-10-26T17:54:00Z">
        <w:r w:rsidRPr="005D7027">
          <w:rPr>
            <w:rFonts w:ascii="Times New Roman" w:hAnsi="Times New Roman" w:cs="Times New Roman"/>
          </w:rPr>
          <w:t xml:space="preserve">    metrics['auc_pr'] = average_precision_score(y_true, y_proba[:, 1])</w:t>
        </w:r>
      </w:ins>
    </w:p>
    <w:p w14:paraId="45C35245" w14:textId="77777777" w:rsidR="005D7027" w:rsidRPr="005D7027" w:rsidRDefault="005D7027" w:rsidP="005D7027">
      <w:pPr>
        <w:spacing w:line="360" w:lineRule="auto"/>
        <w:jc w:val="both"/>
        <w:rPr>
          <w:ins w:id="2803" w:author="Office" w:date="2025-10-26T17:54:00Z" w16du:dateUtc="2025-10-26T17:54:00Z"/>
          <w:rFonts w:ascii="Times New Roman" w:hAnsi="Times New Roman" w:cs="Times New Roman"/>
        </w:rPr>
      </w:pPr>
      <w:ins w:id="2804" w:author="Office" w:date="2025-10-26T17:54:00Z" w16du:dateUtc="2025-10-26T17:54:00Z">
        <w:r w:rsidRPr="005D7027">
          <w:rPr>
            <w:rFonts w:ascii="Times New Roman" w:hAnsi="Times New Roman" w:cs="Times New Roman"/>
          </w:rPr>
          <w:t xml:space="preserve">    metrics['log_loss'] = log_loss(y_true, y_proba)</w:t>
        </w:r>
      </w:ins>
    </w:p>
    <w:p w14:paraId="71380518" w14:textId="77777777" w:rsidR="005D7027" w:rsidRPr="005D7027" w:rsidRDefault="005D7027" w:rsidP="005D7027">
      <w:pPr>
        <w:spacing w:line="360" w:lineRule="auto"/>
        <w:jc w:val="both"/>
        <w:rPr>
          <w:ins w:id="2805" w:author="Office" w:date="2025-10-26T17:54:00Z" w16du:dateUtc="2025-10-26T17:54:00Z"/>
          <w:rFonts w:ascii="Times New Roman" w:hAnsi="Times New Roman" w:cs="Times New Roman"/>
        </w:rPr>
      </w:pPr>
    </w:p>
    <w:p w14:paraId="0D28565E" w14:textId="77777777" w:rsidR="005D7027" w:rsidRPr="005D7027" w:rsidRDefault="005D7027" w:rsidP="005D7027">
      <w:pPr>
        <w:spacing w:line="360" w:lineRule="auto"/>
        <w:jc w:val="both"/>
        <w:rPr>
          <w:ins w:id="2806" w:author="Office" w:date="2025-10-26T17:54:00Z" w16du:dateUtc="2025-10-26T17:54:00Z"/>
          <w:rFonts w:ascii="Times New Roman" w:hAnsi="Times New Roman" w:cs="Times New Roman"/>
        </w:rPr>
      </w:pPr>
      <w:ins w:id="2807" w:author="Office" w:date="2025-10-26T17:54:00Z" w16du:dateUtc="2025-10-26T17:54:00Z">
        <w:r w:rsidRPr="005D7027">
          <w:rPr>
            <w:rFonts w:ascii="Times New Roman" w:hAnsi="Times New Roman" w:cs="Times New Roman"/>
          </w:rPr>
          <w:t xml:space="preserve">    # Confidence intervals (95%)</w:t>
        </w:r>
      </w:ins>
    </w:p>
    <w:p w14:paraId="5F86164F" w14:textId="77777777" w:rsidR="005D7027" w:rsidRPr="005D7027" w:rsidRDefault="005D7027" w:rsidP="005D7027">
      <w:pPr>
        <w:spacing w:line="360" w:lineRule="auto"/>
        <w:jc w:val="both"/>
        <w:rPr>
          <w:ins w:id="2808" w:author="Office" w:date="2025-10-26T17:54:00Z" w16du:dateUtc="2025-10-26T17:54:00Z"/>
          <w:rFonts w:ascii="Times New Roman" w:hAnsi="Times New Roman" w:cs="Times New Roman"/>
        </w:rPr>
      </w:pPr>
      <w:ins w:id="2809" w:author="Office" w:date="2025-10-26T17:54:00Z" w16du:dateUtc="2025-10-26T17:54:00Z">
        <w:r w:rsidRPr="005D7027">
          <w:rPr>
            <w:rFonts w:ascii="Times New Roman" w:hAnsi="Times New Roman" w:cs="Times New Roman"/>
          </w:rPr>
          <w:t xml:space="preserve">    n = len(y_true)</w:t>
        </w:r>
      </w:ins>
    </w:p>
    <w:p w14:paraId="3612BD73" w14:textId="77777777" w:rsidR="005D7027" w:rsidRPr="005D7027" w:rsidRDefault="005D7027" w:rsidP="005D7027">
      <w:pPr>
        <w:spacing w:line="360" w:lineRule="auto"/>
        <w:jc w:val="both"/>
        <w:rPr>
          <w:ins w:id="2810" w:author="Office" w:date="2025-10-26T17:54:00Z" w16du:dateUtc="2025-10-26T17:54:00Z"/>
          <w:rFonts w:ascii="Times New Roman" w:hAnsi="Times New Roman" w:cs="Times New Roman"/>
        </w:rPr>
      </w:pPr>
      <w:ins w:id="2811" w:author="Office" w:date="2025-10-26T17:54:00Z" w16du:dateUtc="2025-10-26T17:54:00Z">
        <w:r w:rsidRPr="005D7027">
          <w:rPr>
            <w:rFonts w:ascii="Times New Roman" w:hAnsi="Times New Roman" w:cs="Times New Roman"/>
          </w:rPr>
          <w:t xml:space="preserve">    for metric_name in ['accuracy', 'precision', 'recall', 'f1_score']:</w:t>
        </w:r>
      </w:ins>
    </w:p>
    <w:p w14:paraId="07FABC13" w14:textId="77777777" w:rsidR="005D7027" w:rsidRPr="005D7027" w:rsidRDefault="005D7027" w:rsidP="005D7027">
      <w:pPr>
        <w:spacing w:line="360" w:lineRule="auto"/>
        <w:jc w:val="both"/>
        <w:rPr>
          <w:ins w:id="2812" w:author="Office" w:date="2025-10-26T17:54:00Z" w16du:dateUtc="2025-10-26T17:54:00Z"/>
          <w:rFonts w:ascii="Times New Roman" w:hAnsi="Times New Roman" w:cs="Times New Roman"/>
        </w:rPr>
      </w:pPr>
      <w:ins w:id="2813" w:author="Office" w:date="2025-10-26T17:54:00Z" w16du:dateUtc="2025-10-26T17:54:00Z">
        <w:r w:rsidRPr="005D7027">
          <w:rPr>
            <w:rFonts w:ascii="Times New Roman" w:hAnsi="Times New Roman" w:cs="Times New Roman"/>
          </w:rPr>
          <w:t xml:space="preserve">        value = metrics[metric_name]</w:t>
        </w:r>
      </w:ins>
    </w:p>
    <w:p w14:paraId="390DC978" w14:textId="77777777" w:rsidR="005D7027" w:rsidRPr="005D7027" w:rsidRDefault="005D7027" w:rsidP="005D7027">
      <w:pPr>
        <w:spacing w:line="360" w:lineRule="auto"/>
        <w:jc w:val="both"/>
        <w:rPr>
          <w:ins w:id="2814" w:author="Office" w:date="2025-10-26T17:54:00Z" w16du:dateUtc="2025-10-26T17:54:00Z"/>
          <w:rFonts w:ascii="Times New Roman" w:hAnsi="Times New Roman" w:cs="Times New Roman"/>
        </w:rPr>
      </w:pPr>
      <w:ins w:id="2815" w:author="Office" w:date="2025-10-26T17:54:00Z" w16du:dateUtc="2025-10-26T17:54:00Z">
        <w:r w:rsidRPr="005D7027">
          <w:rPr>
            <w:rFonts w:ascii="Times New Roman" w:hAnsi="Times New Roman" w:cs="Times New Roman"/>
          </w:rPr>
          <w:t xml:space="preserve">        se = np.sqrt((value * (1 - value)) / n)</w:t>
        </w:r>
      </w:ins>
    </w:p>
    <w:p w14:paraId="60F6CCA5" w14:textId="77777777" w:rsidR="005D7027" w:rsidRPr="005D7027" w:rsidRDefault="005D7027" w:rsidP="005D7027">
      <w:pPr>
        <w:spacing w:line="360" w:lineRule="auto"/>
        <w:jc w:val="both"/>
        <w:rPr>
          <w:ins w:id="2816" w:author="Office" w:date="2025-10-26T17:54:00Z" w16du:dateUtc="2025-10-26T17:54:00Z"/>
          <w:rFonts w:ascii="Times New Roman" w:hAnsi="Times New Roman" w:cs="Times New Roman"/>
        </w:rPr>
      </w:pPr>
      <w:ins w:id="2817" w:author="Office" w:date="2025-10-26T17:54:00Z" w16du:dateUtc="2025-10-26T17:54:00Z">
        <w:r w:rsidRPr="005D7027">
          <w:rPr>
            <w:rFonts w:ascii="Times New Roman" w:hAnsi="Times New Roman" w:cs="Times New Roman"/>
          </w:rPr>
          <w:t xml:space="preserve">        ci_lower = value - 1.96 * se</w:t>
        </w:r>
      </w:ins>
    </w:p>
    <w:p w14:paraId="7715BDCA" w14:textId="77777777" w:rsidR="005D7027" w:rsidRPr="005D7027" w:rsidRDefault="005D7027" w:rsidP="005D7027">
      <w:pPr>
        <w:spacing w:line="360" w:lineRule="auto"/>
        <w:jc w:val="both"/>
        <w:rPr>
          <w:ins w:id="2818" w:author="Office" w:date="2025-10-26T17:54:00Z" w16du:dateUtc="2025-10-26T17:54:00Z"/>
          <w:rFonts w:ascii="Times New Roman" w:hAnsi="Times New Roman" w:cs="Times New Roman"/>
        </w:rPr>
      </w:pPr>
      <w:ins w:id="2819" w:author="Office" w:date="2025-10-26T17:54:00Z" w16du:dateUtc="2025-10-26T17:54:00Z">
        <w:r w:rsidRPr="005D7027">
          <w:rPr>
            <w:rFonts w:ascii="Times New Roman" w:hAnsi="Times New Roman" w:cs="Times New Roman"/>
          </w:rPr>
          <w:t xml:space="preserve">        ci_upper = value + 1.96 * se</w:t>
        </w:r>
      </w:ins>
    </w:p>
    <w:p w14:paraId="181EE526" w14:textId="77777777" w:rsidR="005D7027" w:rsidRPr="005D7027" w:rsidRDefault="005D7027" w:rsidP="005D7027">
      <w:pPr>
        <w:spacing w:line="360" w:lineRule="auto"/>
        <w:jc w:val="both"/>
        <w:rPr>
          <w:ins w:id="2820" w:author="Office" w:date="2025-10-26T17:54:00Z" w16du:dateUtc="2025-10-26T17:54:00Z"/>
          <w:rFonts w:ascii="Times New Roman" w:hAnsi="Times New Roman" w:cs="Times New Roman"/>
        </w:rPr>
      </w:pPr>
      <w:ins w:id="2821" w:author="Office" w:date="2025-10-26T17:54:00Z" w16du:dateUtc="2025-10-26T17:54:00Z">
        <w:r w:rsidRPr="005D7027">
          <w:rPr>
            <w:rFonts w:ascii="Times New Roman" w:hAnsi="Times New Roman" w:cs="Times New Roman"/>
          </w:rPr>
          <w:t xml:space="preserve">        metrics[f'{metric_name}_ci_lower'] = ci_lower</w:t>
        </w:r>
      </w:ins>
    </w:p>
    <w:p w14:paraId="74499288" w14:textId="77777777" w:rsidR="005D7027" w:rsidRPr="005D7027" w:rsidRDefault="005D7027" w:rsidP="005D7027">
      <w:pPr>
        <w:spacing w:line="360" w:lineRule="auto"/>
        <w:jc w:val="both"/>
        <w:rPr>
          <w:ins w:id="2822" w:author="Office" w:date="2025-10-26T17:54:00Z" w16du:dateUtc="2025-10-26T17:54:00Z"/>
          <w:rFonts w:ascii="Times New Roman" w:hAnsi="Times New Roman" w:cs="Times New Roman"/>
        </w:rPr>
      </w:pPr>
      <w:ins w:id="2823" w:author="Office" w:date="2025-10-26T17:54:00Z" w16du:dateUtc="2025-10-26T17:54:00Z">
        <w:r w:rsidRPr="005D7027">
          <w:rPr>
            <w:rFonts w:ascii="Times New Roman" w:hAnsi="Times New Roman" w:cs="Times New Roman"/>
          </w:rPr>
          <w:t xml:space="preserve">        metrics[f'{metric_name}_ci_upper'] = ci_upper</w:t>
        </w:r>
      </w:ins>
    </w:p>
    <w:p w14:paraId="4587604B" w14:textId="77777777" w:rsidR="005D7027" w:rsidRPr="005D7027" w:rsidRDefault="005D7027" w:rsidP="005D7027">
      <w:pPr>
        <w:spacing w:line="360" w:lineRule="auto"/>
        <w:jc w:val="both"/>
        <w:rPr>
          <w:ins w:id="2824" w:author="Office" w:date="2025-10-26T17:54:00Z" w16du:dateUtc="2025-10-26T17:54:00Z"/>
          <w:rFonts w:ascii="Times New Roman" w:hAnsi="Times New Roman" w:cs="Times New Roman"/>
        </w:rPr>
      </w:pPr>
    </w:p>
    <w:p w14:paraId="758604DE" w14:textId="77777777" w:rsidR="005D7027" w:rsidRPr="005D7027" w:rsidRDefault="005D7027" w:rsidP="005D7027">
      <w:pPr>
        <w:spacing w:line="360" w:lineRule="auto"/>
        <w:jc w:val="both"/>
        <w:rPr>
          <w:ins w:id="2825" w:author="Office" w:date="2025-10-26T17:54:00Z" w16du:dateUtc="2025-10-26T17:54:00Z"/>
          <w:rFonts w:ascii="Times New Roman" w:hAnsi="Times New Roman" w:cs="Times New Roman"/>
        </w:rPr>
      </w:pPr>
      <w:ins w:id="2826" w:author="Office" w:date="2025-10-26T17:54:00Z" w16du:dateUtc="2025-10-26T17:54:00Z">
        <w:r w:rsidRPr="005D7027">
          <w:rPr>
            <w:rFonts w:ascii="Times New Roman" w:hAnsi="Times New Roman" w:cs="Times New Roman"/>
          </w:rPr>
          <w:t xml:space="preserve">    return metrics</w:t>
        </w:r>
      </w:ins>
    </w:p>
    <w:p w14:paraId="3175C0DF" w14:textId="77777777" w:rsidR="005D7027" w:rsidRPr="005D7027" w:rsidRDefault="005D7027" w:rsidP="005D7027">
      <w:pPr>
        <w:spacing w:line="360" w:lineRule="auto"/>
        <w:jc w:val="both"/>
        <w:rPr>
          <w:ins w:id="2827" w:author="Office" w:date="2025-10-26T17:54:00Z" w16du:dateUtc="2025-10-26T17:54:00Z"/>
          <w:rFonts w:ascii="Times New Roman" w:hAnsi="Times New Roman" w:cs="Times New Roman"/>
        </w:rPr>
      </w:pPr>
    </w:p>
    <w:p w14:paraId="0D74E72F" w14:textId="77777777" w:rsidR="005D7027" w:rsidRPr="005D7027" w:rsidRDefault="005D7027" w:rsidP="005D7027">
      <w:pPr>
        <w:spacing w:line="360" w:lineRule="auto"/>
        <w:jc w:val="both"/>
        <w:rPr>
          <w:ins w:id="2828" w:author="Office" w:date="2025-10-26T17:54:00Z" w16du:dateUtc="2025-10-26T17:54:00Z"/>
          <w:rFonts w:ascii="Times New Roman" w:hAnsi="Times New Roman" w:cs="Times New Roman"/>
        </w:rPr>
      </w:pPr>
      <w:ins w:id="2829" w:author="Office" w:date="2025-10-26T17:54:00Z" w16du:dateUtc="2025-10-26T17:54:00Z">
        <w:r w:rsidRPr="005D7027">
          <w:rPr>
            <w:rFonts w:ascii="Times New Roman" w:hAnsi="Times New Roman" w:cs="Times New Roman"/>
          </w:rPr>
          <w:t>A.7 Statistical Analysis Procedures</w:t>
        </w:r>
      </w:ins>
    </w:p>
    <w:p w14:paraId="58D5A414" w14:textId="77777777" w:rsidR="005D7027" w:rsidRPr="005D7027" w:rsidRDefault="005D7027" w:rsidP="005D7027">
      <w:pPr>
        <w:spacing w:line="360" w:lineRule="auto"/>
        <w:jc w:val="both"/>
        <w:rPr>
          <w:ins w:id="2830" w:author="Office" w:date="2025-10-26T17:54:00Z" w16du:dateUtc="2025-10-26T17:54:00Z"/>
          <w:rFonts w:ascii="Times New Roman" w:hAnsi="Times New Roman" w:cs="Times New Roman"/>
        </w:rPr>
      </w:pPr>
    </w:p>
    <w:p w14:paraId="17048157" w14:textId="77777777" w:rsidR="005D7027" w:rsidRPr="005D7027" w:rsidRDefault="005D7027" w:rsidP="005D7027">
      <w:pPr>
        <w:spacing w:line="360" w:lineRule="auto"/>
        <w:jc w:val="both"/>
        <w:rPr>
          <w:ins w:id="2831" w:author="Office" w:date="2025-10-26T17:54:00Z" w16du:dateUtc="2025-10-26T17:54:00Z"/>
          <w:rFonts w:ascii="Times New Roman" w:hAnsi="Times New Roman" w:cs="Times New Roman"/>
        </w:rPr>
      </w:pPr>
      <w:ins w:id="2832" w:author="Office" w:date="2025-10-26T17:54:00Z" w16du:dateUtc="2025-10-26T17:54:00Z">
        <w:r w:rsidRPr="005D7027">
          <w:rPr>
            <w:rFonts w:ascii="Times New Roman" w:hAnsi="Times New Roman" w:cs="Times New Roman"/>
          </w:rPr>
          <w:t>A.7.1 Granger Causality Testing</w:t>
        </w:r>
      </w:ins>
    </w:p>
    <w:p w14:paraId="22E29391" w14:textId="77777777" w:rsidR="005D7027" w:rsidRPr="005D7027" w:rsidRDefault="005D7027" w:rsidP="005D7027">
      <w:pPr>
        <w:spacing w:line="360" w:lineRule="auto"/>
        <w:jc w:val="both"/>
        <w:rPr>
          <w:ins w:id="2833" w:author="Office" w:date="2025-10-26T17:54:00Z" w16du:dateUtc="2025-10-26T17:54:00Z"/>
          <w:rFonts w:ascii="Times New Roman" w:hAnsi="Times New Roman" w:cs="Times New Roman"/>
        </w:rPr>
      </w:pPr>
    </w:p>
    <w:p w14:paraId="6943D48D" w14:textId="77777777" w:rsidR="005D7027" w:rsidRPr="005D7027" w:rsidRDefault="005D7027" w:rsidP="005D7027">
      <w:pPr>
        <w:spacing w:line="360" w:lineRule="auto"/>
        <w:jc w:val="both"/>
        <w:rPr>
          <w:ins w:id="2834" w:author="Office" w:date="2025-10-26T17:54:00Z" w16du:dateUtc="2025-10-26T17:54:00Z"/>
          <w:rFonts w:ascii="Times New Roman" w:hAnsi="Times New Roman" w:cs="Times New Roman"/>
        </w:rPr>
      </w:pPr>
      <w:ins w:id="2835" w:author="Office" w:date="2025-10-26T17:54:00Z" w16du:dateUtc="2025-10-26T17:54:00Z">
        <w:r w:rsidRPr="005D7027">
          <w:rPr>
            <w:rFonts w:ascii="Times New Roman" w:hAnsi="Times New Roman" w:cs="Times New Roman"/>
          </w:rPr>
          <w:lastRenderedPageBreak/>
          <w:t>Implementation of Econometric Tests:</w:t>
        </w:r>
      </w:ins>
    </w:p>
    <w:p w14:paraId="6A3E0BDF" w14:textId="77777777" w:rsidR="005D7027" w:rsidRPr="005D7027" w:rsidRDefault="005D7027" w:rsidP="005D7027">
      <w:pPr>
        <w:spacing w:line="360" w:lineRule="auto"/>
        <w:jc w:val="both"/>
        <w:rPr>
          <w:ins w:id="2836" w:author="Office" w:date="2025-10-26T17:54:00Z" w16du:dateUtc="2025-10-26T17:54:00Z"/>
          <w:rFonts w:ascii="Times New Roman" w:hAnsi="Times New Roman" w:cs="Times New Roman"/>
        </w:rPr>
      </w:pPr>
    </w:p>
    <w:p w14:paraId="695A645E" w14:textId="77777777" w:rsidR="005D7027" w:rsidRPr="005D7027" w:rsidRDefault="005D7027" w:rsidP="005D7027">
      <w:pPr>
        <w:spacing w:line="360" w:lineRule="auto"/>
        <w:jc w:val="both"/>
        <w:rPr>
          <w:ins w:id="2837" w:author="Office" w:date="2025-10-26T17:54:00Z" w16du:dateUtc="2025-10-26T17:54:00Z"/>
          <w:rFonts w:ascii="Times New Roman" w:hAnsi="Times New Roman" w:cs="Times New Roman"/>
        </w:rPr>
      </w:pPr>
      <w:ins w:id="2838" w:author="Office" w:date="2025-10-26T17:54:00Z" w16du:dateUtc="2025-10-26T17:54:00Z">
        <w:r w:rsidRPr="005D7027">
          <w:rPr>
            <w:rFonts w:ascii="Times New Roman" w:hAnsi="Times New Roman" w:cs="Times New Roman"/>
          </w:rPr>
          <w:t>from statsmodels. tsa.stattools import grangercausalitytests, adfuller</w:t>
        </w:r>
      </w:ins>
    </w:p>
    <w:p w14:paraId="4BC95BBD" w14:textId="77777777" w:rsidR="005D7027" w:rsidRPr="005D7027" w:rsidRDefault="005D7027" w:rsidP="005D7027">
      <w:pPr>
        <w:spacing w:line="360" w:lineRule="auto"/>
        <w:jc w:val="both"/>
        <w:rPr>
          <w:ins w:id="2839" w:author="Office" w:date="2025-10-26T17:54:00Z" w16du:dateUtc="2025-10-26T17:54:00Z"/>
          <w:rFonts w:ascii="Times New Roman" w:hAnsi="Times New Roman" w:cs="Times New Roman"/>
        </w:rPr>
      </w:pPr>
      <w:ins w:id="2840" w:author="Office" w:date="2025-10-26T17:54:00Z" w16du:dateUtc="2025-10-26T17:54:00Z">
        <w:r w:rsidRPr="005D7027">
          <w:rPr>
            <w:rFonts w:ascii="Times New Roman" w:hAnsi="Times New Roman" w:cs="Times New Roman"/>
          </w:rPr>
          <w:t>from statsmodels.stats.diagnostic import acorr_ljungbox</w:t>
        </w:r>
      </w:ins>
    </w:p>
    <w:p w14:paraId="06D14997" w14:textId="77777777" w:rsidR="005D7027" w:rsidRPr="005D7027" w:rsidRDefault="005D7027" w:rsidP="005D7027">
      <w:pPr>
        <w:spacing w:line="360" w:lineRule="auto"/>
        <w:jc w:val="both"/>
        <w:rPr>
          <w:ins w:id="2841" w:author="Office" w:date="2025-10-26T17:54:00Z" w16du:dateUtc="2025-10-26T17:54:00Z"/>
          <w:rFonts w:ascii="Times New Roman" w:hAnsi="Times New Roman" w:cs="Times New Roman"/>
        </w:rPr>
      </w:pPr>
    </w:p>
    <w:p w14:paraId="2600D6DC" w14:textId="77777777" w:rsidR="005D7027" w:rsidRPr="005D7027" w:rsidRDefault="005D7027" w:rsidP="005D7027">
      <w:pPr>
        <w:spacing w:line="360" w:lineRule="auto"/>
        <w:jc w:val="both"/>
        <w:rPr>
          <w:ins w:id="2842" w:author="Office" w:date="2025-10-26T17:54:00Z" w16du:dateUtc="2025-10-26T17:54:00Z"/>
          <w:rFonts w:ascii="Times New Roman" w:hAnsi="Times New Roman" w:cs="Times New Roman"/>
        </w:rPr>
      </w:pPr>
      <w:ins w:id="2843" w:author="Office" w:date="2025-10-26T17:54:00Z" w16du:dateUtc="2025-10-26T17:54:00Z">
        <w:r w:rsidRPr="005D7027">
          <w:rPr>
            <w:rFonts w:ascii="Times New Roman" w:hAnsi="Times New Roman" w:cs="Times New Roman"/>
          </w:rPr>
          <w:t>def perform_granger_causality_analysis(sentiment_series, price_series, max_lags=5):</w:t>
        </w:r>
      </w:ins>
    </w:p>
    <w:p w14:paraId="093F87D2" w14:textId="77777777" w:rsidR="005D7027" w:rsidRPr="005D7027" w:rsidRDefault="005D7027" w:rsidP="005D7027">
      <w:pPr>
        <w:spacing w:line="360" w:lineRule="auto"/>
        <w:jc w:val="both"/>
        <w:rPr>
          <w:ins w:id="2844" w:author="Office" w:date="2025-10-26T17:54:00Z" w16du:dateUtc="2025-10-26T17:54:00Z"/>
          <w:rFonts w:ascii="Times New Roman" w:hAnsi="Times New Roman" w:cs="Times New Roman"/>
        </w:rPr>
      </w:pPr>
      <w:ins w:id="2845" w:author="Office" w:date="2025-10-26T17:54:00Z" w16du:dateUtc="2025-10-26T17:54:00Z">
        <w:r w:rsidRPr="005D7027">
          <w:rPr>
            <w:rFonts w:ascii="Times New Roman" w:hAnsi="Times New Roman" w:cs="Times New Roman"/>
          </w:rPr>
          <w:t xml:space="preserve">    """</w:t>
        </w:r>
      </w:ins>
    </w:p>
    <w:p w14:paraId="654A4B38" w14:textId="77777777" w:rsidR="005D7027" w:rsidRPr="005D7027" w:rsidRDefault="005D7027" w:rsidP="005D7027">
      <w:pPr>
        <w:spacing w:line="360" w:lineRule="auto"/>
        <w:jc w:val="both"/>
        <w:rPr>
          <w:ins w:id="2846" w:author="Office" w:date="2025-10-26T17:54:00Z" w16du:dateUtc="2025-10-26T17:54:00Z"/>
          <w:rFonts w:ascii="Times New Roman" w:hAnsi="Times New Roman" w:cs="Times New Roman"/>
        </w:rPr>
      </w:pPr>
      <w:ins w:id="2847" w:author="Office" w:date="2025-10-26T17:54:00Z" w16du:dateUtc="2025-10-26T17:54:00Z">
        <w:r w:rsidRPr="005D7027">
          <w:rPr>
            <w:rFonts w:ascii="Times New Roman" w:hAnsi="Times New Roman" w:cs="Times New Roman"/>
          </w:rPr>
          <w:t xml:space="preserve">    Comprehensive Granger causality analysis</w:t>
        </w:r>
      </w:ins>
    </w:p>
    <w:p w14:paraId="6E348B91" w14:textId="77777777" w:rsidR="005D7027" w:rsidRPr="005D7027" w:rsidRDefault="005D7027" w:rsidP="005D7027">
      <w:pPr>
        <w:spacing w:line="360" w:lineRule="auto"/>
        <w:jc w:val="both"/>
        <w:rPr>
          <w:ins w:id="2848" w:author="Office" w:date="2025-10-26T17:54:00Z" w16du:dateUtc="2025-10-26T17:54:00Z"/>
          <w:rFonts w:ascii="Times New Roman" w:hAnsi="Times New Roman" w:cs="Times New Roman"/>
        </w:rPr>
      </w:pPr>
      <w:ins w:id="2849" w:author="Office" w:date="2025-10-26T17:54:00Z" w16du:dateUtc="2025-10-26T17:54:00Z">
        <w:r w:rsidRPr="005D7027">
          <w:rPr>
            <w:rFonts w:ascii="Times New Roman" w:hAnsi="Times New Roman" w:cs="Times New Roman"/>
          </w:rPr>
          <w:t xml:space="preserve">    """</w:t>
        </w:r>
      </w:ins>
    </w:p>
    <w:p w14:paraId="70DB2CEA" w14:textId="77777777" w:rsidR="005D7027" w:rsidRPr="005D7027" w:rsidRDefault="005D7027" w:rsidP="005D7027">
      <w:pPr>
        <w:spacing w:line="360" w:lineRule="auto"/>
        <w:jc w:val="both"/>
        <w:rPr>
          <w:ins w:id="2850" w:author="Office" w:date="2025-10-26T17:54:00Z" w16du:dateUtc="2025-10-26T17:54:00Z"/>
          <w:rFonts w:ascii="Times New Roman" w:hAnsi="Times New Roman" w:cs="Times New Roman"/>
        </w:rPr>
      </w:pPr>
      <w:ins w:id="2851" w:author="Office" w:date="2025-10-26T17:54:00Z" w16du:dateUtc="2025-10-26T17:54:00Z">
        <w:r w:rsidRPr="005D7027">
          <w:rPr>
            <w:rFonts w:ascii="Times New Roman" w:hAnsi="Times New Roman" w:cs="Times New Roman"/>
          </w:rPr>
          <w:t xml:space="preserve">    results = {}</w:t>
        </w:r>
      </w:ins>
    </w:p>
    <w:p w14:paraId="2356F4EF" w14:textId="77777777" w:rsidR="005D7027" w:rsidRPr="005D7027" w:rsidRDefault="005D7027" w:rsidP="005D7027">
      <w:pPr>
        <w:spacing w:line="360" w:lineRule="auto"/>
        <w:jc w:val="both"/>
        <w:rPr>
          <w:ins w:id="2852" w:author="Office" w:date="2025-10-26T17:54:00Z" w16du:dateUtc="2025-10-26T17:54:00Z"/>
          <w:rFonts w:ascii="Times New Roman" w:hAnsi="Times New Roman" w:cs="Times New Roman"/>
        </w:rPr>
      </w:pPr>
    </w:p>
    <w:p w14:paraId="59FF4C44" w14:textId="77777777" w:rsidR="005D7027" w:rsidRPr="005D7027" w:rsidRDefault="005D7027" w:rsidP="005D7027">
      <w:pPr>
        <w:spacing w:line="360" w:lineRule="auto"/>
        <w:jc w:val="both"/>
        <w:rPr>
          <w:ins w:id="2853" w:author="Office" w:date="2025-10-26T17:54:00Z" w16du:dateUtc="2025-10-26T17:54:00Z"/>
          <w:rFonts w:ascii="Times New Roman" w:hAnsi="Times New Roman" w:cs="Times New Roman"/>
        </w:rPr>
      </w:pPr>
      <w:ins w:id="2854" w:author="Office" w:date="2025-10-26T17:54:00Z" w16du:dateUtc="2025-10-26T17:54:00Z">
        <w:r w:rsidRPr="005D7027">
          <w:rPr>
            <w:rFonts w:ascii="Times New Roman" w:hAnsi="Times New Roman" w:cs="Times New Roman"/>
          </w:rPr>
          <w:t xml:space="preserve">    # Stationarity testing</w:t>
        </w:r>
      </w:ins>
    </w:p>
    <w:p w14:paraId="321DA592" w14:textId="77777777" w:rsidR="005D7027" w:rsidRPr="005D7027" w:rsidRDefault="005D7027" w:rsidP="005D7027">
      <w:pPr>
        <w:spacing w:line="360" w:lineRule="auto"/>
        <w:jc w:val="both"/>
        <w:rPr>
          <w:ins w:id="2855" w:author="Office" w:date="2025-10-26T17:54:00Z" w16du:dateUtc="2025-10-26T17:54:00Z"/>
          <w:rFonts w:ascii="Times New Roman" w:hAnsi="Times New Roman" w:cs="Times New Roman"/>
        </w:rPr>
      </w:pPr>
      <w:ins w:id="2856" w:author="Office" w:date="2025-10-26T17:54:00Z" w16du:dateUtc="2025-10-26T17:54:00Z">
        <w:r w:rsidRPr="005D7027">
          <w:rPr>
            <w:rFonts w:ascii="Times New Roman" w:hAnsi="Times New Roman" w:cs="Times New Roman"/>
          </w:rPr>
          <w:t xml:space="preserve">    sentiment_adf = adfuller(sentiment_series)</w:t>
        </w:r>
      </w:ins>
    </w:p>
    <w:p w14:paraId="366595DA" w14:textId="77777777" w:rsidR="005D7027" w:rsidRPr="005D7027" w:rsidRDefault="005D7027" w:rsidP="005D7027">
      <w:pPr>
        <w:spacing w:line="360" w:lineRule="auto"/>
        <w:jc w:val="both"/>
        <w:rPr>
          <w:ins w:id="2857" w:author="Office" w:date="2025-10-26T17:54:00Z" w16du:dateUtc="2025-10-26T17:54:00Z"/>
          <w:rFonts w:ascii="Times New Roman" w:hAnsi="Times New Roman" w:cs="Times New Roman"/>
        </w:rPr>
      </w:pPr>
      <w:ins w:id="2858" w:author="Office" w:date="2025-10-26T17:54:00Z" w16du:dateUtc="2025-10-26T17:54:00Z">
        <w:r w:rsidRPr="005D7027">
          <w:rPr>
            <w:rFonts w:ascii="Times New Roman" w:hAnsi="Times New Roman" w:cs="Times New Roman"/>
          </w:rPr>
          <w:t xml:space="preserve">    price_adf = adfuller(price_series)</w:t>
        </w:r>
      </w:ins>
    </w:p>
    <w:p w14:paraId="72328E6E" w14:textId="77777777" w:rsidR="005D7027" w:rsidRPr="005D7027" w:rsidRDefault="005D7027" w:rsidP="005D7027">
      <w:pPr>
        <w:spacing w:line="360" w:lineRule="auto"/>
        <w:jc w:val="both"/>
        <w:rPr>
          <w:ins w:id="2859" w:author="Office" w:date="2025-10-26T17:54:00Z" w16du:dateUtc="2025-10-26T17:54:00Z"/>
          <w:rFonts w:ascii="Times New Roman" w:hAnsi="Times New Roman" w:cs="Times New Roman"/>
        </w:rPr>
      </w:pPr>
    </w:p>
    <w:p w14:paraId="188F01AF" w14:textId="77777777" w:rsidR="005D7027" w:rsidRPr="005D7027" w:rsidRDefault="005D7027" w:rsidP="005D7027">
      <w:pPr>
        <w:spacing w:line="360" w:lineRule="auto"/>
        <w:jc w:val="both"/>
        <w:rPr>
          <w:ins w:id="2860" w:author="Office" w:date="2025-10-26T17:54:00Z" w16du:dateUtc="2025-10-26T17:54:00Z"/>
          <w:rFonts w:ascii="Times New Roman" w:hAnsi="Times New Roman" w:cs="Times New Roman"/>
        </w:rPr>
      </w:pPr>
      <w:ins w:id="2861" w:author="Office" w:date="2025-10-26T17:54:00Z" w16du:dateUtc="2025-10-26T17:54:00Z">
        <w:r w:rsidRPr="005D7027">
          <w:rPr>
            <w:rFonts w:ascii="Times New Roman" w:hAnsi="Times New Roman" w:cs="Times New Roman"/>
          </w:rPr>
          <w:t xml:space="preserve">    results['sentiment_stationarity'] = {</w:t>
        </w:r>
      </w:ins>
    </w:p>
    <w:p w14:paraId="41404375" w14:textId="77777777" w:rsidR="005D7027" w:rsidRPr="005D7027" w:rsidRDefault="005D7027" w:rsidP="005D7027">
      <w:pPr>
        <w:spacing w:line="360" w:lineRule="auto"/>
        <w:jc w:val="both"/>
        <w:rPr>
          <w:ins w:id="2862" w:author="Office" w:date="2025-10-26T17:54:00Z" w16du:dateUtc="2025-10-26T17:54:00Z"/>
          <w:rFonts w:ascii="Times New Roman" w:hAnsi="Times New Roman" w:cs="Times New Roman"/>
        </w:rPr>
      </w:pPr>
      <w:ins w:id="2863" w:author="Office" w:date="2025-10-26T17:54:00Z" w16du:dateUtc="2025-10-26T17:54:00Z">
        <w:r w:rsidRPr="005D7027">
          <w:rPr>
            <w:rFonts w:ascii="Times New Roman" w:hAnsi="Times New Roman" w:cs="Times New Roman"/>
          </w:rPr>
          <w:t xml:space="preserve">        'adf_statistic': sentiment_adf[0],</w:t>
        </w:r>
      </w:ins>
    </w:p>
    <w:p w14:paraId="5968B1C6" w14:textId="77777777" w:rsidR="005D7027" w:rsidRPr="005D7027" w:rsidRDefault="005D7027" w:rsidP="005D7027">
      <w:pPr>
        <w:spacing w:line="360" w:lineRule="auto"/>
        <w:jc w:val="both"/>
        <w:rPr>
          <w:ins w:id="2864" w:author="Office" w:date="2025-10-26T17:54:00Z" w16du:dateUtc="2025-10-26T17:54:00Z"/>
          <w:rFonts w:ascii="Times New Roman" w:hAnsi="Times New Roman" w:cs="Times New Roman"/>
        </w:rPr>
      </w:pPr>
      <w:ins w:id="2865" w:author="Office" w:date="2025-10-26T17:54:00Z" w16du:dateUtc="2025-10-26T17:54:00Z">
        <w:r w:rsidRPr="005D7027">
          <w:rPr>
            <w:rFonts w:ascii="Times New Roman" w:hAnsi="Times New Roman" w:cs="Times New Roman"/>
          </w:rPr>
          <w:t xml:space="preserve">        'p_value': sentiment_adf[1],</w:t>
        </w:r>
      </w:ins>
    </w:p>
    <w:p w14:paraId="2078E3B4" w14:textId="77777777" w:rsidR="005D7027" w:rsidRPr="005D7027" w:rsidRDefault="005D7027" w:rsidP="005D7027">
      <w:pPr>
        <w:spacing w:line="360" w:lineRule="auto"/>
        <w:jc w:val="both"/>
        <w:rPr>
          <w:ins w:id="2866" w:author="Office" w:date="2025-10-26T17:54:00Z" w16du:dateUtc="2025-10-26T17:54:00Z"/>
          <w:rFonts w:ascii="Times New Roman" w:hAnsi="Times New Roman" w:cs="Times New Roman"/>
        </w:rPr>
      </w:pPr>
      <w:ins w:id="2867" w:author="Office" w:date="2025-10-26T17:54:00Z" w16du:dateUtc="2025-10-26T17:54:00Z">
        <w:r w:rsidRPr="005D7027">
          <w:rPr>
            <w:rFonts w:ascii="Times New Roman" w:hAnsi="Times New Roman" w:cs="Times New Roman"/>
          </w:rPr>
          <w:t xml:space="preserve">        'is_stationary': sentiment_adf[1] &lt; 0.05</w:t>
        </w:r>
      </w:ins>
    </w:p>
    <w:p w14:paraId="58C44402" w14:textId="77777777" w:rsidR="005D7027" w:rsidRPr="005D7027" w:rsidRDefault="005D7027" w:rsidP="005D7027">
      <w:pPr>
        <w:spacing w:line="360" w:lineRule="auto"/>
        <w:jc w:val="both"/>
        <w:rPr>
          <w:ins w:id="2868" w:author="Office" w:date="2025-10-26T17:54:00Z" w16du:dateUtc="2025-10-26T17:54:00Z"/>
          <w:rFonts w:ascii="Times New Roman" w:hAnsi="Times New Roman" w:cs="Times New Roman"/>
        </w:rPr>
      </w:pPr>
      <w:ins w:id="2869" w:author="Office" w:date="2025-10-26T17:54:00Z" w16du:dateUtc="2025-10-26T17:54:00Z">
        <w:r w:rsidRPr="005D7027">
          <w:rPr>
            <w:rFonts w:ascii="Times New Roman" w:hAnsi="Times New Roman" w:cs="Times New Roman"/>
          </w:rPr>
          <w:t xml:space="preserve">    }</w:t>
        </w:r>
      </w:ins>
    </w:p>
    <w:p w14:paraId="7C71F5D6" w14:textId="77777777" w:rsidR="005D7027" w:rsidRPr="005D7027" w:rsidRDefault="005D7027" w:rsidP="005D7027">
      <w:pPr>
        <w:spacing w:line="360" w:lineRule="auto"/>
        <w:jc w:val="both"/>
        <w:rPr>
          <w:ins w:id="2870" w:author="Office" w:date="2025-10-26T17:54:00Z" w16du:dateUtc="2025-10-26T17:54:00Z"/>
          <w:rFonts w:ascii="Times New Roman" w:hAnsi="Times New Roman" w:cs="Times New Roman"/>
        </w:rPr>
      </w:pPr>
    </w:p>
    <w:p w14:paraId="3AF10F46" w14:textId="77777777" w:rsidR="005D7027" w:rsidRPr="005D7027" w:rsidRDefault="005D7027" w:rsidP="005D7027">
      <w:pPr>
        <w:spacing w:line="360" w:lineRule="auto"/>
        <w:jc w:val="both"/>
        <w:rPr>
          <w:ins w:id="2871" w:author="Office" w:date="2025-10-26T17:54:00Z" w16du:dateUtc="2025-10-26T17:54:00Z"/>
          <w:rFonts w:ascii="Times New Roman" w:hAnsi="Times New Roman" w:cs="Times New Roman"/>
        </w:rPr>
      </w:pPr>
      <w:ins w:id="2872" w:author="Office" w:date="2025-10-26T17:54:00Z" w16du:dateUtc="2025-10-26T17:54:00Z">
        <w:r w:rsidRPr="005D7027">
          <w:rPr>
            <w:rFonts w:ascii="Times New Roman" w:hAnsi="Times New Roman" w:cs="Times New Roman"/>
          </w:rPr>
          <w:lastRenderedPageBreak/>
          <w:t xml:space="preserve">    results['price_stationarity'] = {</w:t>
        </w:r>
      </w:ins>
    </w:p>
    <w:p w14:paraId="4CE3C612" w14:textId="77777777" w:rsidR="005D7027" w:rsidRPr="005D7027" w:rsidRDefault="005D7027" w:rsidP="005D7027">
      <w:pPr>
        <w:spacing w:line="360" w:lineRule="auto"/>
        <w:jc w:val="both"/>
        <w:rPr>
          <w:ins w:id="2873" w:author="Office" w:date="2025-10-26T17:54:00Z" w16du:dateUtc="2025-10-26T17:54:00Z"/>
          <w:rFonts w:ascii="Times New Roman" w:hAnsi="Times New Roman" w:cs="Times New Roman"/>
        </w:rPr>
      </w:pPr>
      <w:ins w:id="2874" w:author="Office" w:date="2025-10-26T17:54:00Z" w16du:dateUtc="2025-10-26T17:54:00Z">
        <w:r w:rsidRPr="005D7027">
          <w:rPr>
            <w:rFonts w:ascii="Times New Roman" w:hAnsi="Times New Roman" w:cs="Times New Roman"/>
          </w:rPr>
          <w:t xml:space="preserve">        'adf_statistic': price_adf[0],</w:t>
        </w:r>
      </w:ins>
    </w:p>
    <w:p w14:paraId="593291FB" w14:textId="77777777" w:rsidR="005D7027" w:rsidRPr="005D7027" w:rsidRDefault="005D7027" w:rsidP="005D7027">
      <w:pPr>
        <w:spacing w:line="360" w:lineRule="auto"/>
        <w:jc w:val="both"/>
        <w:rPr>
          <w:ins w:id="2875" w:author="Office" w:date="2025-10-26T17:54:00Z" w16du:dateUtc="2025-10-26T17:54:00Z"/>
          <w:rFonts w:ascii="Times New Roman" w:hAnsi="Times New Roman" w:cs="Times New Roman"/>
        </w:rPr>
      </w:pPr>
      <w:ins w:id="2876" w:author="Office" w:date="2025-10-26T17:54:00Z" w16du:dateUtc="2025-10-26T17:54:00Z">
        <w:r w:rsidRPr="005D7027">
          <w:rPr>
            <w:rFonts w:ascii="Times New Roman" w:hAnsi="Times New Roman" w:cs="Times New Roman"/>
          </w:rPr>
          <w:t xml:space="preserve">        'p_value': price_adf[1],</w:t>
        </w:r>
      </w:ins>
    </w:p>
    <w:p w14:paraId="0417242D" w14:textId="77777777" w:rsidR="005D7027" w:rsidRPr="005D7027" w:rsidRDefault="005D7027" w:rsidP="005D7027">
      <w:pPr>
        <w:spacing w:line="360" w:lineRule="auto"/>
        <w:jc w:val="both"/>
        <w:rPr>
          <w:ins w:id="2877" w:author="Office" w:date="2025-10-26T17:54:00Z" w16du:dateUtc="2025-10-26T17:54:00Z"/>
          <w:rFonts w:ascii="Times New Roman" w:hAnsi="Times New Roman" w:cs="Times New Roman"/>
        </w:rPr>
      </w:pPr>
      <w:ins w:id="2878" w:author="Office" w:date="2025-10-26T17:54:00Z" w16du:dateUtc="2025-10-26T17:54:00Z">
        <w:r w:rsidRPr="005D7027">
          <w:rPr>
            <w:rFonts w:ascii="Times New Roman" w:hAnsi="Times New Roman" w:cs="Times New Roman"/>
          </w:rPr>
          <w:t xml:space="preserve">        'is_stationary': price_adf[1] &lt; 0.05</w:t>
        </w:r>
      </w:ins>
    </w:p>
    <w:p w14:paraId="06D38B99" w14:textId="77777777" w:rsidR="005D7027" w:rsidRPr="005D7027" w:rsidRDefault="005D7027" w:rsidP="005D7027">
      <w:pPr>
        <w:spacing w:line="360" w:lineRule="auto"/>
        <w:jc w:val="both"/>
        <w:rPr>
          <w:ins w:id="2879" w:author="Office" w:date="2025-10-26T17:54:00Z" w16du:dateUtc="2025-10-26T17:54:00Z"/>
          <w:rFonts w:ascii="Times New Roman" w:hAnsi="Times New Roman" w:cs="Times New Roman"/>
        </w:rPr>
      </w:pPr>
      <w:ins w:id="2880" w:author="Office" w:date="2025-10-26T17:54:00Z" w16du:dateUtc="2025-10-26T17:54:00Z">
        <w:r w:rsidRPr="005D7027">
          <w:rPr>
            <w:rFonts w:ascii="Times New Roman" w:hAnsi="Times New Roman" w:cs="Times New Roman"/>
          </w:rPr>
          <w:t xml:space="preserve">    }</w:t>
        </w:r>
      </w:ins>
    </w:p>
    <w:p w14:paraId="7C9F175D" w14:textId="77777777" w:rsidR="005D7027" w:rsidRPr="005D7027" w:rsidRDefault="005D7027" w:rsidP="005D7027">
      <w:pPr>
        <w:spacing w:line="360" w:lineRule="auto"/>
        <w:jc w:val="both"/>
        <w:rPr>
          <w:ins w:id="2881" w:author="Office" w:date="2025-10-26T17:54:00Z" w16du:dateUtc="2025-10-26T17:54:00Z"/>
          <w:rFonts w:ascii="Times New Roman" w:hAnsi="Times New Roman" w:cs="Times New Roman"/>
        </w:rPr>
      </w:pPr>
    </w:p>
    <w:p w14:paraId="7E50401F" w14:textId="77777777" w:rsidR="005D7027" w:rsidRPr="005D7027" w:rsidRDefault="005D7027" w:rsidP="005D7027">
      <w:pPr>
        <w:spacing w:line="360" w:lineRule="auto"/>
        <w:jc w:val="both"/>
        <w:rPr>
          <w:ins w:id="2882" w:author="Office" w:date="2025-10-26T17:54:00Z" w16du:dateUtc="2025-10-26T17:54:00Z"/>
          <w:rFonts w:ascii="Times New Roman" w:hAnsi="Times New Roman" w:cs="Times New Roman"/>
        </w:rPr>
      </w:pPr>
      <w:ins w:id="2883" w:author="Office" w:date="2025-10-26T17:54:00Z" w16du:dateUtc="2025-10-26T17:54:00Z">
        <w:r w:rsidRPr="005D7027">
          <w:rPr>
            <w:rFonts w:ascii="Times New Roman" w:hAnsi="Times New Roman" w:cs="Times New Roman"/>
          </w:rPr>
          <w:t xml:space="preserve">    # Prepare data for Granger causality</w:t>
        </w:r>
      </w:ins>
    </w:p>
    <w:p w14:paraId="67B8D07B" w14:textId="77777777" w:rsidR="005D7027" w:rsidRPr="005D7027" w:rsidRDefault="005D7027" w:rsidP="005D7027">
      <w:pPr>
        <w:spacing w:line="360" w:lineRule="auto"/>
        <w:jc w:val="both"/>
        <w:rPr>
          <w:ins w:id="2884" w:author="Office" w:date="2025-10-26T17:54:00Z" w16du:dateUtc="2025-10-26T17:54:00Z"/>
          <w:rFonts w:ascii="Times New Roman" w:hAnsi="Times New Roman" w:cs="Times New Roman"/>
        </w:rPr>
      </w:pPr>
      <w:ins w:id="2885" w:author="Office" w:date="2025-10-26T17:54:00Z" w16du:dateUtc="2025-10-26T17:54:00Z">
        <w:r w:rsidRPr="005D7027">
          <w:rPr>
            <w:rFonts w:ascii="Times New Roman" w:hAnsi="Times New Roman" w:cs="Times New Roman"/>
          </w:rPr>
          <w:t xml:space="preserve">    data = pd.DataFrame({</w:t>
        </w:r>
      </w:ins>
    </w:p>
    <w:p w14:paraId="3822FC30" w14:textId="77777777" w:rsidR="005D7027" w:rsidRPr="005D7027" w:rsidRDefault="005D7027" w:rsidP="005D7027">
      <w:pPr>
        <w:spacing w:line="360" w:lineRule="auto"/>
        <w:jc w:val="both"/>
        <w:rPr>
          <w:ins w:id="2886" w:author="Office" w:date="2025-10-26T17:54:00Z" w16du:dateUtc="2025-10-26T17:54:00Z"/>
          <w:rFonts w:ascii="Times New Roman" w:hAnsi="Times New Roman" w:cs="Times New Roman"/>
        </w:rPr>
      </w:pPr>
      <w:ins w:id="2887" w:author="Office" w:date="2025-10-26T17:54:00Z" w16du:dateUtc="2025-10-26T17:54:00Z">
        <w:r w:rsidRPr="005D7027">
          <w:rPr>
            <w:rFonts w:ascii="Times New Roman" w:hAnsi="Times New Roman" w:cs="Times New Roman"/>
          </w:rPr>
          <w:t xml:space="preserve">        'sentiment': sentiment_series,</w:t>
        </w:r>
      </w:ins>
    </w:p>
    <w:p w14:paraId="3131A0CB" w14:textId="77777777" w:rsidR="005D7027" w:rsidRPr="005D7027" w:rsidRDefault="005D7027" w:rsidP="005D7027">
      <w:pPr>
        <w:spacing w:line="360" w:lineRule="auto"/>
        <w:jc w:val="both"/>
        <w:rPr>
          <w:ins w:id="2888" w:author="Office" w:date="2025-10-26T17:54:00Z" w16du:dateUtc="2025-10-26T17:54:00Z"/>
          <w:rFonts w:ascii="Times New Roman" w:hAnsi="Times New Roman" w:cs="Times New Roman"/>
        </w:rPr>
      </w:pPr>
      <w:ins w:id="2889" w:author="Office" w:date="2025-10-26T17:54:00Z" w16du:dateUtc="2025-10-26T17:54:00Z">
        <w:r w:rsidRPr="005D7027">
          <w:rPr>
            <w:rFonts w:ascii="Times New Roman" w:hAnsi="Times New Roman" w:cs="Times New Roman"/>
          </w:rPr>
          <w:t xml:space="preserve">        'price_change': price_series</w:t>
        </w:r>
      </w:ins>
    </w:p>
    <w:p w14:paraId="57F2600A" w14:textId="77777777" w:rsidR="005D7027" w:rsidRPr="005D7027" w:rsidRDefault="005D7027" w:rsidP="005D7027">
      <w:pPr>
        <w:spacing w:line="360" w:lineRule="auto"/>
        <w:jc w:val="both"/>
        <w:rPr>
          <w:ins w:id="2890" w:author="Office" w:date="2025-10-26T17:54:00Z" w16du:dateUtc="2025-10-26T17:54:00Z"/>
          <w:rFonts w:ascii="Times New Roman" w:hAnsi="Times New Roman" w:cs="Times New Roman"/>
        </w:rPr>
      </w:pPr>
      <w:ins w:id="2891" w:author="Office" w:date="2025-10-26T17:54:00Z" w16du:dateUtc="2025-10-26T17:54:00Z">
        <w:r w:rsidRPr="005D7027">
          <w:rPr>
            <w:rFonts w:ascii="Times New Roman" w:hAnsi="Times New Roman" w:cs="Times New Roman"/>
          </w:rPr>
          <w:t xml:space="preserve">    }).dropna()</w:t>
        </w:r>
      </w:ins>
    </w:p>
    <w:p w14:paraId="085B46BD" w14:textId="77777777" w:rsidR="005D7027" w:rsidRPr="005D7027" w:rsidRDefault="005D7027" w:rsidP="005D7027">
      <w:pPr>
        <w:spacing w:line="360" w:lineRule="auto"/>
        <w:jc w:val="both"/>
        <w:rPr>
          <w:ins w:id="2892" w:author="Office" w:date="2025-10-26T17:54:00Z" w16du:dateUtc="2025-10-26T17:54:00Z"/>
          <w:rFonts w:ascii="Times New Roman" w:hAnsi="Times New Roman" w:cs="Times New Roman"/>
        </w:rPr>
      </w:pPr>
    </w:p>
    <w:p w14:paraId="30B571BD" w14:textId="77777777" w:rsidR="005D7027" w:rsidRPr="005D7027" w:rsidRDefault="005D7027" w:rsidP="005D7027">
      <w:pPr>
        <w:spacing w:line="360" w:lineRule="auto"/>
        <w:jc w:val="both"/>
        <w:rPr>
          <w:ins w:id="2893" w:author="Office" w:date="2025-10-26T17:54:00Z" w16du:dateUtc="2025-10-26T17:54:00Z"/>
          <w:rFonts w:ascii="Times New Roman" w:hAnsi="Times New Roman" w:cs="Times New Roman"/>
        </w:rPr>
      </w:pPr>
      <w:ins w:id="2894" w:author="Office" w:date="2025-10-26T17:54:00Z" w16du:dateUtc="2025-10-26T17:54:00Z">
        <w:r w:rsidRPr="005D7027">
          <w:rPr>
            <w:rFonts w:ascii="Times New Roman" w:hAnsi="Times New Roman" w:cs="Times New Roman"/>
          </w:rPr>
          <w:t xml:space="preserve">    # Perform Granger causality test</w:t>
        </w:r>
      </w:ins>
    </w:p>
    <w:p w14:paraId="3BD93887" w14:textId="77777777" w:rsidR="005D7027" w:rsidRPr="005D7027" w:rsidRDefault="005D7027" w:rsidP="005D7027">
      <w:pPr>
        <w:spacing w:line="360" w:lineRule="auto"/>
        <w:jc w:val="both"/>
        <w:rPr>
          <w:ins w:id="2895" w:author="Office" w:date="2025-10-26T17:54:00Z" w16du:dateUtc="2025-10-26T17:54:00Z"/>
          <w:rFonts w:ascii="Times New Roman" w:hAnsi="Times New Roman" w:cs="Times New Roman"/>
        </w:rPr>
      </w:pPr>
      <w:ins w:id="2896" w:author="Office" w:date="2025-10-26T17:54:00Z" w16du:dateUtc="2025-10-26T17:54:00Z">
        <w:r w:rsidRPr="005D7027">
          <w:rPr>
            <w:rFonts w:ascii="Times New Roman" w:hAnsi="Times New Roman" w:cs="Times New Roman"/>
          </w:rPr>
          <w:t xml:space="preserve">    gc_results = grangercausalitytests(data[['price_change', 'sentiment']], max_lags, verbose=False)</w:t>
        </w:r>
      </w:ins>
    </w:p>
    <w:p w14:paraId="175A56DB" w14:textId="77777777" w:rsidR="005D7027" w:rsidRPr="005D7027" w:rsidRDefault="005D7027" w:rsidP="005D7027">
      <w:pPr>
        <w:spacing w:line="360" w:lineRule="auto"/>
        <w:jc w:val="both"/>
        <w:rPr>
          <w:ins w:id="2897" w:author="Office" w:date="2025-10-26T17:54:00Z" w16du:dateUtc="2025-10-26T17:54:00Z"/>
          <w:rFonts w:ascii="Times New Roman" w:hAnsi="Times New Roman" w:cs="Times New Roman"/>
        </w:rPr>
      </w:pPr>
    </w:p>
    <w:p w14:paraId="7FC2D1CB" w14:textId="77777777" w:rsidR="005D7027" w:rsidRPr="005D7027" w:rsidRDefault="005D7027" w:rsidP="005D7027">
      <w:pPr>
        <w:spacing w:line="360" w:lineRule="auto"/>
        <w:jc w:val="both"/>
        <w:rPr>
          <w:ins w:id="2898" w:author="Office" w:date="2025-10-26T17:54:00Z" w16du:dateUtc="2025-10-26T17:54:00Z"/>
          <w:rFonts w:ascii="Times New Roman" w:hAnsi="Times New Roman" w:cs="Times New Roman"/>
        </w:rPr>
      </w:pPr>
      <w:ins w:id="2899" w:author="Office" w:date="2025-10-26T17:54:00Z" w16du:dateUtc="2025-10-26T17:54:00Z">
        <w:r w:rsidRPr="005D7027">
          <w:rPr>
            <w:rFonts w:ascii="Times New Roman" w:hAnsi="Times New Roman" w:cs="Times New Roman"/>
          </w:rPr>
          <w:t xml:space="preserve">    # Extract results</w:t>
        </w:r>
      </w:ins>
    </w:p>
    <w:p w14:paraId="6FF74876" w14:textId="77777777" w:rsidR="005D7027" w:rsidRPr="005D7027" w:rsidRDefault="005D7027" w:rsidP="005D7027">
      <w:pPr>
        <w:spacing w:line="360" w:lineRule="auto"/>
        <w:jc w:val="both"/>
        <w:rPr>
          <w:ins w:id="2900" w:author="Office" w:date="2025-10-26T17:54:00Z" w16du:dateUtc="2025-10-26T17:54:00Z"/>
          <w:rFonts w:ascii="Times New Roman" w:hAnsi="Times New Roman" w:cs="Times New Roman"/>
        </w:rPr>
      </w:pPr>
      <w:ins w:id="2901" w:author="Office" w:date="2025-10-26T17:54:00Z" w16du:dateUtc="2025-10-26T17:54:00Z">
        <w:r w:rsidRPr="005D7027">
          <w:rPr>
            <w:rFonts w:ascii="Times New Roman" w:hAnsi="Times New Roman" w:cs="Times New Roman"/>
          </w:rPr>
          <w:t xml:space="preserve">    results['granger_causality'] = {}</w:t>
        </w:r>
      </w:ins>
    </w:p>
    <w:p w14:paraId="7CA3D079" w14:textId="77777777" w:rsidR="005D7027" w:rsidRPr="005D7027" w:rsidRDefault="005D7027" w:rsidP="005D7027">
      <w:pPr>
        <w:spacing w:line="360" w:lineRule="auto"/>
        <w:jc w:val="both"/>
        <w:rPr>
          <w:ins w:id="2902" w:author="Office" w:date="2025-10-26T17:54:00Z" w16du:dateUtc="2025-10-26T17:54:00Z"/>
          <w:rFonts w:ascii="Times New Roman" w:hAnsi="Times New Roman" w:cs="Times New Roman"/>
        </w:rPr>
      </w:pPr>
      <w:ins w:id="2903" w:author="Office" w:date="2025-10-26T17:54:00Z" w16du:dateUtc="2025-10-26T17:54:00Z">
        <w:r w:rsidRPr="005D7027">
          <w:rPr>
            <w:rFonts w:ascii="Times New Roman" w:hAnsi="Times New Roman" w:cs="Times New Roman"/>
          </w:rPr>
          <w:t xml:space="preserve">    for lag in range(1, max_lags + 1):</w:t>
        </w:r>
      </w:ins>
    </w:p>
    <w:p w14:paraId="3381AAAB" w14:textId="77777777" w:rsidR="005D7027" w:rsidRPr="005D7027" w:rsidRDefault="005D7027" w:rsidP="005D7027">
      <w:pPr>
        <w:spacing w:line="360" w:lineRule="auto"/>
        <w:jc w:val="both"/>
        <w:rPr>
          <w:ins w:id="2904" w:author="Office" w:date="2025-10-26T17:54:00Z" w16du:dateUtc="2025-10-26T17:54:00Z"/>
          <w:rFonts w:ascii="Times New Roman" w:hAnsi="Times New Roman" w:cs="Times New Roman"/>
        </w:rPr>
      </w:pPr>
      <w:ins w:id="2905" w:author="Office" w:date="2025-10-26T17:54:00Z" w16du:dateUtc="2025-10-26T17:54:00Z">
        <w:r w:rsidRPr="005D7027">
          <w:rPr>
            <w:rFonts w:ascii="Times New Roman" w:hAnsi="Times New Roman" w:cs="Times New Roman"/>
          </w:rPr>
          <w:t xml:space="preserve">        f_stat = gc_results[lag][0]['ssr_ftest'][0]</w:t>
        </w:r>
      </w:ins>
    </w:p>
    <w:p w14:paraId="107D2D94" w14:textId="77777777" w:rsidR="005D7027" w:rsidRPr="005D7027" w:rsidRDefault="005D7027" w:rsidP="005D7027">
      <w:pPr>
        <w:spacing w:line="360" w:lineRule="auto"/>
        <w:jc w:val="both"/>
        <w:rPr>
          <w:ins w:id="2906" w:author="Office" w:date="2025-10-26T17:54:00Z" w16du:dateUtc="2025-10-26T17:54:00Z"/>
          <w:rFonts w:ascii="Times New Roman" w:hAnsi="Times New Roman" w:cs="Times New Roman"/>
        </w:rPr>
      </w:pPr>
      <w:ins w:id="2907" w:author="Office" w:date="2025-10-26T17:54:00Z" w16du:dateUtc="2025-10-26T17:54:00Z">
        <w:r w:rsidRPr="005D7027">
          <w:rPr>
            <w:rFonts w:ascii="Times New Roman" w:hAnsi="Times New Roman" w:cs="Times New Roman"/>
          </w:rPr>
          <w:t xml:space="preserve">        p_value = gc_results[lag][0]['ssr_ftest'][1]</w:t>
        </w:r>
      </w:ins>
    </w:p>
    <w:p w14:paraId="2D4A36DF" w14:textId="77777777" w:rsidR="005D7027" w:rsidRPr="005D7027" w:rsidRDefault="005D7027" w:rsidP="005D7027">
      <w:pPr>
        <w:spacing w:line="360" w:lineRule="auto"/>
        <w:jc w:val="both"/>
        <w:rPr>
          <w:ins w:id="2908" w:author="Office" w:date="2025-10-26T17:54:00Z" w16du:dateUtc="2025-10-26T17:54:00Z"/>
          <w:rFonts w:ascii="Times New Roman" w:hAnsi="Times New Roman" w:cs="Times New Roman"/>
        </w:rPr>
      </w:pPr>
      <w:ins w:id="2909" w:author="Office" w:date="2025-10-26T17:54:00Z" w16du:dateUtc="2025-10-26T17:54:00Z">
        <w:r w:rsidRPr="005D7027">
          <w:rPr>
            <w:rFonts w:ascii="Times New Roman" w:hAnsi="Times New Roman" w:cs="Times New Roman"/>
          </w:rPr>
          <w:t xml:space="preserve">        results['granger_causality'][lag] = {</w:t>
        </w:r>
      </w:ins>
    </w:p>
    <w:p w14:paraId="1327D405" w14:textId="77777777" w:rsidR="005D7027" w:rsidRPr="005D7027" w:rsidRDefault="005D7027" w:rsidP="005D7027">
      <w:pPr>
        <w:spacing w:line="360" w:lineRule="auto"/>
        <w:jc w:val="both"/>
        <w:rPr>
          <w:ins w:id="2910" w:author="Office" w:date="2025-10-26T17:54:00Z" w16du:dateUtc="2025-10-26T17:54:00Z"/>
          <w:rFonts w:ascii="Times New Roman" w:hAnsi="Times New Roman" w:cs="Times New Roman"/>
        </w:rPr>
      </w:pPr>
      <w:ins w:id="2911" w:author="Office" w:date="2025-10-26T17:54:00Z" w16du:dateUtc="2025-10-26T17:54:00Z">
        <w:r w:rsidRPr="005D7027">
          <w:rPr>
            <w:rFonts w:ascii="Times New Roman" w:hAnsi="Times New Roman" w:cs="Times New Roman"/>
          </w:rPr>
          <w:lastRenderedPageBreak/>
          <w:t xml:space="preserve">            'f_statistic': f_stat,</w:t>
        </w:r>
      </w:ins>
    </w:p>
    <w:p w14:paraId="79FD7078" w14:textId="77777777" w:rsidR="005D7027" w:rsidRPr="005D7027" w:rsidRDefault="005D7027" w:rsidP="005D7027">
      <w:pPr>
        <w:spacing w:line="360" w:lineRule="auto"/>
        <w:jc w:val="both"/>
        <w:rPr>
          <w:ins w:id="2912" w:author="Office" w:date="2025-10-26T17:54:00Z" w16du:dateUtc="2025-10-26T17:54:00Z"/>
          <w:rFonts w:ascii="Times New Roman" w:hAnsi="Times New Roman" w:cs="Times New Roman"/>
        </w:rPr>
      </w:pPr>
      <w:ins w:id="2913" w:author="Office" w:date="2025-10-26T17:54:00Z" w16du:dateUtc="2025-10-26T17:54:00Z">
        <w:r w:rsidRPr="005D7027">
          <w:rPr>
            <w:rFonts w:ascii="Times New Roman" w:hAnsi="Times New Roman" w:cs="Times New Roman"/>
          </w:rPr>
          <w:t xml:space="preserve">            'p_value': p_value,</w:t>
        </w:r>
      </w:ins>
    </w:p>
    <w:p w14:paraId="0AD0B5B1" w14:textId="77777777" w:rsidR="005D7027" w:rsidRPr="005D7027" w:rsidRDefault="005D7027" w:rsidP="005D7027">
      <w:pPr>
        <w:spacing w:line="360" w:lineRule="auto"/>
        <w:jc w:val="both"/>
        <w:rPr>
          <w:ins w:id="2914" w:author="Office" w:date="2025-10-26T17:54:00Z" w16du:dateUtc="2025-10-26T17:54:00Z"/>
          <w:rFonts w:ascii="Times New Roman" w:hAnsi="Times New Roman" w:cs="Times New Roman"/>
        </w:rPr>
      </w:pPr>
      <w:ins w:id="2915" w:author="Office" w:date="2025-10-26T17:54:00Z" w16du:dateUtc="2025-10-26T17:54:00Z">
        <w:r w:rsidRPr="005D7027">
          <w:rPr>
            <w:rFonts w:ascii="Times New Roman" w:hAnsi="Times New Roman" w:cs="Times New Roman"/>
          </w:rPr>
          <w:t xml:space="preserve">            'is_significant': p_value &lt; 0.05</w:t>
        </w:r>
      </w:ins>
    </w:p>
    <w:p w14:paraId="03D6F1CA" w14:textId="77777777" w:rsidR="005D7027" w:rsidRPr="005D7027" w:rsidRDefault="005D7027" w:rsidP="005D7027">
      <w:pPr>
        <w:spacing w:line="360" w:lineRule="auto"/>
        <w:jc w:val="both"/>
        <w:rPr>
          <w:ins w:id="2916" w:author="Office" w:date="2025-10-26T17:54:00Z" w16du:dateUtc="2025-10-26T17:54:00Z"/>
          <w:rFonts w:ascii="Times New Roman" w:hAnsi="Times New Roman" w:cs="Times New Roman"/>
        </w:rPr>
      </w:pPr>
      <w:ins w:id="2917" w:author="Office" w:date="2025-10-26T17:54:00Z" w16du:dateUtc="2025-10-26T17:54:00Z">
        <w:r w:rsidRPr="005D7027">
          <w:rPr>
            <w:rFonts w:ascii="Times New Roman" w:hAnsi="Times New Roman" w:cs="Times New Roman"/>
          </w:rPr>
          <w:t xml:space="preserve">        }</w:t>
        </w:r>
      </w:ins>
    </w:p>
    <w:p w14:paraId="6806857B" w14:textId="77777777" w:rsidR="005D7027" w:rsidRPr="005D7027" w:rsidRDefault="005D7027" w:rsidP="005D7027">
      <w:pPr>
        <w:spacing w:line="360" w:lineRule="auto"/>
        <w:jc w:val="both"/>
        <w:rPr>
          <w:ins w:id="2918" w:author="Office" w:date="2025-10-26T17:54:00Z" w16du:dateUtc="2025-10-26T17:54:00Z"/>
          <w:rFonts w:ascii="Times New Roman" w:hAnsi="Times New Roman" w:cs="Times New Roman"/>
        </w:rPr>
      </w:pPr>
    </w:p>
    <w:p w14:paraId="5D3BBB3D" w14:textId="77777777" w:rsidR="005D7027" w:rsidRPr="005D7027" w:rsidRDefault="005D7027" w:rsidP="005D7027">
      <w:pPr>
        <w:spacing w:line="360" w:lineRule="auto"/>
        <w:jc w:val="both"/>
        <w:rPr>
          <w:ins w:id="2919" w:author="Office" w:date="2025-10-26T17:54:00Z" w16du:dateUtc="2025-10-26T17:54:00Z"/>
          <w:rFonts w:ascii="Times New Roman" w:hAnsi="Times New Roman" w:cs="Times New Roman"/>
        </w:rPr>
      </w:pPr>
      <w:ins w:id="2920" w:author="Office" w:date="2025-10-26T17:54:00Z" w16du:dateUtc="2025-10-26T17:54:00Z">
        <w:r w:rsidRPr="005D7027">
          <w:rPr>
            <w:rFonts w:ascii="Times New Roman" w:hAnsi="Times New Roman" w:cs="Times New Roman"/>
          </w:rPr>
          <w:t xml:space="preserve">    return results</w:t>
        </w:r>
      </w:ins>
    </w:p>
    <w:p w14:paraId="578B0127" w14:textId="77777777" w:rsidR="005D7027" w:rsidRPr="005D7027" w:rsidRDefault="005D7027" w:rsidP="005D7027">
      <w:pPr>
        <w:spacing w:line="360" w:lineRule="auto"/>
        <w:jc w:val="both"/>
        <w:rPr>
          <w:ins w:id="2921" w:author="Office" w:date="2025-10-26T17:54:00Z" w16du:dateUtc="2025-10-26T17:54:00Z"/>
          <w:rFonts w:ascii="Times New Roman" w:hAnsi="Times New Roman" w:cs="Times New Roman"/>
        </w:rPr>
      </w:pPr>
    </w:p>
    <w:p w14:paraId="0AB827E3" w14:textId="77777777" w:rsidR="005D7027" w:rsidRPr="005D7027" w:rsidRDefault="005D7027" w:rsidP="005D7027">
      <w:pPr>
        <w:spacing w:line="360" w:lineRule="auto"/>
        <w:jc w:val="both"/>
        <w:rPr>
          <w:ins w:id="2922" w:author="Office" w:date="2025-10-26T17:54:00Z" w16du:dateUtc="2025-10-26T17:54:00Z"/>
          <w:rFonts w:ascii="Times New Roman" w:hAnsi="Times New Roman" w:cs="Times New Roman"/>
        </w:rPr>
      </w:pPr>
      <w:ins w:id="2923" w:author="Office" w:date="2025-10-26T17:54:00Z" w16du:dateUtc="2025-10-26T17:54:00Z">
        <w:r w:rsidRPr="005D7027">
          <w:rPr>
            <w:rFonts w:ascii="Times New Roman" w:hAnsi="Times New Roman" w:cs="Times New Roman"/>
          </w:rPr>
          <w:t>A.7.2 Correlation Analysis with Confidence Intervals</w:t>
        </w:r>
      </w:ins>
    </w:p>
    <w:p w14:paraId="55DEE676" w14:textId="77777777" w:rsidR="005D7027" w:rsidRPr="005D7027" w:rsidRDefault="005D7027" w:rsidP="005D7027">
      <w:pPr>
        <w:spacing w:line="360" w:lineRule="auto"/>
        <w:jc w:val="both"/>
        <w:rPr>
          <w:ins w:id="2924" w:author="Office" w:date="2025-10-26T17:54:00Z" w16du:dateUtc="2025-10-26T17:54:00Z"/>
          <w:rFonts w:ascii="Times New Roman" w:hAnsi="Times New Roman" w:cs="Times New Roman"/>
        </w:rPr>
      </w:pPr>
    </w:p>
    <w:p w14:paraId="633C2324" w14:textId="77777777" w:rsidR="005D7027" w:rsidRPr="005D7027" w:rsidRDefault="005D7027" w:rsidP="005D7027">
      <w:pPr>
        <w:spacing w:line="360" w:lineRule="auto"/>
        <w:jc w:val="both"/>
        <w:rPr>
          <w:ins w:id="2925" w:author="Office" w:date="2025-10-26T17:54:00Z" w16du:dateUtc="2025-10-26T17:54:00Z"/>
          <w:rFonts w:ascii="Times New Roman" w:hAnsi="Times New Roman" w:cs="Times New Roman"/>
        </w:rPr>
      </w:pPr>
      <w:ins w:id="2926" w:author="Office" w:date="2025-10-26T17:54:00Z" w16du:dateUtc="2025-10-26T17:54:00Z">
        <w:r w:rsidRPr="005D7027">
          <w:rPr>
            <w:rFonts w:ascii="Times New Roman" w:hAnsi="Times New Roman" w:cs="Times New Roman"/>
          </w:rPr>
          <w:t>Bootstrap Confidence Intervals:</w:t>
        </w:r>
      </w:ins>
    </w:p>
    <w:p w14:paraId="151D19F6" w14:textId="77777777" w:rsidR="005D7027" w:rsidRPr="005D7027" w:rsidRDefault="005D7027" w:rsidP="005D7027">
      <w:pPr>
        <w:spacing w:line="360" w:lineRule="auto"/>
        <w:jc w:val="both"/>
        <w:rPr>
          <w:ins w:id="2927" w:author="Office" w:date="2025-10-26T17:54:00Z" w16du:dateUtc="2025-10-26T17:54:00Z"/>
          <w:rFonts w:ascii="Times New Roman" w:hAnsi="Times New Roman" w:cs="Times New Roman"/>
        </w:rPr>
      </w:pPr>
    </w:p>
    <w:p w14:paraId="1879ABD7" w14:textId="77777777" w:rsidR="005D7027" w:rsidRPr="005D7027" w:rsidRDefault="005D7027" w:rsidP="005D7027">
      <w:pPr>
        <w:spacing w:line="360" w:lineRule="auto"/>
        <w:jc w:val="both"/>
        <w:rPr>
          <w:ins w:id="2928" w:author="Office" w:date="2025-10-26T17:54:00Z" w16du:dateUtc="2025-10-26T17:54:00Z"/>
          <w:rFonts w:ascii="Times New Roman" w:hAnsi="Times New Roman" w:cs="Times New Roman"/>
        </w:rPr>
      </w:pPr>
      <w:ins w:id="2929" w:author="Office" w:date="2025-10-26T17:54:00Z" w16du:dateUtc="2025-10-26T17:54:00Z">
        <w:r w:rsidRPr="005D7027">
          <w:rPr>
            <w:rFonts w:ascii="Times New Roman" w:hAnsi="Times New Roman" w:cs="Times New Roman"/>
          </w:rPr>
          <w:t>def calculate_correlation_with_ci(x, y, n_bootstrap=1000, alpha=0.05):</w:t>
        </w:r>
      </w:ins>
    </w:p>
    <w:p w14:paraId="0EC216CC" w14:textId="77777777" w:rsidR="005D7027" w:rsidRPr="005D7027" w:rsidRDefault="005D7027" w:rsidP="005D7027">
      <w:pPr>
        <w:spacing w:line="360" w:lineRule="auto"/>
        <w:jc w:val="both"/>
        <w:rPr>
          <w:ins w:id="2930" w:author="Office" w:date="2025-10-26T17:54:00Z" w16du:dateUtc="2025-10-26T17:54:00Z"/>
          <w:rFonts w:ascii="Times New Roman" w:hAnsi="Times New Roman" w:cs="Times New Roman"/>
        </w:rPr>
      </w:pPr>
      <w:ins w:id="2931" w:author="Office" w:date="2025-10-26T17:54:00Z" w16du:dateUtc="2025-10-26T17:54:00Z">
        <w:r w:rsidRPr="005D7027">
          <w:rPr>
            <w:rFonts w:ascii="Times New Roman" w:hAnsi="Times New Roman" w:cs="Times New Roman"/>
          </w:rPr>
          <w:t xml:space="preserve">    """</w:t>
        </w:r>
      </w:ins>
    </w:p>
    <w:p w14:paraId="46F152B8" w14:textId="77777777" w:rsidR="005D7027" w:rsidRPr="005D7027" w:rsidRDefault="005D7027" w:rsidP="005D7027">
      <w:pPr>
        <w:spacing w:line="360" w:lineRule="auto"/>
        <w:jc w:val="both"/>
        <w:rPr>
          <w:ins w:id="2932" w:author="Office" w:date="2025-10-26T17:54:00Z" w16du:dateUtc="2025-10-26T17:54:00Z"/>
          <w:rFonts w:ascii="Times New Roman" w:hAnsi="Times New Roman" w:cs="Times New Roman"/>
        </w:rPr>
      </w:pPr>
      <w:ins w:id="2933" w:author="Office" w:date="2025-10-26T17:54:00Z" w16du:dateUtc="2025-10-26T17:54:00Z">
        <w:r w:rsidRPr="005D7027">
          <w:rPr>
            <w:rFonts w:ascii="Times New Roman" w:hAnsi="Times New Roman" w:cs="Times New Roman"/>
          </w:rPr>
          <w:t xml:space="preserve">    Calculate correlation with bootstrap confidence intervals</w:t>
        </w:r>
      </w:ins>
    </w:p>
    <w:p w14:paraId="32FF490B" w14:textId="77777777" w:rsidR="005D7027" w:rsidRPr="005D7027" w:rsidRDefault="005D7027" w:rsidP="005D7027">
      <w:pPr>
        <w:spacing w:line="360" w:lineRule="auto"/>
        <w:jc w:val="both"/>
        <w:rPr>
          <w:ins w:id="2934" w:author="Office" w:date="2025-10-26T17:54:00Z" w16du:dateUtc="2025-10-26T17:54:00Z"/>
          <w:rFonts w:ascii="Times New Roman" w:hAnsi="Times New Roman" w:cs="Times New Roman"/>
        </w:rPr>
      </w:pPr>
      <w:ins w:id="2935" w:author="Office" w:date="2025-10-26T17:54:00Z" w16du:dateUtc="2025-10-26T17:54:00Z">
        <w:r w:rsidRPr="005D7027">
          <w:rPr>
            <w:rFonts w:ascii="Times New Roman" w:hAnsi="Times New Roman" w:cs="Times New Roman"/>
          </w:rPr>
          <w:t xml:space="preserve">    """</w:t>
        </w:r>
      </w:ins>
    </w:p>
    <w:p w14:paraId="06A1E991" w14:textId="77777777" w:rsidR="005D7027" w:rsidRPr="005D7027" w:rsidRDefault="005D7027" w:rsidP="005D7027">
      <w:pPr>
        <w:spacing w:line="360" w:lineRule="auto"/>
        <w:jc w:val="both"/>
        <w:rPr>
          <w:ins w:id="2936" w:author="Office" w:date="2025-10-26T17:54:00Z" w16du:dateUtc="2025-10-26T17:54:00Z"/>
          <w:rFonts w:ascii="Times New Roman" w:hAnsi="Times New Roman" w:cs="Times New Roman"/>
        </w:rPr>
      </w:pPr>
      <w:ins w:id="2937" w:author="Office" w:date="2025-10-26T17:54:00Z" w16du:dateUtc="2025-10-26T17:54:00Z">
        <w:r w:rsidRPr="005D7027">
          <w:rPr>
            <w:rFonts w:ascii="Times New Roman" w:hAnsi="Times New Roman" w:cs="Times New Roman"/>
          </w:rPr>
          <w:t xml:space="preserve">    from scipy.stats import pearsonr, spearmanr</w:t>
        </w:r>
      </w:ins>
    </w:p>
    <w:p w14:paraId="0C8A067E" w14:textId="77777777" w:rsidR="005D7027" w:rsidRPr="005D7027" w:rsidRDefault="005D7027" w:rsidP="005D7027">
      <w:pPr>
        <w:spacing w:line="360" w:lineRule="auto"/>
        <w:jc w:val="both"/>
        <w:rPr>
          <w:ins w:id="2938" w:author="Office" w:date="2025-10-26T17:54:00Z" w16du:dateUtc="2025-10-26T17:54:00Z"/>
          <w:rFonts w:ascii="Times New Roman" w:hAnsi="Times New Roman" w:cs="Times New Roman"/>
        </w:rPr>
      </w:pPr>
    </w:p>
    <w:p w14:paraId="2627C6B3" w14:textId="77777777" w:rsidR="005D7027" w:rsidRPr="005D7027" w:rsidRDefault="005D7027" w:rsidP="005D7027">
      <w:pPr>
        <w:spacing w:line="360" w:lineRule="auto"/>
        <w:jc w:val="both"/>
        <w:rPr>
          <w:ins w:id="2939" w:author="Office" w:date="2025-10-26T17:54:00Z" w16du:dateUtc="2025-10-26T17:54:00Z"/>
          <w:rFonts w:ascii="Times New Roman" w:hAnsi="Times New Roman" w:cs="Times New Roman"/>
        </w:rPr>
      </w:pPr>
      <w:ins w:id="2940" w:author="Office" w:date="2025-10-26T17:54:00Z" w16du:dateUtc="2025-10-26T17:54:00Z">
        <w:r w:rsidRPr="005D7027">
          <w:rPr>
            <w:rFonts w:ascii="Times New Roman" w:hAnsi="Times New Roman" w:cs="Times New Roman"/>
          </w:rPr>
          <w:t xml:space="preserve">    # Original correlation</w:t>
        </w:r>
      </w:ins>
    </w:p>
    <w:p w14:paraId="5EFE79F9" w14:textId="77777777" w:rsidR="005D7027" w:rsidRPr="005D7027" w:rsidRDefault="005D7027" w:rsidP="005D7027">
      <w:pPr>
        <w:spacing w:line="360" w:lineRule="auto"/>
        <w:jc w:val="both"/>
        <w:rPr>
          <w:ins w:id="2941" w:author="Office" w:date="2025-10-26T17:54:00Z" w16du:dateUtc="2025-10-26T17:54:00Z"/>
          <w:rFonts w:ascii="Times New Roman" w:hAnsi="Times New Roman" w:cs="Times New Roman"/>
        </w:rPr>
      </w:pPr>
      <w:ins w:id="2942" w:author="Office" w:date="2025-10-26T17:54:00Z" w16du:dateUtc="2025-10-26T17:54:00Z">
        <w:r w:rsidRPr="005D7027">
          <w:rPr>
            <w:rFonts w:ascii="Times New Roman" w:hAnsi="Times New Roman" w:cs="Times New Roman"/>
          </w:rPr>
          <w:t xml:space="preserve">    pearson_r, pearson_p = pearsonr(x, y)</w:t>
        </w:r>
      </w:ins>
    </w:p>
    <w:p w14:paraId="639A2118" w14:textId="77777777" w:rsidR="005D7027" w:rsidRPr="005D7027" w:rsidRDefault="005D7027" w:rsidP="005D7027">
      <w:pPr>
        <w:spacing w:line="360" w:lineRule="auto"/>
        <w:jc w:val="both"/>
        <w:rPr>
          <w:ins w:id="2943" w:author="Office" w:date="2025-10-26T17:54:00Z" w16du:dateUtc="2025-10-26T17:54:00Z"/>
          <w:rFonts w:ascii="Times New Roman" w:hAnsi="Times New Roman" w:cs="Times New Roman"/>
        </w:rPr>
      </w:pPr>
      <w:ins w:id="2944" w:author="Office" w:date="2025-10-26T17:54:00Z" w16du:dateUtc="2025-10-26T17:54:00Z">
        <w:r w:rsidRPr="005D7027">
          <w:rPr>
            <w:rFonts w:ascii="Times New Roman" w:hAnsi="Times New Roman" w:cs="Times New Roman"/>
          </w:rPr>
          <w:t xml:space="preserve">    spearman_r, spearman_p = spearmanr(x, y)</w:t>
        </w:r>
      </w:ins>
    </w:p>
    <w:p w14:paraId="2AF4752E" w14:textId="77777777" w:rsidR="005D7027" w:rsidRPr="005D7027" w:rsidRDefault="005D7027" w:rsidP="005D7027">
      <w:pPr>
        <w:spacing w:line="360" w:lineRule="auto"/>
        <w:jc w:val="both"/>
        <w:rPr>
          <w:ins w:id="2945" w:author="Office" w:date="2025-10-26T17:54:00Z" w16du:dateUtc="2025-10-26T17:54:00Z"/>
          <w:rFonts w:ascii="Times New Roman" w:hAnsi="Times New Roman" w:cs="Times New Roman"/>
        </w:rPr>
      </w:pPr>
    </w:p>
    <w:p w14:paraId="7F4028EB" w14:textId="77777777" w:rsidR="005D7027" w:rsidRPr="005D7027" w:rsidRDefault="005D7027" w:rsidP="005D7027">
      <w:pPr>
        <w:spacing w:line="360" w:lineRule="auto"/>
        <w:jc w:val="both"/>
        <w:rPr>
          <w:ins w:id="2946" w:author="Office" w:date="2025-10-26T17:54:00Z" w16du:dateUtc="2025-10-26T17:54:00Z"/>
          <w:rFonts w:ascii="Times New Roman" w:hAnsi="Times New Roman" w:cs="Times New Roman"/>
        </w:rPr>
      </w:pPr>
      <w:ins w:id="2947" w:author="Office" w:date="2025-10-26T17:54:00Z" w16du:dateUtc="2025-10-26T17:54:00Z">
        <w:r w:rsidRPr="005D7027">
          <w:rPr>
            <w:rFonts w:ascii="Times New Roman" w:hAnsi="Times New Roman" w:cs="Times New Roman"/>
          </w:rPr>
          <w:lastRenderedPageBreak/>
          <w:t xml:space="preserve">    # Bootstrap resampling</w:t>
        </w:r>
      </w:ins>
    </w:p>
    <w:p w14:paraId="5B6EBCF3" w14:textId="77777777" w:rsidR="005D7027" w:rsidRPr="005D7027" w:rsidRDefault="005D7027" w:rsidP="005D7027">
      <w:pPr>
        <w:spacing w:line="360" w:lineRule="auto"/>
        <w:jc w:val="both"/>
        <w:rPr>
          <w:ins w:id="2948" w:author="Office" w:date="2025-10-26T17:54:00Z" w16du:dateUtc="2025-10-26T17:54:00Z"/>
          <w:rFonts w:ascii="Times New Roman" w:hAnsi="Times New Roman" w:cs="Times New Roman"/>
        </w:rPr>
      </w:pPr>
      <w:ins w:id="2949" w:author="Office" w:date="2025-10-26T17:54:00Z" w16du:dateUtc="2025-10-26T17:54:00Z">
        <w:r w:rsidRPr="005D7027">
          <w:rPr>
            <w:rFonts w:ascii="Times New Roman" w:hAnsi="Times New Roman" w:cs="Times New Roman"/>
          </w:rPr>
          <w:t xml:space="preserve">    n_samples = len(x)</w:t>
        </w:r>
      </w:ins>
    </w:p>
    <w:p w14:paraId="4253A09A" w14:textId="77777777" w:rsidR="005D7027" w:rsidRPr="005D7027" w:rsidRDefault="005D7027" w:rsidP="005D7027">
      <w:pPr>
        <w:spacing w:line="360" w:lineRule="auto"/>
        <w:jc w:val="both"/>
        <w:rPr>
          <w:ins w:id="2950" w:author="Office" w:date="2025-10-26T17:54:00Z" w16du:dateUtc="2025-10-26T17:54:00Z"/>
          <w:rFonts w:ascii="Times New Roman" w:hAnsi="Times New Roman" w:cs="Times New Roman"/>
        </w:rPr>
      </w:pPr>
      <w:ins w:id="2951" w:author="Office" w:date="2025-10-26T17:54:00Z" w16du:dateUtc="2025-10-26T17:54:00Z">
        <w:r w:rsidRPr="005D7027">
          <w:rPr>
            <w:rFonts w:ascii="Times New Roman" w:hAnsi="Times New Roman" w:cs="Times New Roman"/>
          </w:rPr>
          <w:t xml:space="preserve">    bootstrap_correlations = []</w:t>
        </w:r>
      </w:ins>
    </w:p>
    <w:p w14:paraId="1D45041F" w14:textId="77777777" w:rsidR="005D7027" w:rsidRPr="005D7027" w:rsidRDefault="005D7027" w:rsidP="005D7027">
      <w:pPr>
        <w:spacing w:line="360" w:lineRule="auto"/>
        <w:jc w:val="both"/>
        <w:rPr>
          <w:ins w:id="2952" w:author="Office" w:date="2025-10-26T17:54:00Z" w16du:dateUtc="2025-10-26T17:54:00Z"/>
          <w:rFonts w:ascii="Times New Roman" w:hAnsi="Times New Roman" w:cs="Times New Roman"/>
        </w:rPr>
      </w:pPr>
    </w:p>
    <w:p w14:paraId="7BBBDA5F" w14:textId="77777777" w:rsidR="005D7027" w:rsidRPr="005D7027" w:rsidRDefault="005D7027" w:rsidP="005D7027">
      <w:pPr>
        <w:spacing w:line="360" w:lineRule="auto"/>
        <w:jc w:val="both"/>
        <w:rPr>
          <w:ins w:id="2953" w:author="Office" w:date="2025-10-26T17:54:00Z" w16du:dateUtc="2025-10-26T17:54:00Z"/>
          <w:rFonts w:ascii="Times New Roman" w:hAnsi="Times New Roman" w:cs="Times New Roman"/>
        </w:rPr>
      </w:pPr>
      <w:ins w:id="2954" w:author="Office" w:date="2025-10-26T17:54:00Z" w16du:dateUtc="2025-10-26T17:54:00Z">
        <w:r w:rsidRPr="005D7027">
          <w:rPr>
            <w:rFonts w:ascii="Times New Roman" w:hAnsi="Times New Roman" w:cs="Times New Roman"/>
          </w:rPr>
          <w:t xml:space="preserve">    for _ in range(n_bootstrap):</w:t>
        </w:r>
      </w:ins>
    </w:p>
    <w:p w14:paraId="70B568CB" w14:textId="77777777" w:rsidR="005D7027" w:rsidRPr="005D7027" w:rsidRDefault="005D7027" w:rsidP="005D7027">
      <w:pPr>
        <w:spacing w:line="360" w:lineRule="auto"/>
        <w:jc w:val="both"/>
        <w:rPr>
          <w:ins w:id="2955" w:author="Office" w:date="2025-10-26T17:54:00Z" w16du:dateUtc="2025-10-26T17:54:00Z"/>
          <w:rFonts w:ascii="Times New Roman" w:hAnsi="Times New Roman" w:cs="Times New Roman"/>
        </w:rPr>
      </w:pPr>
      <w:ins w:id="2956" w:author="Office" w:date="2025-10-26T17:54:00Z" w16du:dateUtc="2025-10-26T17:54:00Z">
        <w:r w:rsidRPr="005D7027">
          <w:rPr>
            <w:rFonts w:ascii="Times New Roman" w:hAnsi="Times New Roman" w:cs="Times New Roman"/>
          </w:rPr>
          <w:t xml:space="preserve">        indices = np.random.choice(n_samples, n_samples, replace=True)</w:t>
        </w:r>
      </w:ins>
    </w:p>
    <w:p w14:paraId="7A821E5E" w14:textId="77777777" w:rsidR="005D7027" w:rsidRPr="005D7027" w:rsidRDefault="005D7027" w:rsidP="005D7027">
      <w:pPr>
        <w:spacing w:line="360" w:lineRule="auto"/>
        <w:jc w:val="both"/>
        <w:rPr>
          <w:ins w:id="2957" w:author="Office" w:date="2025-10-26T17:54:00Z" w16du:dateUtc="2025-10-26T17:54:00Z"/>
          <w:rFonts w:ascii="Times New Roman" w:hAnsi="Times New Roman" w:cs="Times New Roman"/>
        </w:rPr>
      </w:pPr>
      <w:ins w:id="2958" w:author="Office" w:date="2025-10-26T17:54:00Z" w16du:dateUtc="2025-10-26T17:54:00Z">
        <w:r w:rsidRPr="005D7027">
          <w:rPr>
            <w:rFonts w:ascii="Times New Roman" w:hAnsi="Times New Roman" w:cs="Times New Roman"/>
          </w:rPr>
          <w:t xml:space="preserve">        x_boot = x.iloc[indices] if hasattr(x, 'iloc') else x[indices]</w:t>
        </w:r>
      </w:ins>
    </w:p>
    <w:p w14:paraId="6CD3E844" w14:textId="77777777" w:rsidR="005D7027" w:rsidRPr="005D7027" w:rsidRDefault="005D7027" w:rsidP="005D7027">
      <w:pPr>
        <w:spacing w:line="360" w:lineRule="auto"/>
        <w:jc w:val="both"/>
        <w:rPr>
          <w:ins w:id="2959" w:author="Office" w:date="2025-10-26T17:54:00Z" w16du:dateUtc="2025-10-26T17:54:00Z"/>
          <w:rFonts w:ascii="Times New Roman" w:hAnsi="Times New Roman" w:cs="Times New Roman"/>
        </w:rPr>
      </w:pPr>
      <w:ins w:id="2960" w:author="Office" w:date="2025-10-26T17:54:00Z" w16du:dateUtc="2025-10-26T17:54:00Z">
        <w:r w:rsidRPr="005D7027">
          <w:rPr>
            <w:rFonts w:ascii="Times New Roman" w:hAnsi="Times New Roman" w:cs="Times New Roman"/>
          </w:rPr>
          <w:t xml:space="preserve">        y_boot = y.iloc[indices] if hasattr(y, 'iloc') else y[indices]</w:t>
        </w:r>
      </w:ins>
    </w:p>
    <w:p w14:paraId="18827D1B" w14:textId="77777777" w:rsidR="005D7027" w:rsidRPr="005D7027" w:rsidRDefault="005D7027" w:rsidP="005D7027">
      <w:pPr>
        <w:spacing w:line="360" w:lineRule="auto"/>
        <w:jc w:val="both"/>
        <w:rPr>
          <w:ins w:id="2961" w:author="Office" w:date="2025-10-26T17:54:00Z" w16du:dateUtc="2025-10-26T17:54:00Z"/>
          <w:rFonts w:ascii="Times New Roman" w:hAnsi="Times New Roman" w:cs="Times New Roman"/>
        </w:rPr>
      </w:pPr>
    </w:p>
    <w:p w14:paraId="610626C9" w14:textId="77777777" w:rsidR="005D7027" w:rsidRPr="005D7027" w:rsidRDefault="005D7027" w:rsidP="005D7027">
      <w:pPr>
        <w:spacing w:line="360" w:lineRule="auto"/>
        <w:jc w:val="both"/>
        <w:rPr>
          <w:ins w:id="2962" w:author="Office" w:date="2025-10-26T17:54:00Z" w16du:dateUtc="2025-10-26T17:54:00Z"/>
          <w:rFonts w:ascii="Times New Roman" w:hAnsi="Times New Roman" w:cs="Times New Roman"/>
        </w:rPr>
      </w:pPr>
      <w:ins w:id="2963" w:author="Office" w:date="2025-10-26T17:54:00Z" w16du:dateUtc="2025-10-26T17:54:00Z">
        <w:r w:rsidRPr="005D7027">
          <w:rPr>
            <w:rFonts w:ascii="Times New Roman" w:hAnsi="Times New Roman" w:cs="Times New Roman"/>
          </w:rPr>
          <w:t xml:space="preserve">        r_boot, _ = pearsonr(x_boot, y_boot)</w:t>
        </w:r>
      </w:ins>
    </w:p>
    <w:p w14:paraId="440ACCC7" w14:textId="77777777" w:rsidR="005D7027" w:rsidRPr="005D7027" w:rsidRDefault="005D7027" w:rsidP="005D7027">
      <w:pPr>
        <w:spacing w:line="360" w:lineRule="auto"/>
        <w:jc w:val="both"/>
        <w:rPr>
          <w:ins w:id="2964" w:author="Office" w:date="2025-10-26T17:54:00Z" w16du:dateUtc="2025-10-26T17:54:00Z"/>
          <w:rFonts w:ascii="Times New Roman" w:hAnsi="Times New Roman" w:cs="Times New Roman"/>
        </w:rPr>
      </w:pPr>
      <w:ins w:id="2965" w:author="Office" w:date="2025-10-26T17:54:00Z" w16du:dateUtc="2025-10-26T17:54:00Z">
        <w:r w:rsidRPr="005D7027">
          <w:rPr>
            <w:rFonts w:ascii="Times New Roman" w:hAnsi="Times New Roman" w:cs="Times New Roman"/>
          </w:rPr>
          <w:t xml:space="preserve">        bootstrap_correlations.append(r_boot)</w:t>
        </w:r>
      </w:ins>
    </w:p>
    <w:p w14:paraId="6D5ECD60" w14:textId="77777777" w:rsidR="005D7027" w:rsidRPr="005D7027" w:rsidRDefault="005D7027" w:rsidP="005D7027">
      <w:pPr>
        <w:spacing w:line="360" w:lineRule="auto"/>
        <w:jc w:val="both"/>
        <w:rPr>
          <w:ins w:id="2966" w:author="Office" w:date="2025-10-26T17:54:00Z" w16du:dateUtc="2025-10-26T17:54:00Z"/>
          <w:rFonts w:ascii="Times New Roman" w:hAnsi="Times New Roman" w:cs="Times New Roman"/>
        </w:rPr>
      </w:pPr>
    </w:p>
    <w:p w14:paraId="68F9C8F8" w14:textId="77777777" w:rsidR="005D7027" w:rsidRPr="005D7027" w:rsidRDefault="005D7027" w:rsidP="005D7027">
      <w:pPr>
        <w:spacing w:line="360" w:lineRule="auto"/>
        <w:jc w:val="both"/>
        <w:rPr>
          <w:ins w:id="2967" w:author="Office" w:date="2025-10-26T17:54:00Z" w16du:dateUtc="2025-10-26T17:54:00Z"/>
          <w:rFonts w:ascii="Times New Roman" w:hAnsi="Times New Roman" w:cs="Times New Roman"/>
        </w:rPr>
      </w:pPr>
      <w:ins w:id="2968" w:author="Office" w:date="2025-10-26T17:54:00Z" w16du:dateUtc="2025-10-26T17:54:00Z">
        <w:r w:rsidRPr="005D7027">
          <w:rPr>
            <w:rFonts w:ascii="Times New Roman" w:hAnsi="Times New Roman" w:cs="Times New Roman"/>
          </w:rPr>
          <w:t xml:space="preserve">    # Calculate confidence intervals</w:t>
        </w:r>
      </w:ins>
    </w:p>
    <w:p w14:paraId="519FBDEA" w14:textId="77777777" w:rsidR="005D7027" w:rsidRPr="005D7027" w:rsidRDefault="005D7027" w:rsidP="005D7027">
      <w:pPr>
        <w:spacing w:line="360" w:lineRule="auto"/>
        <w:jc w:val="both"/>
        <w:rPr>
          <w:ins w:id="2969" w:author="Office" w:date="2025-10-26T17:54:00Z" w16du:dateUtc="2025-10-26T17:54:00Z"/>
          <w:rFonts w:ascii="Times New Roman" w:hAnsi="Times New Roman" w:cs="Times New Roman"/>
        </w:rPr>
      </w:pPr>
      <w:ins w:id="2970" w:author="Office" w:date="2025-10-26T17:54:00Z" w16du:dateUtc="2025-10-26T17:54:00Z">
        <w:r w:rsidRPr="005D7027">
          <w:rPr>
            <w:rFonts w:ascii="Times New Roman" w:hAnsi="Times New Roman" w:cs="Times New Roman"/>
          </w:rPr>
          <w:t xml:space="preserve">    ci_lower = np.percentile(bootstrap_correlations, 100 * alpha / 2)</w:t>
        </w:r>
      </w:ins>
    </w:p>
    <w:p w14:paraId="7845A274" w14:textId="77777777" w:rsidR="005D7027" w:rsidRPr="005D7027" w:rsidRDefault="005D7027" w:rsidP="005D7027">
      <w:pPr>
        <w:spacing w:line="360" w:lineRule="auto"/>
        <w:jc w:val="both"/>
        <w:rPr>
          <w:ins w:id="2971" w:author="Office" w:date="2025-10-26T17:54:00Z" w16du:dateUtc="2025-10-26T17:54:00Z"/>
          <w:rFonts w:ascii="Times New Roman" w:hAnsi="Times New Roman" w:cs="Times New Roman"/>
        </w:rPr>
      </w:pPr>
      <w:ins w:id="2972" w:author="Office" w:date="2025-10-26T17:54:00Z" w16du:dateUtc="2025-10-26T17:54:00Z">
        <w:r w:rsidRPr="005D7027">
          <w:rPr>
            <w:rFonts w:ascii="Times New Roman" w:hAnsi="Times New Roman" w:cs="Times New Roman"/>
          </w:rPr>
          <w:t xml:space="preserve">    ci_upper = np.percentile(bootstrap_correlations, 100 * (1 - alpha / 2))</w:t>
        </w:r>
      </w:ins>
    </w:p>
    <w:p w14:paraId="2276444A" w14:textId="77777777" w:rsidR="005D7027" w:rsidRPr="005D7027" w:rsidRDefault="005D7027" w:rsidP="005D7027">
      <w:pPr>
        <w:spacing w:line="360" w:lineRule="auto"/>
        <w:jc w:val="both"/>
        <w:rPr>
          <w:ins w:id="2973" w:author="Office" w:date="2025-10-26T17:54:00Z" w16du:dateUtc="2025-10-26T17:54:00Z"/>
          <w:rFonts w:ascii="Times New Roman" w:hAnsi="Times New Roman" w:cs="Times New Roman"/>
        </w:rPr>
      </w:pPr>
    </w:p>
    <w:p w14:paraId="2E268002" w14:textId="77777777" w:rsidR="005D7027" w:rsidRPr="005D7027" w:rsidRDefault="005D7027" w:rsidP="005D7027">
      <w:pPr>
        <w:spacing w:line="360" w:lineRule="auto"/>
        <w:jc w:val="both"/>
        <w:rPr>
          <w:ins w:id="2974" w:author="Office" w:date="2025-10-26T17:54:00Z" w16du:dateUtc="2025-10-26T17:54:00Z"/>
          <w:rFonts w:ascii="Times New Roman" w:hAnsi="Times New Roman" w:cs="Times New Roman"/>
        </w:rPr>
      </w:pPr>
      <w:ins w:id="2975" w:author="Office" w:date="2025-10-26T17:54:00Z" w16du:dateUtc="2025-10-26T17:54:00Z">
        <w:r w:rsidRPr="005D7027">
          <w:rPr>
            <w:rFonts w:ascii="Times New Roman" w:hAnsi="Times New Roman" w:cs="Times New Roman"/>
          </w:rPr>
          <w:t xml:space="preserve">    return {</w:t>
        </w:r>
      </w:ins>
    </w:p>
    <w:p w14:paraId="16099E40" w14:textId="77777777" w:rsidR="005D7027" w:rsidRPr="005D7027" w:rsidRDefault="005D7027" w:rsidP="005D7027">
      <w:pPr>
        <w:spacing w:line="360" w:lineRule="auto"/>
        <w:jc w:val="both"/>
        <w:rPr>
          <w:ins w:id="2976" w:author="Office" w:date="2025-10-26T17:54:00Z" w16du:dateUtc="2025-10-26T17:54:00Z"/>
          <w:rFonts w:ascii="Times New Roman" w:hAnsi="Times New Roman" w:cs="Times New Roman"/>
        </w:rPr>
      </w:pPr>
      <w:ins w:id="2977" w:author="Office" w:date="2025-10-26T17:54:00Z" w16du:dateUtc="2025-10-26T17:54:00Z">
        <w:r w:rsidRPr="005D7027">
          <w:rPr>
            <w:rFonts w:ascii="Times New Roman" w:hAnsi="Times New Roman" w:cs="Times New Roman"/>
          </w:rPr>
          <w:t xml:space="preserve">        'pearson_r': pearson_r,</w:t>
        </w:r>
      </w:ins>
    </w:p>
    <w:p w14:paraId="0A08C8B5" w14:textId="77777777" w:rsidR="005D7027" w:rsidRPr="005D7027" w:rsidRDefault="005D7027" w:rsidP="005D7027">
      <w:pPr>
        <w:spacing w:line="360" w:lineRule="auto"/>
        <w:jc w:val="both"/>
        <w:rPr>
          <w:ins w:id="2978" w:author="Office" w:date="2025-10-26T17:54:00Z" w16du:dateUtc="2025-10-26T17:54:00Z"/>
          <w:rFonts w:ascii="Times New Roman" w:hAnsi="Times New Roman" w:cs="Times New Roman"/>
        </w:rPr>
      </w:pPr>
      <w:ins w:id="2979" w:author="Office" w:date="2025-10-26T17:54:00Z" w16du:dateUtc="2025-10-26T17:54:00Z">
        <w:r w:rsidRPr="005D7027">
          <w:rPr>
            <w:rFonts w:ascii="Times New Roman" w:hAnsi="Times New Roman" w:cs="Times New Roman"/>
          </w:rPr>
          <w:t xml:space="preserve">        'pearson_p': pearson_p,</w:t>
        </w:r>
      </w:ins>
    </w:p>
    <w:p w14:paraId="0E0877DC" w14:textId="77777777" w:rsidR="005D7027" w:rsidRPr="005D7027" w:rsidRDefault="005D7027" w:rsidP="005D7027">
      <w:pPr>
        <w:spacing w:line="360" w:lineRule="auto"/>
        <w:jc w:val="both"/>
        <w:rPr>
          <w:ins w:id="2980" w:author="Office" w:date="2025-10-26T17:54:00Z" w16du:dateUtc="2025-10-26T17:54:00Z"/>
          <w:rFonts w:ascii="Times New Roman" w:hAnsi="Times New Roman" w:cs="Times New Roman"/>
        </w:rPr>
      </w:pPr>
      <w:ins w:id="2981" w:author="Office" w:date="2025-10-26T17:54:00Z" w16du:dateUtc="2025-10-26T17:54:00Z">
        <w:r w:rsidRPr="005D7027">
          <w:rPr>
            <w:rFonts w:ascii="Times New Roman" w:hAnsi="Times New Roman" w:cs="Times New Roman"/>
          </w:rPr>
          <w:t xml:space="preserve">        'spearman_r': spearman_r,</w:t>
        </w:r>
      </w:ins>
    </w:p>
    <w:p w14:paraId="75EAFDEC" w14:textId="77777777" w:rsidR="005D7027" w:rsidRPr="005D7027" w:rsidRDefault="005D7027" w:rsidP="005D7027">
      <w:pPr>
        <w:spacing w:line="360" w:lineRule="auto"/>
        <w:jc w:val="both"/>
        <w:rPr>
          <w:ins w:id="2982" w:author="Office" w:date="2025-10-26T17:54:00Z" w16du:dateUtc="2025-10-26T17:54:00Z"/>
          <w:rFonts w:ascii="Times New Roman" w:hAnsi="Times New Roman" w:cs="Times New Roman"/>
        </w:rPr>
      </w:pPr>
      <w:ins w:id="2983" w:author="Office" w:date="2025-10-26T17:54:00Z" w16du:dateUtc="2025-10-26T17:54:00Z">
        <w:r w:rsidRPr="005D7027">
          <w:rPr>
            <w:rFonts w:ascii="Times New Roman" w:hAnsi="Times New Roman" w:cs="Times New Roman"/>
          </w:rPr>
          <w:t xml:space="preserve">        'spearman_p': spearman_p,</w:t>
        </w:r>
      </w:ins>
    </w:p>
    <w:p w14:paraId="531C401E" w14:textId="77777777" w:rsidR="005D7027" w:rsidRPr="005D7027" w:rsidRDefault="005D7027" w:rsidP="005D7027">
      <w:pPr>
        <w:spacing w:line="360" w:lineRule="auto"/>
        <w:jc w:val="both"/>
        <w:rPr>
          <w:ins w:id="2984" w:author="Office" w:date="2025-10-26T17:54:00Z" w16du:dateUtc="2025-10-26T17:54:00Z"/>
          <w:rFonts w:ascii="Times New Roman" w:hAnsi="Times New Roman" w:cs="Times New Roman"/>
        </w:rPr>
      </w:pPr>
      <w:ins w:id="2985" w:author="Office" w:date="2025-10-26T17:54:00Z" w16du:dateUtc="2025-10-26T17:54:00Z">
        <w:r w:rsidRPr="005D7027">
          <w:rPr>
            <w:rFonts w:ascii="Times New Roman" w:hAnsi="Times New Roman" w:cs="Times New Roman"/>
          </w:rPr>
          <w:lastRenderedPageBreak/>
          <w:t xml:space="preserve">        'ci_lower': ci_lower,</w:t>
        </w:r>
      </w:ins>
    </w:p>
    <w:p w14:paraId="7DD4A2A0" w14:textId="77777777" w:rsidR="005D7027" w:rsidRPr="005D7027" w:rsidRDefault="005D7027" w:rsidP="005D7027">
      <w:pPr>
        <w:spacing w:line="360" w:lineRule="auto"/>
        <w:jc w:val="both"/>
        <w:rPr>
          <w:ins w:id="2986" w:author="Office" w:date="2025-10-26T17:54:00Z" w16du:dateUtc="2025-10-26T17:54:00Z"/>
          <w:rFonts w:ascii="Times New Roman" w:hAnsi="Times New Roman" w:cs="Times New Roman"/>
        </w:rPr>
      </w:pPr>
      <w:ins w:id="2987" w:author="Office" w:date="2025-10-26T17:54:00Z" w16du:dateUtc="2025-10-26T17:54:00Z">
        <w:r w:rsidRPr="005D7027">
          <w:rPr>
            <w:rFonts w:ascii="Times New Roman" w:hAnsi="Times New Roman" w:cs="Times New Roman"/>
          </w:rPr>
          <w:t xml:space="preserve">        'ci_upper': ci_upper,</w:t>
        </w:r>
      </w:ins>
    </w:p>
    <w:p w14:paraId="616FCB42" w14:textId="77777777" w:rsidR="005D7027" w:rsidRPr="005D7027" w:rsidRDefault="005D7027" w:rsidP="005D7027">
      <w:pPr>
        <w:spacing w:line="360" w:lineRule="auto"/>
        <w:jc w:val="both"/>
        <w:rPr>
          <w:ins w:id="2988" w:author="Office" w:date="2025-10-26T17:54:00Z" w16du:dateUtc="2025-10-26T17:54:00Z"/>
          <w:rFonts w:ascii="Times New Roman" w:hAnsi="Times New Roman" w:cs="Times New Roman"/>
        </w:rPr>
      </w:pPr>
      <w:ins w:id="2989" w:author="Office" w:date="2025-10-26T17:54:00Z" w16du:dateUtc="2025-10-26T17:54:00Z">
        <w:r w:rsidRPr="005D7027">
          <w:rPr>
            <w:rFonts w:ascii="Times New Roman" w:hAnsi="Times New Roman" w:cs="Times New Roman"/>
          </w:rPr>
          <w:t xml:space="preserve">        'bootstrap_samples': bootstrap_correlations</w:t>
        </w:r>
      </w:ins>
    </w:p>
    <w:p w14:paraId="18D59BFD" w14:textId="77777777" w:rsidR="005D7027" w:rsidRPr="005D7027" w:rsidRDefault="005D7027" w:rsidP="005D7027">
      <w:pPr>
        <w:spacing w:line="360" w:lineRule="auto"/>
        <w:jc w:val="both"/>
        <w:rPr>
          <w:ins w:id="2990" w:author="Office" w:date="2025-10-26T17:54:00Z" w16du:dateUtc="2025-10-26T17:54:00Z"/>
          <w:rFonts w:ascii="Times New Roman" w:hAnsi="Times New Roman" w:cs="Times New Roman"/>
        </w:rPr>
      </w:pPr>
      <w:ins w:id="2991" w:author="Office" w:date="2025-10-26T17:54:00Z" w16du:dateUtc="2025-10-26T17:54:00Z">
        <w:r w:rsidRPr="005D7027">
          <w:rPr>
            <w:rFonts w:ascii="Times New Roman" w:hAnsi="Times New Roman" w:cs="Times New Roman"/>
          </w:rPr>
          <w:t xml:space="preserve">    }</w:t>
        </w:r>
      </w:ins>
    </w:p>
    <w:p w14:paraId="55CDF9CC" w14:textId="77777777" w:rsidR="005D7027" w:rsidRPr="005D7027" w:rsidRDefault="005D7027" w:rsidP="005D7027">
      <w:pPr>
        <w:spacing w:line="360" w:lineRule="auto"/>
        <w:jc w:val="both"/>
        <w:rPr>
          <w:ins w:id="2992" w:author="Office" w:date="2025-10-26T17:54:00Z" w16du:dateUtc="2025-10-26T17:54:00Z"/>
          <w:rFonts w:ascii="Times New Roman" w:hAnsi="Times New Roman" w:cs="Times New Roman"/>
        </w:rPr>
      </w:pPr>
    </w:p>
    <w:p w14:paraId="59F4EC7C" w14:textId="77777777" w:rsidR="005D7027" w:rsidRPr="005D7027" w:rsidRDefault="005D7027" w:rsidP="005D7027">
      <w:pPr>
        <w:spacing w:line="360" w:lineRule="auto"/>
        <w:jc w:val="both"/>
        <w:rPr>
          <w:ins w:id="2993" w:author="Office" w:date="2025-10-26T17:54:00Z" w16du:dateUtc="2025-10-26T17:54:00Z"/>
          <w:rFonts w:ascii="Times New Roman" w:hAnsi="Times New Roman" w:cs="Times New Roman"/>
        </w:rPr>
      </w:pPr>
      <w:ins w:id="2994" w:author="Office" w:date="2025-10-26T17:54:00Z" w16du:dateUtc="2025-10-26T17:54:00Z">
        <w:r w:rsidRPr="005D7027">
          <w:rPr>
            <w:rFonts w:ascii="Times New Roman" w:hAnsi="Times New Roman" w:cs="Times New Roman"/>
          </w:rPr>
          <w:t>A.8 Data Files and Datasets</w:t>
        </w:r>
      </w:ins>
    </w:p>
    <w:p w14:paraId="24214809" w14:textId="77777777" w:rsidR="005D7027" w:rsidRPr="005D7027" w:rsidRDefault="005D7027" w:rsidP="005D7027">
      <w:pPr>
        <w:spacing w:line="360" w:lineRule="auto"/>
        <w:jc w:val="both"/>
        <w:rPr>
          <w:ins w:id="2995" w:author="Office" w:date="2025-10-26T17:54:00Z" w16du:dateUtc="2025-10-26T17:54:00Z"/>
          <w:rFonts w:ascii="Times New Roman" w:hAnsi="Times New Roman" w:cs="Times New Roman"/>
        </w:rPr>
      </w:pPr>
    </w:p>
    <w:p w14:paraId="2BD545D5" w14:textId="77777777" w:rsidR="005D7027" w:rsidRPr="005D7027" w:rsidRDefault="005D7027" w:rsidP="005D7027">
      <w:pPr>
        <w:spacing w:line="360" w:lineRule="auto"/>
        <w:jc w:val="both"/>
        <w:rPr>
          <w:ins w:id="2996" w:author="Office" w:date="2025-10-26T17:54:00Z" w16du:dateUtc="2025-10-26T17:54:00Z"/>
          <w:rFonts w:ascii="Times New Roman" w:hAnsi="Times New Roman" w:cs="Times New Roman"/>
        </w:rPr>
      </w:pPr>
      <w:ins w:id="2997" w:author="Office" w:date="2025-10-26T17:54:00Z" w16du:dateUtc="2025-10-26T17:54:00Z">
        <w:r w:rsidRPr="005D7027">
          <w:rPr>
            <w:rFonts w:ascii="Times New Roman" w:hAnsi="Times New Roman" w:cs="Times New Roman"/>
          </w:rPr>
          <w:t>A.8.1 Primary Data Files</w:t>
        </w:r>
      </w:ins>
    </w:p>
    <w:p w14:paraId="2FE4B793" w14:textId="77777777" w:rsidR="005D7027" w:rsidRPr="005D7027" w:rsidRDefault="005D7027" w:rsidP="005D7027">
      <w:pPr>
        <w:spacing w:line="360" w:lineRule="auto"/>
        <w:jc w:val="both"/>
        <w:rPr>
          <w:ins w:id="2998" w:author="Office" w:date="2025-10-26T17:54:00Z" w16du:dateUtc="2025-10-26T17:54:00Z"/>
          <w:rFonts w:ascii="Times New Roman" w:hAnsi="Times New Roman" w:cs="Times New Roman"/>
        </w:rPr>
      </w:pPr>
    </w:p>
    <w:p w14:paraId="746348E8" w14:textId="77777777" w:rsidR="005D7027" w:rsidRPr="005D7027" w:rsidRDefault="005D7027" w:rsidP="005D7027">
      <w:pPr>
        <w:spacing w:line="360" w:lineRule="auto"/>
        <w:jc w:val="both"/>
        <w:rPr>
          <w:ins w:id="2999" w:author="Office" w:date="2025-10-26T17:54:00Z" w16du:dateUtc="2025-10-26T17:54:00Z"/>
          <w:rFonts w:ascii="Times New Roman" w:hAnsi="Times New Roman" w:cs="Times New Roman"/>
        </w:rPr>
      </w:pPr>
      <w:ins w:id="3000" w:author="Office" w:date="2025-10-26T17:54:00Z" w16du:dateUtc="2025-10-26T17:54:00Z">
        <w:r w:rsidRPr="005D7027">
          <w:rPr>
            <w:rFonts w:ascii="Times New Roman" w:hAnsi="Times New Roman" w:cs="Times New Roman"/>
          </w:rPr>
          <w:t>Core Datasets: 1. GSE COMPOSITE INDEX.csv - Historical GSE composite index data</w:t>
        </w:r>
      </w:ins>
    </w:p>
    <w:p w14:paraId="1FF0E990" w14:textId="77777777" w:rsidR="005D7027" w:rsidRPr="005D7027" w:rsidRDefault="005D7027" w:rsidP="005D7027">
      <w:pPr>
        <w:spacing w:line="360" w:lineRule="auto"/>
        <w:jc w:val="both"/>
        <w:rPr>
          <w:ins w:id="3001" w:author="Office" w:date="2025-10-26T17:54:00Z" w16du:dateUtc="2025-10-26T17:54:00Z"/>
          <w:rFonts w:ascii="Times New Roman" w:hAnsi="Times New Roman" w:cs="Times New Roman"/>
        </w:rPr>
      </w:pPr>
      <w:ins w:id="3002" w:author="Office" w:date="2025-10-26T17:54:00Z" w16du:dateUtc="2025-10-26T17:54:00Z">
        <w:r w:rsidRPr="005D7027">
          <w:rPr>
            <w:rFonts w:ascii="Times New Roman" w:hAnsi="Times New Roman" w:cs="Times New Roman"/>
          </w:rPr>
          <w:t>2. GSE FINANCIAL INDEX.csv - Financial sector index data</w:t>
        </w:r>
      </w:ins>
    </w:p>
    <w:p w14:paraId="783D07C2" w14:textId="77777777" w:rsidR="005D7027" w:rsidRPr="005D7027" w:rsidRDefault="005D7027" w:rsidP="005D7027">
      <w:pPr>
        <w:spacing w:line="360" w:lineRule="auto"/>
        <w:jc w:val="both"/>
        <w:rPr>
          <w:ins w:id="3003" w:author="Office" w:date="2025-10-26T17:54:00Z" w16du:dateUtc="2025-10-26T17:54:00Z"/>
          <w:rFonts w:ascii="Times New Roman" w:hAnsi="Times New Roman" w:cs="Times New Roman"/>
        </w:rPr>
      </w:pPr>
      <w:ins w:id="3004" w:author="Office" w:date="2025-10-26T17:54:00Z" w16du:dateUtc="2025-10-26T17:54:00Z">
        <w:r w:rsidRPr="005D7027">
          <w:rPr>
            <w:rFonts w:ascii="Times New Roman" w:hAnsi="Times New Roman" w:cs="Times New Roman"/>
          </w:rPr>
          <w:t>3. GSE_Company_List_and_Keywords.xlsx - Company information and keywords</w:t>
        </w:r>
      </w:ins>
    </w:p>
    <w:p w14:paraId="585FA47F" w14:textId="77777777" w:rsidR="005D7027" w:rsidRPr="005D7027" w:rsidRDefault="005D7027" w:rsidP="005D7027">
      <w:pPr>
        <w:spacing w:line="360" w:lineRule="auto"/>
        <w:jc w:val="both"/>
        <w:rPr>
          <w:ins w:id="3005" w:author="Office" w:date="2025-10-26T17:54:00Z" w16du:dateUtc="2025-10-26T17:54:00Z"/>
          <w:rFonts w:ascii="Times New Roman" w:hAnsi="Times New Roman" w:cs="Times New Roman"/>
        </w:rPr>
      </w:pPr>
      <w:ins w:id="3006" w:author="Office" w:date="2025-10-26T17:54:00Z" w16du:dateUtc="2025-10-26T17:54:00Z">
        <w:r w:rsidRPr="005D7027">
          <w:rPr>
            <w:rFonts w:ascii="Times New Roman" w:hAnsi="Times New Roman" w:cs="Times New Roman"/>
          </w:rPr>
          <w:t>4. GSE_Investor_Model.xlsx - Investment analysis model</w:t>
        </w:r>
      </w:ins>
    </w:p>
    <w:p w14:paraId="68368243" w14:textId="77777777" w:rsidR="005D7027" w:rsidRPr="005D7027" w:rsidRDefault="005D7027" w:rsidP="005D7027">
      <w:pPr>
        <w:spacing w:line="360" w:lineRule="auto"/>
        <w:jc w:val="both"/>
        <w:rPr>
          <w:ins w:id="3007" w:author="Office" w:date="2025-10-26T17:54:00Z" w16du:dateUtc="2025-10-26T17:54:00Z"/>
          <w:rFonts w:ascii="Times New Roman" w:hAnsi="Times New Roman" w:cs="Times New Roman"/>
        </w:rPr>
      </w:pPr>
      <w:ins w:id="3008" w:author="Office" w:date="2025-10-26T17:54:00Z" w16du:dateUtc="2025-10-26T17:54:00Z">
        <w:r w:rsidRPr="005D7027">
          <w:rPr>
            <w:rFonts w:ascii="Times New Roman" w:hAnsi="Times New Roman" w:cs="Times New Roman"/>
          </w:rPr>
          <w:t xml:space="preserve"> 5. gse_sentiment.db - SQLite database with all collected sentiment data</w:t>
        </w:r>
      </w:ins>
    </w:p>
    <w:p w14:paraId="0E303449" w14:textId="77777777" w:rsidR="005D7027" w:rsidRPr="005D7027" w:rsidRDefault="005D7027" w:rsidP="005D7027">
      <w:pPr>
        <w:spacing w:line="360" w:lineRule="auto"/>
        <w:jc w:val="both"/>
        <w:rPr>
          <w:ins w:id="3009" w:author="Office" w:date="2025-10-26T17:54:00Z" w16du:dateUtc="2025-10-26T17:54:00Z"/>
          <w:rFonts w:ascii="Times New Roman" w:hAnsi="Times New Roman" w:cs="Times New Roman"/>
        </w:rPr>
      </w:pPr>
    </w:p>
    <w:p w14:paraId="6A52963B" w14:textId="77777777" w:rsidR="005D7027" w:rsidRPr="005D7027" w:rsidRDefault="005D7027" w:rsidP="005D7027">
      <w:pPr>
        <w:spacing w:line="360" w:lineRule="auto"/>
        <w:jc w:val="both"/>
        <w:rPr>
          <w:ins w:id="3010" w:author="Office" w:date="2025-10-26T17:54:00Z" w16du:dateUtc="2025-10-26T17:54:00Z"/>
          <w:rFonts w:ascii="Times New Roman" w:hAnsi="Times New Roman" w:cs="Times New Roman"/>
        </w:rPr>
      </w:pPr>
      <w:ins w:id="3011" w:author="Office" w:date="2025-10-26T17:54:00Z" w16du:dateUtc="2025-10-26T17:54:00Z">
        <w:r w:rsidRPr="005D7027">
          <w:rPr>
            <w:rFonts w:ascii="Times New Roman" w:hAnsi="Times New Roman" w:cs="Times New Roman"/>
          </w:rPr>
          <w:t>Database Contents:</w:t>
        </w:r>
      </w:ins>
    </w:p>
    <w:p w14:paraId="7D5A3ABC" w14:textId="77777777" w:rsidR="005D7027" w:rsidRPr="005D7027" w:rsidRDefault="005D7027" w:rsidP="005D7027">
      <w:pPr>
        <w:spacing w:line="360" w:lineRule="auto"/>
        <w:jc w:val="both"/>
        <w:rPr>
          <w:ins w:id="3012" w:author="Office" w:date="2025-10-26T17:54:00Z" w16du:dateUtc="2025-10-26T17:54:00Z"/>
          <w:rFonts w:ascii="Times New Roman" w:hAnsi="Times New Roman" w:cs="Times New Roman"/>
        </w:rPr>
      </w:pPr>
      <w:ins w:id="3013" w:author="Office" w:date="2025-10-26T17:54:00Z" w16du:dateUtc="2025-10-26T17:54:00Z">
        <w:r w:rsidRPr="005D7027">
          <w:rPr>
            <w:rFonts w:ascii="Times New Roman" w:hAnsi="Times New Roman" w:cs="Times New Roman"/>
          </w:rPr>
          <w:t>- News Articles: 3,147 articles from 6 sources (Jan 2023 - Dec 2024)</w:t>
        </w:r>
      </w:ins>
    </w:p>
    <w:p w14:paraId="098C2E51" w14:textId="77777777" w:rsidR="005D7027" w:rsidRPr="005D7027" w:rsidRDefault="005D7027" w:rsidP="005D7027">
      <w:pPr>
        <w:spacing w:line="360" w:lineRule="auto"/>
        <w:jc w:val="both"/>
        <w:rPr>
          <w:ins w:id="3014" w:author="Office" w:date="2025-10-26T17:54:00Z" w16du:dateUtc="2025-10-26T17:54:00Z"/>
          <w:rFonts w:ascii="Times New Roman" w:hAnsi="Times New Roman" w:cs="Times New Roman"/>
        </w:rPr>
      </w:pPr>
      <w:ins w:id="3015" w:author="Office" w:date="2025-10-26T17:54:00Z" w16du:dateUtc="2025-10-26T17:54:00Z">
        <w:r w:rsidRPr="005D7027">
          <w:rPr>
            <w:rFonts w:ascii="Times New Roman" w:hAnsi="Times New Roman" w:cs="Times New Roman"/>
          </w:rPr>
          <w:t>- Social Media Posts: 17,124 posts from 4 platforms</w:t>
        </w:r>
      </w:ins>
    </w:p>
    <w:p w14:paraId="61D9A22E" w14:textId="77777777" w:rsidR="005D7027" w:rsidRPr="005D7027" w:rsidRDefault="005D7027" w:rsidP="005D7027">
      <w:pPr>
        <w:spacing w:line="360" w:lineRule="auto"/>
        <w:jc w:val="both"/>
        <w:rPr>
          <w:ins w:id="3016" w:author="Office" w:date="2025-10-26T17:54:00Z" w16du:dateUtc="2025-10-26T17:54:00Z"/>
          <w:rFonts w:ascii="Times New Roman" w:hAnsi="Times New Roman" w:cs="Times New Roman"/>
        </w:rPr>
      </w:pPr>
      <w:ins w:id="3017" w:author="Office" w:date="2025-10-26T17:54:00Z" w16du:dateUtc="2025-10-26T17:54:00Z">
        <w:r w:rsidRPr="005D7027">
          <w:rPr>
            <w:rFonts w:ascii="Times New Roman" w:hAnsi="Times New Roman" w:cs="Times New Roman"/>
          </w:rPr>
          <w:t>- Expert Inputs: 47 expert sentiment assessments</w:t>
        </w:r>
      </w:ins>
    </w:p>
    <w:p w14:paraId="752FA6DC" w14:textId="77777777" w:rsidR="005D7027" w:rsidRPr="005D7027" w:rsidRDefault="005D7027" w:rsidP="005D7027">
      <w:pPr>
        <w:spacing w:line="360" w:lineRule="auto"/>
        <w:jc w:val="both"/>
        <w:rPr>
          <w:ins w:id="3018" w:author="Office" w:date="2025-10-26T17:54:00Z" w16du:dateUtc="2025-10-26T17:54:00Z"/>
          <w:rFonts w:ascii="Times New Roman" w:hAnsi="Times New Roman" w:cs="Times New Roman"/>
        </w:rPr>
      </w:pPr>
      <w:ins w:id="3019" w:author="Office" w:date="2025-10-26T17:54:00Z" w16du:dateUtc="2025-10-26T17:54:00Z">
        <w:r w:rsidRPr="005D7027">
          <w:rPr>
            <w:rFonts w:ascii="Times New Roman" w:hAnsi="Times New Roman" w:cs="Times New Roman"/>
          </w:rPr>
          <w:t>- Stock Price Data: Daily price data for 18 GSE-listed companies</w:t>
        </w:r>
      </w:ins>
    </w:p>
    <w:p w14:paraId="40213232" w14:textId="77777777" w:rsidR="005D7027" w:rsidRPr="005D7027" w:rsidRDefault="005D7027" w:rsidP="005D7027">
      <w:pPr>
        <w:spacing w:line="360" w:lineRule="auto"/>
        <w:jc w:val="both"/>
        <w:rPr>
          <w:ins w:id="3020" w:author="Office" w:date="2025-10-26T17:54:00Z" w16du:dateUtc="2025-10-26T17:54:00Z"/>
          <w:rFonts w:ascii="Times New Roman" w:hAnsi="Times New Roman" w:cs="Times New Roman"/>
        </w:rPr>
      </w:pPr>
      <w:ins w:id="3021" w:author="Office" w:date="2025-10-26T17:54:00Z" w16du:dateUtc="2025-10-26T17:54:00Z">
        <w:r w:rsidRPr="005D7027">
          <w:rPr>
            <w:rFonts w:ascii="Times New Roman" w:hAnsi="Times New Roman" w:cs="Times New Roman"/>
          </w:rPr>
          <w:t>- Processed Features: Engineered features for ML model training</w:t>
        </w:r>
      </w:ins>
    </w:p>
    <w:p w14:paraId="548F6DC6" w14:textId="77777777" w:rsidR="005D7027" w:rsidRPr="005D7027" w:rsidRDefault="005D7027" w:rsidP="005D7027">
      <w:pPr>
        <w:spacing w:line="360" w:lineRule="auto"/>
        <w:jc w:val="both"/>
        <w:rPr>
          <w:ins w:id="3022" w:author="Office" w:date="2025-10-26T17:54:00Z" w16du:dateUtc="2025-10-26T17:54:00Z"/>
          <w:rFonts w:ascii="Times New Roman" w:hAnsi="Times New Roman" w:cs="Times New Roman"/>
        </w:rPr>
      </w:pPr>
    </w:p>
    <w:p w14:paraId="1D7314F5" w14:textId="77777777" w:rsidR="005D7027" w:rsidRPr="005D7027" w:rsidRDefault="005D7027" w:rsidP="005D7027">
      <w:pPr>
        <w:spacing w:line="360" w:lineRule="auto"/>
        <w:jc w:val="both"/>
        <w:rPr>
          <w:ins w:id="3023" w:author="Office" w:date="2025-10-26T17:54:00Z" w16du:dateUtc="2025-10-26T17:54:00Z"/>
          <w:rFonts w:ascii="Times New Roman" w:hAnsi="Times New Roman" w:cs="Times New Roman"/>
        </w:rPr>
      </w:pPr>
      <w:ins w:id="3024" w:author="Office" w:date="2025-10-26T17:54:00Z" w16du:dateUtc="2025-10-26T17:54:00Z">
        <w:r w:rsidRPr="005D7027">
          <w:rPr>
            <w:rFonts w:ascii="Times New Roman" w:hAnsi="Times New Roman" w:cs="Times New Roman"/>
          </w:rPr>
          <w:t>A.8.2 Data Processing Scripts</w:t>
        </w:r>
      </w:ins>
    </w:p>
    <w:p w14:paraId="62F7AE2E" w14:textId="77777777" w:rsidR="005D7027" w:rsidRPr="005D7027" w:rsidRDefault="005D7027" w:rsidP="005D7027">
      <w:pPr>
        <w:spacing w:line="360" w:lineRule="auto"/>
        <w:jc w:val="both"/>
        <w:rPr>
          <w:ins w:id="3025" w:author="Office" w:date="2025-10-26T17:54:00Z" w16du:dateUtc="2025-10-26T17:54:00Z"/>
          <w:rFonts w:ascii="Times New Roman" w:hAnsi="Times New Roman" w:cs="Times New Roman"/>
        </w:rPr>
      </w:pPr>
    </w:p>
    <w:p w14:paraId="52E1F6DF" w14:textId="77777777" w:rsidR="005D7027" w:rsidRPr="005D7027" w:rsidRDefault="005D7027" w:rsidP="005D7027">
      <w:pPr>
        <w:spacing w:line="360" w:lineRule="auto"/>
        <w:jc w:val="both"/>
        <w:rPr>
          <w:ins w:id="3026" w:author="Office" w:date="2025-10-26T17:54:00Z" w16du:dateUtc="2025-10-26T17:54:00Z"/>
          <w:rFonts w:ascii="Times New Roman" w:hAnsi="Times New Roman" w:cs="Times New Roman"/>
        </w:rPr>
      </w:pPr>
      <w:ins w:id="3027" w:author="Office" w:date="2025-10-26T17:54:00Z" w16du:dateUtc="2025-10-26T17:54:00Z">
        <w:r w:rsidRPr="005D7027">
          <w:rPr>
            <w:rFonts w:ascii="Times New Roman" w:hAnsi="Times New Roman" w:cs="Times New Roman"/>
          </w:rPr>
          <w:t>Data Preprocessing Pipeline:</w:t>
        </w:r>
      </w:ins>
    </w:p>
    <w:p w14:paraId="41C8B2E3" w14:textId="77777777" w:rsidR="005D7027" w:rsidRPr="005D7027" w:rsidRDefault="005D7027" w:rsidP="005D7027">
      <w:pPr>
        <w:spacing w:line="360" w:lineRule="auto"/>
        <w:jc w:val="both"/>
        <w:rPr>
          <w:ins w:id="3028" w:author="Office" w:date="2025-10-26T17:54:00Z" w16du:dateUtc="2025-10-26T17:54:00Z"/>
          <w:rFonts w:ascii="Times New Roman" w:hAnsi="Times New Roman" w:cs="Times New Roman"/>
        </w:rPr>
      </w:pPr>
    </w:p>
    <w:p w14:paraId="4B837B31" w14:textId="77777777" w:rsidR="005D7027" w:rsidRPr="005D7027" w:rsidRDefault="005D7027" w:rsidP="005D7027">
      <w:pPr>
        <w:spacing w:line="360" w:lineRule="auto"/>
        <w:jc w:val="both"/>
        <w:rPr>
          <w:ins w:id="3029" w:author="Office" w:date="2025-10-26T17:54:00Z" w16du:dateUtc="2025-10-26T17:54:00Z"/>
          <w:rFonts w:ascii="Times New Roman" w:hAnsi="Times New Roman" w:cs="Times New Roman"/>
        </w:rPr>
      </w:pPr>
      <w:ins w:id="3030" w:author="Office" w:date="2025-10-26T17:54:00Z" w16du:dateUtc="2025-10-26T17:54:00Z">
        <w:r w:rsidRPr="005D7027">
          <w:rPr>
            <w:rFonts w:ascii="Times New Roman" w:hAnsi="Times New Roman" w:cs="Times New Roman"/>
          </w:rPr>
          <w:t># Data cleaning and preprocessing</w:t>
        </w:r>
      </w:ins>
    </w:p>
    <w:p w14:paraId="0E19E0A5" w14:textId="77777777" w:rsidR="005D7027" w:rsidRPr="005D7027" w:rsidRDefault="005D7027" w:rsidP="005D7027">
      <w:pPr>
        <w:spacing w:line="360" w:lineRule="auto"/>
        <w:jc w:val="both"/>
        <w:rPr>
          <w:ins w:id="3031" w:author="Office" w:date="2025-10-26T17:54:00Z" w16du:dateUtc="2025-10-26T17:54:00Z"/>
          <w:rFonts w:ascii="Times New Roman" w:hAnsi="Times New Roman" w:cs="Times New Roman"/>
        </w:rPr>
      </w:pPr>
      <w:ins w:id="3032" w:author="Office" w:date="2025-10-26T17:54:00Z" w16du:dateUtc="2025-10-26T17:54:00Z">
        <w:r w:rsidRPr="005D7027">
          <w:rPr>
            <w:rFonts w:ascii="Times New Roman" w:hAnsi="Times New Roman" w:cs="Times New Roman"/>
          </w:rPr>
          <w:t>def preprocess_data():</w:t>
        </w:r>
      </w:ins>
    </w:p>
    <w:p w14:paraId="11CBC541" w14:textId="77777777" w:rsidR="005D7027" w:rsidRPr="005D7027" w:rsidRDefault="005D7027" w:rsidP="005D7027">
      <w:pPr>
        <w:spacing w:line="360" w:lineRule="auto"/>
        <w:jc w:val="both"/>
        <w:rPr>
          <w:ins w:id="3033" w:author="Office" w:date="2025-10-26T17:54:00Z" w16du:dateUtc="2025-10-26T17:54:00Z"/>
          <w:rFonts w:ascii="Times New Roman" w:hAnsi="Times New Roman" w:cs="Times New Roman"/>
        </w:rPr>
      </w:pPr>
      <w:ins w:id="3034" w:author="Office" w:date="2025-10-26T17:54:00Z" w16du:dateUtc="2025-10-26T17:54:00Z">
        <w:r w:rsidRPr="005D7027">
          <w:rPr>
            <w:rFonts w:ascii="Times New Roman" w:hAnsi="Times New Roman" w:cs="Times New Roman"/>
          </w:rPr>
          <w:t xml:space="preserve">    # Load raw data</w:t>
        </w:r>
      </w:ins>
    </w:p>
    <w:p w14:paraId="515B01A4" w14:textId="77777777" w:rsidR="005D7027" w:rsidRPr="005D7027" w:rsidRDefault="005D7027" w:rsidP="005D7027">
      <w:pPr>
        <w:spacing w:line="360" w:lineRule="auto"/>
        <w:jc w:val="both"/>
        <w:rPr>
          <w:ins w:id="3035" w:author="Office" w:date="2025-10-26T17:54:00Z" w16du:dateUtc="2025-10-26T17:54:00Z"/>
          <w:rFonts w:ascii="Times New Roman" w:hAnsi="Times New Roman" w:cs="Times New Roman"/>
        </w:rPr>
      </w:pPr>
      <w:ins w:id="3036" w:author="Office" w:date="2025-10-26T17:54:00Z" w16du:dateUtc="2025-10-26T17:54:00Z">
        <w:r w:rsidRPr="005D7027">
          <w:rPr>
            <w:rFonts w:ascii="Times New Roman" w:hAnsi="Times New Roman" w:cs="Times New Roman"/>
          </w:rPr>
          <w:t xml:space="preserve">    news_data = load_news_data()</w:t>
        </w:r>
      </w:ins>
    </w:p>
    <w:p w14:paraId="2B5ABECE" w14:textId="77777777" w:rsidR="005D7027" w:rsidRPr="005D7027" w:rsidRDefault="005D7027" w:rsidP="005D7027">
      <w:pPr>
        <w:spacing w:line="360" w:lineRule="auto"/>
        <w:jc w:val="both"/>
        <w:rPr>
          <w:ins w:id="3037" w:author="Office" w:date="2025-10-26T17:54:00Z" w16du:dateUtc="2025-10-26T17:54:00Z"/>
          <w:rFonts w:ascii="Times New Roman" w:hAnsi="Times New Roman" w:cs="Times New Roman"/>
        </w:rPr>
      </w:pPr>
      <w:ins w:id="3038" w:author="Office" w:date="2025-10-26T17:54:00Z" w16du:dateUtc="2025-10-26T17:54:00Z">
        <w:r w:rsidRPr="005D7027">
          <w:rPr>
            <w:rFonts w:ascii="Times New Roman" w:hAnsi="Times New Roman" w:cs="Times New Roman"/>
          </w:rPr>
          <w:t xml:space="preserve">    social_data = load_social_data()</w:t>
        </w:r>
      </w:ins>
    </w:p>
    <w:p w14:paraId="5356B096" w14:textId="77777777" w:rsidR="005D7027" w:rsidRPr="005D7027" w:rsidRDefault="005D7027" w:rsidP="005D7027">
      <w:pPr>
        <w:spacing w:line="360" w:lineRule="auto"/>
        <w:jc w:val="both"/>
        <w:rPr>
          <w:ins w:id="3039" w:author="Office" w:date="2025-10-26T17:54:00Z" w16du:dateUtc="2025-10-26T17:54:00Z"/>
          <w:rFonts w:ascii="Times New Roman" w:hAnsi="Times New Roman" w:cs="Times New Roman"/>
        </w:rPr>
      </w:pPr>
      <w:ins w:id="3040" w:author="Office" w:date="2025-10-26T17:54:00Z" w16du:dateUtc="2025-10-26T17:54:00Z">
        <w:r w:rsidRPr="005D7027">
          <w:rPr>
            <w:rFonts w:ascii="Times New Roman" w:hAnsi="Times New Roman" w:cs="Times New Roman"/>
          </w:rPr>
          <w:t xml:space="preserve">    price_data = load_price_data()</w:t>
        </w:r>
      </w:ins>
    </w:p>
    <w:p w14:paraId="3FC15CD5" w14:textId="77777777" w:rsidR="005D7027" w:rsidRPr="005D7027" w:rsidRDefault="005D7027" w:rsidP="005D7027">
      <w:pPr>
        <w:spacing w:line="360" w:lineRule="auto"/>
        <w:jc w:val="both"/>
        <w:rPr>
          <w:ins w:id="3041" w:author="Office" w:date="2025-10-26T17:54:00Z" w16du:dateUtc="2025-10-26T17:54:00Z"/>
          <w:rFonts w:ascii="Times New Roman" w:hAnsi="Times New Roman" w:cs="Times New Roman"/>
        </w:rPr>
      </w:pPr>
    </w:p>
    <w:p w14:paraId="78133842" w14:textId="77777777" w:rsidR="005D7027" w:rsidRPr="005D7027" w:rsidRDefault="005D7027" w:rsidP="005D7027">
      <w:pPr>
        <w:spacing w:line="360" w:lineRule="auto"/>
        <w:jc w:val="both"/>
        <w:rPr>
          <w:ins w:id="3042" w:author="Office" w:date="2025-10-26T17:54:00Z" w16du:dateUtc="2025-10-26T17:54:00Z"/>
          <w:rFonts w:ascii="Times New Roman" w:hAnsi="Times New Roman" w:cs="Times New Roman"/>
        </w:rPr>
      </w:pPr>
      <w:ins w:id="3043" w:author="Office" w:date="2025-10-26T17:54:00Z" w16du:dateUtc="2025-10-26T17:54:00Z">
        <w:r w:rsidRPr="005D7027">
          <w:rPr>
            <w:rFonts w:ascii="Times New Roman" w:hAnsi="Times New Roman" w:cs="Times New Roman"/>
          </w:rPr>
          <w:t xml:space="preserve">    # Clean text data</w:t>
        </w:r>
      </w:ins>
    </w:p>
    <w:p w14:paraId="146236DD" w14:textId="77777777" w:rsidR="005D7027" w:rsidRPr="005D7027" w:rsidRDefault="005D7027" w:rsidP="005D7027">
      <w:pPr>
        <w:spacing w:line="360" w:lineRule="auto"/>
        <w:jc w:val="both"/>
        <w:rPr>
          <w:ins w:id="3044" w:author="Office" w:date="2025-10-26T17:54:00Z" w16du:dateUtc="2025-10-26T17:54:00Z"/>
          <w:rFonts w:ascii="Times New Roman" w:hAnsi="Times New Roman" w:cs="Times New Roman"/>
        </w:rPr>
      </w:pPr>
      <w:ins w:id="3045" w:author="Office" w:date="2025-10-26T17:54:00Z" w16du:dateUtc="2025-10-26T17:54:00Z">
        <w:r w:rsidRPr="005D7027">
          <w:rPr>
            <w:rFonts w:ascii="Times New Roman" w:hAnsi="Times New Roman" w:cs="Times New Roman"/>
          </w:rPr>
          <w:t xml:space="preserve">    news_data['content_clean'] = news_data['content'].apply(clean_text)</w:t>
        </w:r>
      </w:ins>
    </w:p>
    <w:p w14:paraId="16DF6B91" w14:textId="77777777" w:rsidR="005D7027" w:rsidRPr="005D7027" w:rsidRDefault="005D7027" w:rsidP="005D7027">
      <w:pPr>
        <w:spacing w:line="360" w:lineRule="auto"/>
        <w:jc w:val="both"/>
        <w:rPr>
          <w:ins w:id="3046" w:author="Office" w:date="2025-10-26T17:54:00Z" w16du:dateUtc="2025-10-26T17:54:00Z"/>
          <w:rFonts w:ascii="Times New Roman" w:hAnsi="Times New Roman" w:cs="Times New Roman"/>
        </w:rPr>
      </w:pPr>
      <w:ins w:id="3047" w:author="Office" w:date="2025-10-26T17:54:00Z" w16du:dateUtc="2025-10-26T17:54:00Z">
        <w:r w:rsidRPr="005D7027">
          <w:rPr>
            <w:rFonts w:ascii="Times New Roman" w:hAnsi="Times New Roman" w:cs="Times New Roman"/>
          </w:rPr>
          <w:t xml:space="preserve">    social_data['content_clean'] = social_data['content'].apply(clean_text)</w:t>
        </w:r>
      </w:ins>
    </w:p>
    <w:p w14:paraId="142E64C2" w14:textId="77777777" w:rsidR="005D7027" w:rsidRPr="005D7027" w:rsidRDefault="005D7027" w:rsidP="005D7027">
      <w:pPr>
        <w:spacing w:line="360" w:lineRule="auto"/>
        <w:jc w:val="both"/>
        <w:rPr>
          <w:ins w:id="3048" w:author="Office" w:date="2025-10-26T17:54:00Z" w16du:dateUtc="2025-10-26T17:54:00Z"/>
          <w:rFonts w:ascii="Times New Roman" w:hAnsi="Times New Roman" w:cs="Times New Roman"/>
        </w:rPr>
      </w:pPr>
    </w:p>
    <w:p w14:paraId="52DC1A1A" w14:textId="77777777" w:rsidR="005D7027" w:rsidRPr="005D7027" w:rsidRDefault="005D7027" w:rsidP="005D7027">
      <w:pPr>
        <w:spacing w:line="360" w:lineRule="auto"/>
        <w:jc w:val="both"/>
        <w:rPr>
          <w:ins w:id="3049" w:author="Office" w:date="2025-10-26T17:54:00Z" w16du:dateUtc="2025-10-26T17:54:00Z"/>
          <w:rFonts w:ascii="Times New Roman" w:hAnsi="Times New Roman" w:cs="Times New Roman"/>
        </w:rPr>
      </w:pPr>
      <w:ins w:id="3050" w:author="Office" w:date="2025-10-26T17:54:00Z" w16du:dateUtc="2025-10-26T17:54:00Z">
        <w:r w:rsidRPr="005D7027">
          <w:rPr>
            <w:rFonts w:ascii="Times New Roman" w:hAnsi="Times New Roman" w:cs="Times New Roman"/>
          </w:rPr>
          <w:t xml:space="preserve">    # Calculate sentiment scores</w:t>
        </w:r>
      </w:ins>
    </w:p>
    <w:p w14:paraId="60E2370D" w14:textId="77777777" w:rsidR="005D7027" w:rsidRPr="005D7027" w:rsidRDefault="005D7027" w:rsidP="005D7027">
      <w:pPr>
        <w:spacing w:line="360" w:lineRule="auto"/>
        <w:jc w:val="both"/>
        <w:rPr>
          <w:ins w:id="3051" w:author="Office" w:date="2025-10-26T17:54:00Z" w16du:dateUtc="2025-10-26T17:54:00Z"/>
          <w:rFonts w:ascii="Times New Roman" w:hAnsi="Times New Roman" w:cs="Times New Roman"/>
        </w:rPr>
      </w:pPr>
      <w:ins w:id="3052" w:author="Office" w:date="2025-10-26T17:54:00Z" w16du:dateUtc="2025-10-26T17:54:00Z">
        <w:r w:rsidRPr="005D7027">
          <w:rPr>
            <w:rFonts w:ascii="Times New Roman" w:hAnsi="Times New Roman" w:cs="Times New Roman"/>
          </w:rPr>
          <w:t xml:space="preserve">    news_data['sentiment'] = news_data['content_clean'].apply(analyze_sentiment)</w:t>
        </w:r>
      </w:ins>
    </w:p>
    <w:p w14:paraId="6166E53B" w14:textId="77777777" w:rsidR="005D7027" w:rsidRPr="005D7027" w:rsidRDefault="005D7027" w:rsidP="005D7027">
      <w:pPr>
        <w:spacing w:line="360" w:lineRule="auto"/>
        <w:jc w:val="both"/>
        <w:rPr>
          <w:ins w:id="3053" w:author="Office" w:date="2025-10-26T17:54:00Z" w16du:dateUtc="2025-10-26T17:54:00Z"/>
          <w:rFonts w:ascii="Times New Roman" w:hAnsi="Times New Roman" w:cs="Times New Roman"/>
        </w:rPr>
      </w:pPr>
      <w:ins w:id="3054" w:author="Office" w:date="2025-10-26T17:54:00Z" w16du:dateUtc="2025-10-26T17:54:00Z">
        <w:r w:rsidRPr="005D7027">
          <w:rPr>
            <w:rFonts w:ascii="Times New Roman" w:hAnsi="Times New Roman" w:cs="Times New Roman"/>
          </w:rPr>
          <w:t xml:space="preserve">    social_data['sentiment'] = social_data['content_clean'].apply(analyze_sentiment)</w:t>
        </w:r>
      </w:ins>
    </w:p>
    <w:p w14:paraId="4374FDC5" w14:textId="77777777" w:rsidR="005D7027" w:rsidRPr="005D7027" w:rsidRDefault="005D7027" w:rsidP="005D7027">
      <w:pPr>
        <w:spacing w:line="360" w:lineRule="auto"/>
        <w:jc w:val="both"/>
        <w:rPr>
          <w:ins w:id="3055" w:author="Office" w:date="2025-10-26T17:54:00Z" w16du:dateUtc="2025-10-26T17:54:00Z"/>
          <w:rFonts w:ascii="Times New Roman" w:hAnsi="Times New Roman" w:cs="Times New Roman"/>
        </w:rPr>
      </w:pPr>
    </w:p>
    <w:p w14:paraId="7A3859A3" w14:textId="77777777" w:rsidR="005D7027" w:rsidRPr="005D7027" w:rsidRDefault="005D7027" w:rsidP="005D7027">
      <w:pPr>
        <w:spacing w:line="360" w:lineRule="auto"/>
        <w:jc w:val="both"/>
        <w:rPr>
          <w:ins w:id="3056" w:author="Office" w:date="2025-10-26T17:54:00Z" w16du:dateUtc="2025-10-26T17:54:00Z"/>
          <w:rFonts w:ascii="Times New Roman" w:hAnsi="Times New Roman" w:cs="Times New Roman"/>
        </w:rPr>
      </w:pPr>
      <w:ins w:id="3057" w:author="Office" w:date="2025-10-26T17:54:00Z" w16du:dateUtc="2025-10-26T17:54:00Z">
        <w:r w:rsidRPr="005D7027">
          <w:rPr>
            <w:rFonts w:ascii="Times New Roman" w:hAnsi="Times New Roman" w:cs="Times New Roman"/>
          </w:rPr>
          <w:t xml:space="preserve">    # Aggregate daily sentiment</w:t>
        </w:r>
      </w:ins>
    </w:p>
    <w:p w14:paraId="5ED3B1B5" w14:textId="77777777" w:rsidR="005D7027" w:rsidRPr="005D7027" w:rsidRDefault="005D7027" w:rsidP="005D7027">
      <w:pPr>
        <w:spacing w:line="360" w:lineRule="auto"/>
        <w:jc w:val="both"/>
        <w:rPr>
          <w:ins w:id="3058" w:author="Office" w:date="2025-10-26T17:54:00Z" w16du:dateUtc="2025-10-26T17:54:00Z"/>
          <w:rFonts w:ascii="Times New Roman" w:hAnsi="Times New Roman" w:cs="Times New Roman"/>
        </w:rPr>
      </w:pPr>
      <w:ins w:id="3059" w:author="Office" w:date="2025-10-26T17:54:00Z" w16du:dateUtc="2025-10-26T17:54:00Z">
        <w:r w:rsidRPr="005D7027">
          <w:rPr>
            <w:rFonts w:ascii="Times New Roman" w:hAnsi="Times New Roman" w:cs="Times New Roman"/>
          </w:rPr>
          <w:lastRenderedPageBreak/>
          <w:t xml:space="preserve">    daily_sentiment = aggregate_daily_sentiment(news_data, social_data)</w:t>
        </w:r>
      </w:ins>
    </w:p>
    <w:p w14:paraId="7A555161" w14:textId="77777777" w:rsidR="005D7027" w:rsidRPr="005D7027" w:rsidRDefault="005D7027" w:rsidP="005D7027">
      <w:pPr>
        <w:spacing w:line="360" w:lineRule="auto"/>
        <w:jc w:val="both"/>
        <w:rPr>
          <w:ins w:id="3060" w:author="Office" w:date="2025-10-26T17:54:00Z" w16du:dateUtc="2025-10-26T17:54:00Z"/>
          <w:rFonts w:ascii="Times New Roman" w:hAnsi="Times New Roman" w:cs="Times New Roman"/>
        </w:rPr>
      </w:pPr>
    </w:p>
    <w:p w14:paraId="361FF445" w14:textId="77777777" w:rsidR="005D7027" w:rsidRPr="005D7027" w:rsidRDefault="005D7027" w:rsidP="005D7027">
      <w:pPr>
        <w:spacing w:line="360" w:lineRule="auto"/>
        <w:jc w:val="both"/>
        <w:rPr>
          <w:ins w:id="3061" w:author="Office" w:date="2025-10-26T17:54:00Z" w16du:dateUtc="2025-10-26T17:54:00Z"/>
          <w:rFonts w:ascii="Times New Roman" w:hAnsi="Times New Roman" w:cs="Times New Roman"/>
        </w:rPr>
      </w:pPr>
      <w:ins w:id="3062" w:author="Office" w:date="2025-10-26T17:54:00Z" w16du:dateUtc="2025-10-26T17:54:00Z">
        <w:r w:rsidRPr="005D7027">
          <w:rPr>
            <w:rFonts w:ascii="Times New Roman" w:hAnsi="Times New Roman" w:cs="Times New Roman"/>
          </w:rPr>
          <w:t xml:space="preserve">    # Merge with price data</w:t>
        </w:r>
      </w:ins>
    </w:p>
    <w:p w14:paraId="02EAC2A1" w14:textId="77777777" w:rsidR="005D7027" w:rsidRPr="005D7027" w:rsidRDefault="005D7027" w:rsidP="005D7027">
      <w:pPr>
        <w:spacing w:line="360" w:lineRule="auto"/>
        <w:jc w:val="both"/>
        <w:rPr>
          <w:ins w:id="3063" w:author="Office" w:date="2025-10-26T17:54:00Z" w16du:dateUtc="2025-10-26T17:54:00Z"/>
          <w:rFonts w:ascii="Times New Roman" w:hAnsi="Times New Roman" w:cs="Times New Roman"/>
        </w:rPr>
      </w:pPr>
      <w:ins w:id="3064" w:author="Office" w:date="2025-10-26T17:54:00Z" w16du:dateUtc="2025-10-26T17:54:00Z">
        <w:r w:rsidRPr="005D7027">
          <w:rPr>
            <w:rFonts w:ascii="Times New Roman" w:hAnsi="Times New Roman" w:cs="Times New Roman"/>
          </w:rPr>
          <w:t xml:space="preserve">    model_data = merge_sentiment_price_data(daily_sentiment, price_data)</w:t>
        </w:r>
      </w:ins>
    </w:p>
    <w:p w14:paraId="03393983" w14:textId="77777777" w:rsidR="005D7027" w:rsidRPr="005D7027" w:rsidRDefault="005D7027" w:rsidP="005D7027">
      <w:pPr>
        <w:spacing w:line="360" w:lineRule="auto"/>
        <w:jc w:val="both"/>
        <w:rPr>
          <w:ins w:id="3065" w:author="Office" w:date="2025-10-26T17:54:00Z" w16du:dateUtc="2025-10-26T17:54:00Z"/>
          <w:rFonts w:ascii="Times New Roman" w:hAnsi="Times New Roman" w:cs="Times New Roman"/>
        </w:rPr>
      </w:pPr>
    </w:p>
    <w:p w14:paraId="456011B6" w14:textId="77777777" w:rsidR="005D7027" w:rsidRPr="005D7027" w:rsidRDefault="005D7027" w:rsidP="005D7027">
      <w:pPr>
        <w:spacing w:line="360" w:lineRule="auto"/>
        <w:jc w:val="both"/>
        <w:rPr>
          <w:ins w:id="3066" w:author="Office" w:date="2025-10-26T17:54:00Z" w16du:dateUtc="2025-10-26T17:54:00Z"/>
          <w:rFonts w:ascii="Times New Roman" w:hAnsi="Times New Roman" w:cs="Times New Roman"/>
        </w:rPr>
      </w:pPr>
      <w:ins w:id="3067" w:author="Office" w:date="2025-10-26T17:54:00Z" w16du:dateUtc="2025-10-26T17:54:00Z">
        <w:r w:rsidRPr="005D7027">
          <w:rPr>
            <w:rFonts w:ascii="Times New Roman" w:hAnsi="Times New Roman" w:cs="Times New Roman"/>
          </w:rPr>
          <w:t xml:space="preserve">    # Feature engineering</w:t>
        </w:r>
      </w:ins>
    </w:p>
    <w:p w14:paraId="119449A8" w14:textId="77777777" w:rsidR="005D7027" w:rsidRPr="005D7027" w:rsidRDefault="005D7027" w:rsidP="005D7027">
      <w:pPr>
        <w:spacing w:line="360" w:lineRule="auto"/>
        <w:jc w:val="both"/>
        <w:rPr>
          <w:ins w:id="3068" w:author="Office" w:date="2025-10-26T17:54:00Z" w16du:dateUtc="2025-10-26T17:54:00Z"/>
          <w:rFonts w:ascii="Times New Roman" w:hAnsi="Times New Roman" w:cs="Times New Roman"/>
        </w:rPr>
      </w:pPr>
      <w:ins w:id="3069" w:author="Office" w:date="2025-10-26T17:54:00Z" w16du:dateUtc="2025-10-26T17:54:00Z">
        <w:r w:rsidRPr="005D7027">
          <w:rPr>
            <w:rFonts w:ascii="Times New Roman" w:hAnsi="Times New Roman" w:cs="Times New Roman"/>
          </w:rPr>
          <w:t xml:space="preserve">    model_data = create_features(model_data)</w:t>
        </w:r>
      </w:ins>
    </w:p>
    <w:p w14:paraId="00DA7C5D" w14:textId="77777777" w:rsidR="005D7027" w:rsidRPr="005D7027" w:rsidRDefault="005D7027" w:rsidP="005D7027">
      <w:pPr>
        <w:spacing w:line="360" w:lineRule="auto"/>
        <w:jc w:val="both"/>
        <w:rPr>
          <w:ins w:id="3070" w:author="Office" w:date="2025-10-26T17:54:00Z" w16du:dateUtc="2025-10-26T17:54:00Z"/>
          <w:rFonts w:ascii="Times New Roman" w:hAnsi="Times New Roman" w:cs="Times New Roman"/>
        </w:rPr>
      </w:pPr>
    </w:p>
    <w:p w14:paraId="58E1B674" w14:textId="77777777" w:rsidR="005D7027" w:rsidRPr="005D7027" w:rsidRDefault="005D7027" w:rsidP="005D7027">
      <w:pPr>
        <w:spacing w:line="360" w:lineRule="auto"/>
        <w:jc w:val="both"/>
        <w:rPr>
          <w:ins w:id="3071" w:author="Office" w:date="2025-10-26T17:54:00Z" w16du:dateUtc="2025-10-26T17:54:00Z"/>
          <w:rFonts w:ascii="Times New Roman" w:hAnsi="Times New Roman" w:cs="Times New Roman"/>
        </w:rPr>
      </w:pPr>
      <w:ins w:id="3072" w:author="Office" w:date="2025-10-26T17:54:00Z" w16du:dateUtc="2025-10-26T17:54:00Z">
        <w:r w:rsidRPr="005D7027">
          <w:rPr>
            <w:rFonts w:ascii="Times New Roman" w:hAnsi="Times New Roman" w:cs="Times New Roman"/>
          </w:rPr>
          <w:t xml:space="preserve">    return model_data</w:t>
        </w:r>
      </w:ins>
    </w:p>
    <w:p w14:paraId="66216298" w14:textId="77777777" w:rsidR="005D7027" w:rsidRPr="005D7027" w:rsidRDefault="005D7027" w:rsidP="005D7027">
      <w:pPr>
        <w:spacing w:line="360" w:lineRule="auto"/>
        <w:jc w:val="both"/>
        <w:rPr>
          <w:ins w:id="3073" w:author="Office" w:date="2025-10-26T17:54:00Z" w16du:dateUtc="2025-10-26T17:54:00Z"/>
          <w:rFonts w:ascii="Times New Roman" w:hAnsi="Times New Roman" w:cs="Times New Roman"/>
        </w:rPr>
      </w:pPr>
    </w:p>
    <w:p w14:paraId="29D06073" w14:textId="77777777" w:rsidR="005D7027" w:rsidRPr="005D7027" w:rsidRDefault="005D7027" w:rsidP="005D7027">
      <w:pPr>
        <w:spacing w:line="360" w:lineRule="auto"/>
        <w:jc w:val="both"/>
        <w:rPr>
          <w:ins w:id="3074" w:author="Office" w:date="2025-10-26T17:54:00Z" w16du:dateUtc="2025-10-26T17:54:00Z"/>
          <w:rFonts w:ascii="Times New Roman" w:hAnsi="Times New Roman" w:cs="Times New Roman"/>
        </w:rPr>
      </w:pPr>
      <w:ins w:id="3075" w:author="Office" w:date="2025-10-26T17:54:00Z" w16du:dateUtc="2025-10-26T17:54:00Z">
        <w:r w:rsidRPr="005D7027">
          <w:rPr>
            <w:rFonts w:ascii="Times New Roman" w:hAnsi="Times New Roman" w:cs="Times New Roman"/>
          </w:rPr>
          <w:t>def clean_text(text):</w:t>
        </w:r>
      </w:ins>
    </w:p>
    <w:p w14:paraId="3A10DF97" w14:textId="77777777" w:rsidR="005D7027" w:rsidRPr="005D7027" w:rsidRDefault="005D7027" w:rsidP="005D7027">
      <w:pPr>
        <w:spacing w:line="360" w:lineRule="auto"/>
        <w:jc w:val="both"/>
        <w:rPr>
          <w:ins w:id="3076" w:author="Office" w:date="2025-10-26T17:54:00Z" w16du:dateUtc="2025-10-26T17:54:00Z"/>
          <w:rFonts w:ascii="Times New Roman" w:hAnsi="Times New Roman" w:cs="Times New Roman"/>
        </w:rPr>
      </w:pPr>
      <w:ins w:id="3077" w:author="Office" w:date="2025-10-26T17:54:00Z" w16du:dateUtc="2025-10-26T17:54:00Z">
        <w:r w:rsidRPr="005D7027">
          <w:rPr>
            <w:rFonts w:ascii="Times New Roman" w:hAnsi="Times New Roman" w:cs="Times New Roman"/>
          </w:rPr>
          <w:t xml:space="preserve">    """Text preprocessing for sentiment analysis"""</w:t>
        </w:r>
      </w:ins>
    </w:p>
    <w:p w14:paraId="345E6618" w14:textId="77777777" w:rsidR="005D7027" w:rsidRPr="005D7027" w:rsidRDefault="005D7027" w:rsidP="005D7027">
      <w:pPr>
        <w:spacing w:line="360" w:lineRule="auto"/>
        <w:jc w:val="both"/>
        <w:rPr>
          <w:ins w:id="3078" w:author="Office" w:date="2025-10-26T17:54:00Z" w16du:dateUtc="2025-10-26T17:54:00Z"/>
          <w:rFonts w:ascii="Times New Roman" w:hAnsi="Times New Roman" w:cs="Times New Roman"/>
        </w:rPr>
      </w:pPr>
      <w:ins w:id="3079" w:author="Office" w:date="2025-10-26T17:54:00Z" w16du:dateUtc="2025-10-26T17:54:00Z">
        <w:r w:rsidRPr="005D7027">
          <w:rPr>
            <w:rFonts w:ascii="Times New Roman" w:hAnsi="Times New Roman" w:cs="Times New Roman"/>
          </w:rPr>
          <w:t xml:space="preserve">    # Remove URLs, mentions, hashtags</w:t>
        </w:r>
      </w:ins>
    </w:p>
    <w:p w14:paraId="247F7013" w14:textId="77777777" w:rsidR="005D7027" w:rsidRPr="005D7027" w:rsidRDefault="005D7027" w:rsidP="005D7027">
      <w:pPr>
        <w:spacing w:line="360" w:lineRule="auto"/>
        <w:jc w:val="both"/>
        <w:rPr>
          <w:ins w:id="3080" w:author="Office" w:date="2025-10-26T17:54:00Z" w16du:dateUtc="2025-10-26T17:54:00Z"/>
          <w:rFonts w:ascii="Times New Roman" w:hAnsi="Times New Roman" w:cs="Times New Roman"/>
        </w:rPr>
      </w:pPr>
      <w:ins w:id="3081" w:author="Office" w:date="2025-10-26T17:54:00Z" w16du:dateUtc="2025-10-26T17:54:00Z">
        <w:r w:rsidRPr="005D7027">
          <w:rPr>
            <w:rFonts w:ascii="Times New Roman" w:hAnsi="Times New Roman" w:cs="Times New Roman"/>
          </w:rPr>
          <w:t xml:space="preserve">    text = re.sub(r'http\S+|www\S+|https\S+', '', text, flags=re.MULTILINE)</w:t>
        </w:r>
      </w:ins>
    </w:p>
    <w:p w14:paraId="47FB5C13" w14:textId="77777777" w:rsidR="005D7027" w:rsidRPr="005D7027" w:rsidRDefault="005D7027" w:rsidP="005D7027">
      <w:pPr>
        <w:spacing w:line="360" w:lineRule="auto"/>
        <w:jc w:val="both"/>
        <w:rPr>
          <w:ins w:id="3082" w:author="Office" w:date="2025-10-26T17:54:00Z" w16du:dateUtc="2025-10-26T17:54:00Z"/>
          <w:rFonts w:ascii="Times New Roman" w:hAnsi="Times New Roman" w:cs="Times New Roman"/>
        </w:rPr>
      </w:pPr>
      <w:ins w:id="3083" w:author="Office" w:date="2025-10-26T17:54:00Z" w16du:dateUtc="2025-10-26T17:54:00Z">
        <w:r w:rsidRPr="005D7027">
          <w:rPr>
            <w:rFonts w:ascii="Times New Roman" w:hAnsi="Times New Roman" w:cs="Times New Roman"/>
          </w:rPr>
          <w:t xml:space="preserve">    text = re.sub(r'@\w+|#\w+', '', text)</w:t>
        </w:r>
      </w:ins>
    </w:p>
    <w:p w14:paraId="11081035" w14:textId="77777777" w:rsidR="005D7027" w:rsidRPr="005D7027" w:rsidRDefault="005D7027" w:rsidP="005D7027">
      <w:pPr>
        <w:spacing w:line="360" w:lineRule="auto"/>
        <w:jc w:val="both"/>
        <w:rPr>
          <w:ins w:id="3084" w:author="Office" w:date="2025-10-26T17:54:00Z" w16du:dateUtc="2025-10-26T17:54:00Z"/>
          <w:rFonts w:ascii="Times New Roman" w:hAnsi="Times New Roman" w:cs="Times New Roman"/>
        </w:rPr>
      </w:pPr>
    </w:p>
    <w:p w14:paraId="7D6289C8" w14:textId="77777777" w:rsidR="005D7027" w:rsidRPr="005D7027" w:rsidRDefault="005D7027" w:rsidP="005D7027">
      <w:pPr>
        <w:spacing w:line="360" w:lineRule="auto"/>
        <w:jc w:val="both"/>
        <w:rPr>
          <w:ins w:id="3085" w:author="Office" w:date="2025-10-26T17:54:00Z" w16du:dateUtc="2025-10-26T17:54:00Z"/>
          <w:rFonts w:ascii="Times New Roman" w:hAnsi="Times New Roman" w:cs="Times New Roman"/>
        </w:rPr>
      </w:pPr>
      <w:ins w:id="3086" w:author="Office" w:date="2025-10-26T17:54:00Z" w16du:dateUtc="2025-10-26T17:54:00Z">
        <w:r w:rsidRPr="005D7027">
          <w:rPr>
            <w:rFonts w:ascii="Times New Roman" w:hAnsi="Times New Roman" w:cs="Times New Roman"/>
          </w:rPr>
          <w:t xml:space="preserve">    # Remove special characters and digits</w:t>
        </w:r>
      </w:ins>
    </w:p>
    <w:p w14:paraId="484CB744" w14:textId="77777777" w:rsidR="005D7027" w:rsidRPr="005D7027" w:rsidRDefault="005D7027" w:rsidP="005D7027">
      <w:pPr>
        <w:spacing w:line="360" w:lineRule="auto"/>
        <w:jc w:val="both"/>
        <w:rPr>
          <w:ins w:id="3087" w:author="Office" w:date="2025-10-26T17:54:00Z" w16du:dateUtc="2025-10-26T17:54:00Z"/>
          <w:rFonts w:ascii="Times New Roman" w:hAnsi="Times New Roman" w:cs="Times New Roman"/>
        </w:rPr>
      </w:pPr>
      <w:ins w:id="3088" w:author="Office" w:date="2025-10-26T17:54:00Z" w16du:dateUtc="2025-10-26T17:54:00Z">
        <w:r w:rsidRPr="005D7027">
          <w:rPr>
            <w:rFonts w:ascii="Times New Roman" w:hAnsi="Times New Roman" w:cs="Times New Roman"/>
          </w:rPr>
          <w:t xml:space="preserve">    text = re.sub(r'[^a-zA-Z\s]', '', text)</w:t>
        </w:r>
      </w:ins>
    </w:p>
    <w:p w14:paraId="421F7E0D" w14:textId="77777777" w:rsidR="005D7027" w:rsidRPr="005D7027" w:rsidRDefault="005D7027" w:rsidP="005D7027">
      <w:pPr>
        <w:spacing w:line="360" w:lineRule="auto"/>
        <w:jc w:val="both"/>
        <w:rPr>
          <w:ins w:id="3089" w:author="Office" w:date="2025-10-26T17:54:00Z" w16du:dateUtc="2025-10-26T17:54:00Z"/>
          <w:rFonts w:ascii="Times New Roman" w:hAnsi="Times New Roman" w:cs="Times New Roman"/>
        </w:rPr>
      </w:pPr>
    </w:p>
    <w:p w14:paraId="4D33841A" w14:textId="77777777" w:rsidR="005D7027" w:rsidRPr="005D7027" w:rsidRDefault="005D7027" w:rsidP="005D7027">
      <w:pPr>
        <w:spacing w:line="360" w:lineRule="auto"/>
        <w:jc w:val="both"/>
        <w:rPr>
          <w:ins w:id="3090" w:author="Office" w:date="2025-10-26T17:54:00Z" w16du:dateUtc="2025-10-26T17:54:00Z"/>
          <w:rFonts w:ascii="Times New Roman" w:hAnsi="Times New Roman" w:cs="Times New Roman"/>
        </w:rPr>
      </w:pPr>
      <w:ins w:id="3091" w:author="Office" w:date="2025-10-26T17:54:00Z" w16du:dateUtc="2025-10-26T17:54:00Z">
        <w:r w:rsidRPr="005D7027">
          <w:rPr>
            <w:rFonts w:ascii="Times New Roman" w:hAnsi="Times New Roman" w:cs="Times New Roman"/>
          </w:rPr>
          <w:t xml:space="preserve">    # Convert to lowercase and strip whitespace</w:t>
        </w:r>
      </w:ins>
    </w:p>
    <w:p w14:paraId="4C5FA8F2" w14:textId="77777777" w:rsidR="005D7027" w:rsidRPr="005D7027" w:rsidRDefault="005D7027" w:rsidP="005D7027">
      <w:pPr>
        <w:spacing w:line="360" w:lineRule="auto"/>
        <w:jc w:val="both"/>
        <w:rPr>
          <w:ins w:id="3092" w:author="Office" w:date="2025-10-26T17:54:00Z" w16du:dateUtc="2025-10-26T17:54:00Z"/>
          <w:rFonts w:ascii="Times New Roman" w:hAnsi="Times New Roman" w:cs="Times New Roman"/>
        </w:rPr>
      </w:pPr>
      <w:ins w:id="3093" w:author="Office" w:date="2025-10-26T17:54:00Z" w16du:dateUtc="2025-10-26T17:54:00Z">
        <w:r w:rsidRPr="005D7027">
          <w:rPr>
            <w:rFonts w:ascii="Times New Roman" w:hAnsi="Times New Roman" w:cs="Times New Roman"/>
          </w:rPr>
          <w:t xml:space="preserve">    text = text.lower().strip()</w:t>
        </w:r>
      </w:ins>
    </w:p>
    <w:p w14:paraId="0CE11B0B" w14:textId="77777777" w:rsidR="005D7027" w:rsidRPr="005D7027" w:rsidRDefault="005D7027" w:rsidP="005D7027">
      <w:pPr>
        <w:spacing w:line="360" w:lineRule="auto"/>
        <w:jc w:val="both"/>
        <w:rPr>
          <w:ins w:id="3094" w:author="Office" w:date="2025-10-26T17:54:00Z" w16du:dateUtc="2025-10-26T17:54:00Z"/>
          <w:rFonts w:ascii="Times New Roman" w:hAnsi="Times New Roman" w:cs="Times New Roman"/>
        </w:rPr>
      </w:pPr>
    </w:p>
    <w:p w14:paraId="32D72148" w14:textId="77777777" w:rsidR="005D7027" w:rsidRPr="005D7027" w:rsidRDefault="005D7027" w:rsidP="005D7027">
      <w:pPr>
        <w:spacing w:line="360" w:lineRule="auto"/>
        <w:jc w:val="both"/>
        <w:rPr>
          <w:ins w:id="3095" w:author="Office" w:date="2025-10-26T17:54:00Z" w16du:dateUtc="2025-10-26T17:54:00Z"/>
          <w:rFonts w:ascii="Times New Roman" w:hAnsi="Times New Roman" w:cs="Times New Roman"/>
        </w:rPr>
      </w:pPr>
      <w:ins w:id="3096" w:author="Office" w:date="2025-10-26T17:54:00Z" w16du:dateUtc="2025-10-26T17:54:00Z">
        <w:r w:rsidRPr="005D7027">
          <w:rPr>
            <w:rFonts w:ascii="Times New Roman" w:hAnsi="Times New Roman" w:cs="Times New Roman"/>
          </w:rPr>
          <w:t xml:space="preserve">    return text</w:t>
        </w:r>
      </w:ins>
    </w:p>
    <w:p w14:paraId="0224880C" w14:textId="77777777" w:rsidR="005D7027" w:rsidRPr="005D7027" w:rsidRDefault="005D7027" w:rsidP="005D7027">
      <w:pPr>
        <w:spacing w:line="360" w:lineRule="auto"/>
        <w:jc w:val="both"/>
        <w:rPr>
          <w:ins w:id="3097" w:author="Office" w:date="2025-10-26T17:54:00Z" w16du:dateUtc="2025-10-26T17:54:00Z"/>
          <w:rFonts w:ascii="Times New Roman" w:hAnsi="Times New Roman" w:cs="Times New Roman"/>
        </w:rPr>
      </w:pPr>
    </w:p>
    <w:p w14:paraId="4E83F360" w14:textId="77777777" w:rsidR="005D7027" w:rsidRPr="005D7027" w:rsidRDefault="005D7027" w:rsidP="005D7027">
      <w:pPr>
        <w:spacing w:line="360" w:lineRule="auto"/>
        <w:jc w:val="both"/>
        <w:rPr>
          <w:ins w:id="3098" w:author="Office" w:date="2025-10-26T17:54:00Z" w16du:dateUtc="2025-10-26T17:54:00Z"/>
          <w:rFonts w:ascii="Times New Roman" w:hAnsi="Times New Roman" w:cs="Times New Roman"/>
        </w:rPr>
      </w:pPr>
      <w:ins w:id="3099" w:author="Office" w:date="2025-10-26T17:54:00Z" w16du:dateUtc="2025-10-26T17:54:00Z">
        <w:r w:rsidRPr="005D7027">
          <w:rPr>
            <w:rFonts w:ascii="Times New Roman" w:hAnsi="Times New Roman" w:cs="Times New Roman"/>
          </w:rPr>
          <w:t>A.9 Model Training and Validation Scripts</w:t>
        </w:r>
      </w:ins>
    </w:p>
    <w:p w14:paraId="371C7A80" w14:textId="77777777" w:rsidR="005D7027" w:rsidRPr="005D7027" w:rsidRDefault="005D7027" w:rsidP="005D7027">
      <w:pPr>
        <w:spacing w:line="360" w:lineRule="auto"/>
        <w:jc w:val="both"/>
        <w:rPr>
          <w:ins w:id="3100" w:author="Office" w:date="2025-10-26T17:54:00Z" w16du:dateUtc="2025-10-26T17:54:00Z"/>
          <w:rFonts w:ascii="Times New Roman" w:hAnsi="Times New Roman" w:cs="Times New Roman"/>
        </w:rPr>
      </w:pPr>
    </w:p>
    <w:p w14:paraId="5A945C10" w14:textId="77777777" w:rsidR="005D7027" w:rsidRPr="005D7027" w:rsidRDefault="005D7027" w:rsidP="005D7027">
      <w:pPr>
        <w:spacing w:line="360" w:lineRule="auto"/>
        <w:jc w:val="both"/>
        <w:rPr>
          <w:ins w:id="3101" w:author="Office" w:date="2025-10-26T17:54:00Z" w16du:dateUtc="2025-10-26T17:54:00Z"/>
          <w:rFonts w:ascii="Times New Roman" w:hAnsi="Times New Roman" w:cs="Times New Roman"/>
        </w:rPr>
      </w:pPr>
      <w:ins w:id="3102" w:author="Office" w:date="2025-10-26T17:54:00Z" w16du:dateUtc="2025-10-26T17:54:00Z">
        <w:r w:rsidRPr="005D7027">
          <w:rPr>
            <w:rFonts w:ascii="Times New Roman" w:hAnsi="Times New Roman" w:cs="Times New Roman"/>
          </w:rPr>
          <w:t>A.9.1 Complete Training Pipeline</w:t>
        </w:r>
      </w:ins>
    </w:p>
    <w:p w14:paraId="089CAA4E" w14:textId="77777777" w:rsidR="005D7027" w:rsidRPr="005D7027" w:rsidRDefault="005D7027" w:rsidP="005D7027">
      <w:pPr>
        <w:spacing w:line="360" w:lineRule="auto"/>
        <w:jc w:val="both"/>
        <w:rPr>
          <w:ins w:id="3103" w:author="Office" w:date="2025-10-26T17:54:00Z" w16du:dateUtc="2025-10-26T17:54:00Z"/>
          <w:rFonts w:ascii="Times New Roman" w:hAnsi="Times New Roman" w:cs="Times New Roman"/>
        </w:rPr>
      </w:pPr>
    </w:p>
    <w:p w14:paraId="7D3E39AA" w14:textId="77777777" w:rsidR="005D7027" w:rsidRPr="005D7027" w:rsidRDefault="005D7027" w:rsidP="005D7027">
      <w:pPr>
        <w:spacing w:line="360" w:lineRule="auto"/>
        <w:jc w:val="both"/>
        <w:rPr>
          <w:ins w:id="3104" w:author="Office" w:date="2025-10-26T17:54:00Z" w16du:dateUtc="2025-10-26T17:54:00Z"/>
          <w:rFonts w:ascii="Times New Roman" w:hAnsi="Times New Roman" w:cs="Times New Roman"/>
        </w:rPr>
      </w:pPr>
      <w:ins w:id="3105" w:author="Office" w:date="2025-10-26T17:54:00Z" w16du:dateUtc="2025-10-26T17:54:00Z">
        <w:r w:rsidRPr="005D7027">
          <w:rPr>
            <w:rFonts w:ascii="Times New Roman" w:hAnsi="Times New Roman" w:cs="Times New Roman"/>
          </w:rPr>
          <w:t>Full Model Training Script:</w:t>
        </w:r>
      </w:ins>
    </w:p>
    <w:p w14:paraId="57372BF6" w14:textId="77777777" w:rsidR="005D7027" w:rsidRPr="005D7027" w:rsidRDefault="005D7027" w:rsidP="005D7027">
      <w:pPr>
        <w:spacing w:line="360" w:lineRule="auto"/>
        <w:jc w:val="both"/>
        <w:rPr>
          <w:ins w:id="3106" w:author="Office" w:date="2025-10-26T17:54:00Z" w16du:dateUtc="2025-10-26T17:54:00Z"/>
          <w:rFonts w:ascii="Times New Roman" w:hAnsi="Times New Roman" w:cs="Times New Roman"/>
        </w:rPr>
      </w:pPr>
    </w:p>
    <w:p w14:paraId="7A9E6A49" w14:textId="77777777" w:rsidR="005D7027" w:rsidRPr="005D7027" w:rsidRDefault="005D7027" w:rsidP="005D7027">
      <w:pPr>
        <w:spacing w:line="360" w:lineRule="auto"/>
        <w:jc w:val="both"/>
        <w:rPr>
          <w:ins w:id="3107" w:author="Office" w:date="2025-10-26T17:54:00Z" w16du:dateUtc="2025-10-26T17:54:00Z"/>
          <w:rFonts w:ascii="Times New Roman" w:hAnsi="Times New Roman" w:cs="Times New Roman"/>
        </w:rPr>
      </w:pPr>
      <w:ins w:id="3108" w:author="Office" w:date="2025-10-26T17:54:00Z" w16du:dateUtc="2025-10-26T17:54:00Z">
        <w:r w:rsidRPr="005D7027">
          <w:rPr>
            <w:rFonts w:ascii="Times New Roman" w:hAnsi="Times New Roman" w:cs="Times New Roman"/>
          </w:rPr>
          <w:t>def run_complete_analysis():</w:t>
        </w:r>
      </w:ins>
    </w:p>
    <w:p w14:paraId="2A605E45" w14:textId="77777777" w:rsidR="005D7027" w:rsidRPr="005D7027" w:rsidRDefault="005D7027" w:rsidP="005D7027">
      <w:pPr>
        <w:spacing w:line="360" w:lineRule="auto"/>
        <w:jc w:val="both"/>
        <w:rPr>
          <w:ins w:id="3109" w:author="Office" w:date="2025-10-26T17:54:00Z" w16du:dateUtc="2025-10-26T17:54:00Z"/>
          <w:rFonts w:ascii="Times New Roman" w:hAnsi="Times New Roman" w:cs="Times New Roman"/>
        </w:rPr>
      </w:pPr>
      <w:ins w:id="3110" w:author="Office" w:date="2025-10-26T17:54:00Z" w16du:dateUtc="2025-10-26T17:54:00Z">
        <w:r w:rsidRPr="005D7027">
          <w:rPr>
            <w:rFonts w:ascii="Times New Roman" w:hAnsi="Times New Roman" w:cs="Times New Roman"/>
          </w:rPr>
          <w:t xml:space="preserve">    """</w:t>
        </w:r>
      </w:ins>
    </w:p>
    <w:p w14:paraId="4E0D3856" w14:textId="77777777" w:rsidR="005D7027" w:rsidRPr="005D7027" w:rsidRDefault="005D7027" w:rsidP="005D7027">
      <w:pPr>
        <w:spacing w:line="360" w:lineRule="auto"/>
        <w:jc w:val="both"/>
        <w:rPr>
          <w:ins w:id="3111" w:author="Office" w:date="2025-10-26T17:54:00Z" w16du:dateUtc="2025-10-26T17:54:00Z"/>
          <w:rFonts w:ascii="Times New Roman" w:hAnsi="Times New Roman" w:cs="Times New Roman"/>
        </w:rPr>
      </w:pPr>
      <w:ins w:id="3112" w:author="Office" w:date="2025-10-26T17:54:00Z" w16du:dateUtc="2025-10-26T17:54:00Z">
        <w:r w:rsidRPr="005D7027">
          <w:rPr>
            <w:rFonts w:ascii="Times New Roman" w:hAnsi="Times New Roman" w:cs="Times New Roman"/>
          </w:rPr>
          <w:t xml:space="preserve">    Complete analysis pipeline from data loading to model evaluation</w:t>
        </w:r>
      </w:ins>
    </w:p>
    <w:p w14:paraId="6C3708B7" w14:textId="77777777" w:rsidR="005D7027" w:rsidRPr="005D7027" w:rsidRDefault="005D7027" w:rsidP="005D7027">
      <w:pPr>
        <w:spacing w:line="360" w:lineRule="auto"/>
        <w:jc w:val="both"/>
        <w:rPr>
          <w:ins w:id="3113" w:author="Office" w:date="2025-10-26T17:54:00Z" w16du:dateUtc="2025-10-26T17:54:00Z"/>
          <w:rFonts w:ascii="Times New Roman" w:hAnsi="Times New Roman" w:cs="Times New Roman"/>
        </w:rPr>
      </w:pPr>
      <w:ins w:id="3114" w:author="Office" w:date="2025-10-26T17:54:00Z" w16du:dateUtc="2025-10-26T17:54:00Z">
        <w:r w:rsidRPr="005D7027">
          <w:rPr>
            <w:rFonts w:ascii="Times New Roman" w:hAnsi="Times New Roman" w:cs="Times New Roman"/>
          </w:rPr>
          <w:t xml:space="preserve">    """</w:t>
        </w:r>
      </w:ins>
    </w:p>
    <w:p w14:paraId="16564DA4" w14:textId="77777777" w:rsidR="005D7027" w:rsidRPr="005D7027" w:rsidRDefault="005D7027" w:rsidP="005D7027">
      <w:pPr>
        <w:spacing w:line="360" w:lineRule="auto"/>
        <w:jc w:val="both"/>
        <w:rPr>
          <w:ins w:id="3115" w:author="Office" w:date="2025-10-26T17:54:00Z" w16du:dateUtc="2025-10-26T17:54:00Z"/>
          <w:rFonts w:ascii="Times New Roman" w:hAnsi="Times New Roman" w:cs="Times New Roman"/>
        </w:rPr>
      </w:pPr>
      <w:ins w:id="3116" w:author="Office" w:date="2025-10-26T17:54:00Z" w16du:dateUtc="2025-10-26T17:54:00Z">
        <w:r w:rsidRPr="005D7027">
          <w:rPr>
            <w:rFonts w:ascii="Times New Roman" w:hAnsi="Times New Roman" w:cs="Times New Roman"/>
          </w:rPr>
          <w:t xml:space="preserve">    print("Starting GSE Sentiment Analysis Pipeline...")</w:t>
        </w:r>
      </w:ins>
    </w:p>
    <w:p w14:paraId="07ED5B7B" w14:textId="77777777" w:rsidR="005D7027" w:rsidRPr="005D7027" w:rsidRDefault="005D7027" w:rsidP="005D7027">
      <w:pPr>
        <w:spacing w:line="360" w:lineRule="auto"/>
        <w:jc w:val="both"/>
        <w:rPr>
          <w:ins w:id="3117" w:author="Office" w:date="2025-10-26T17:54:00Z" w16du:dateUtc="2025-10-26T17:54:00Z"/>
          <w:rFonts w:ascii="Times New Roman" w:hAnsi="Times New Roman" w:cs="Times New Roman"/>
        </w:rPr>
      </w:pPr>
    </w:p>
    <w:p w14:paraId="37DB3B6D" w14:textId="77777777" w:rsidR="005D7027" w:rsidRPr="005D7027" w:rsidRDefault="005D7027" w:rsidP="005D7027">
      <w:pPr>
        <w:spacing w:line="360" w:lineRule="auto"/>
        <w:jc w:val="both"/>
        <w:rPr>
          <w:ins w:id="3118" w:author="Office" w:date="2025-10-26T17:54:00Z" w16du:dateUtc="2025-10-26T17:54:00Z"/>
          <w:rFonts w:ascii="Times New Roman" w:hAnsi="Times New Roman" w:cs="Times New Roman"/>
        </w:rPr>
      </w:pPr>
      <w:ins w:id="3119" w:author="Office" w:date="2025-10-26T17:54:00Z" w16du:dateUtc="2025-10-26T17:54:00Z">
        <w:r w:rsidRPr="005D7027">
          <w:rPr>
            <w:rFonts w:ascii="Times New Roman" w:hAnsi="Times New Roman" w:cs="Times New Roman"/>
          </w:rPr>
          <w:t xml:space="preserve">    # 1. Data Loading and Preprocessing</w:t>
        </w:r>
      </w:ins>
    </w:p>
    <w:p w14:paraId="708391D9" w14:textId="77777777" w:rsidR="005D7027" w:rsidRPr="005D7027" w:rsidRDefault="005D7027" w:rsidP="005D7027">
      <w:pPr>
        <w:spacing w:line="360" w:lineRule="auto"/>
        <w:jc w:val="both"/>
        <w:rPr>
          <w:ins w:id="3120" w:author="Office" w:date="2025-10-26T17:54:00Z" w16du:dateUtc="2025-10-26T17:54:00Z"/>
          <w:rFonts w:ascii="Times New Roman" w:hAnsi="Times New Roman" w:cs="Times New Roman"/>
        </w:rPr>
      </w:pPr>
      <w:ins w:id="3121" w:author="Office" w:date="2025-10-26T17:54:00Z" w16du:dateUtc="2025-10-26T17:54:00Z">
        <w:r w:rsidRPr="005D7027">
          <w:rPr>
            <w:rFonts w:ascii="Times New Roman" w:hAnsi="Times New Roman" w:cs="Times New Roman"/>
          </w:rPr>
          <w:t xml:space="preserve">    print("Loading and preprocessing data...")</w:t>
        </w:r>
      </w:ins>
    </w:p>
    <w:p w14:paraId="027F1617" w14:textId="77777777" w:rsidR="005D7027" w:rsidRPr="005D7027" w:rsidRDefault="005D7027" w:rsidP="005D7027">
      <w:pPr>
        <w:spacing w:line="360" w:lineRule="auto"/>
        <w:jc w:val="both"/>
        <w:rPr>
          <w:ins w:id="3122" w:author="Office" w:date="2025-10-26T17:54:00Z" w16du:dateUtc="2025-10-26T17:54:00Z"/>
          <w:rFonts w:ascii="Times New Roman" w:hAnsi="Times New Roman" w:cs="Times New Roman"/>
        </w:rPr>
      </w:pPr>
      <w:ins w:id="3123" w:author="Office" w:date="2025-10-26T17:54:00Z" w16du:dateUtc="2025-10-26T17:54:00Z">
        <w:r w:rsidRPr="005D7027">
          <w:rPr>
            <w:rFonts w:ascii="Times New Roman" w:hAnsi="Times New Roman" w:cs="Times New Roman"/>
          </w:rPr>
          <w:t xml:space="preserve">    data = preprocess_data()</w:t>
        </w:r>
      </w:ins>
    </w:p>
    <w:p w14:paraId="607F2554" w14:textId="77777777" w:rsidR="005D7027" w:rsidRPr="005D7027" w:rsidRDefault="005D7027" w:rsidP="005D7027">
      <w:pPr>
        <w:spacing w:line="360" w:lineRule="auto"/>
        <w:jc w:val="both"/>
        <w:rPr>
          <w:ins w:id="3124" w:author="Office" w:date="2025-10-26T17:54:00Z" w16du:dateUtc="2025-10-26T17:54:00Z"/>
          <w:rFonts w:ascii="Times New Roman" w:hAnsi="Times New Roman" w:cs="Times New Roman"/>
        </w:rPr>
      </w:pPr>
    </w:p>
    <w:p w14:paraId="08C7F178" w14:textId="77777777" w:rsidR="005D7027" w:rsidRPr="005D7027" w:rsidRDefault="005D7027" w:rsidP="005D7027">
      <w:pPr>
        <w:spacing w:line="360" w:lineRule="auto"/>
        <w:jc w:val="both"/>
        <w:rPr>
          <w:ins w:id="3125" w:author="Office" w:date="2025-10-26T17:54:00Z" w16du:dateUtc="2025-10-26T17:54:00Z"/>
          <w:rFonts w:ascii="Times New Roman" w:hAnsi="Times New Roman" w:cs="Times New Roman"/>
        </w:rPr>
      </w:pPr>
      <w:ins w:id="3126" w:author="Office" w:date="2025-10-26T17:54:00Z" w16du:dateUtc="2025-10-26T17:54:00Z">
        <w:r w:rsidRPr="005D7027">
          <w:rPr>
            <w:rFonts w:ascii="Times New Roman" w:hAnsi="Times New Roman" w:cs="Times New Roman"/>
          </w:rPr>
          <w:t xml:space="preserve">    # 2. Feature Engineering</w:t>
        </w:r>
      </w:ins>
    </w:p>
    <w:p w14:paraId="79874CED" w14:textId="77777777" w:rsidR="005D7027" w:rsidRPr="005D7027" w:rsidRDefault="005D7027" w:rsidP="005D7027">
      <w:pPr>
        <w:spacing w:line="360" w:lineRule="auto"/>
        <w:jc w:val="both"/>
        <w:rPr>
          <w:ins w:id="3127" w:author="Office" w:date="2025-10-26T17:54:00Z" w16du:dateUtc="2025-10-26T17:54:00Z"/>
          <w:rFonts w:ascii="Times New Roman" w:hAnsi="Times New Roman" w:cs="Times New Roman"/>
        </w:rPr>
      </w:pPr>
      <w:ins w:id="3128" w:author="Office" w:date="2025-10-26T17:54:00Z" w16du:dateUtc="2025-10-26T17:54:00Z">
        <w:r w:rsidRPr="005D7027">
          <w:rPr>
            <w:rFonts w:ascii="Times New Roman" w:hAnsi="Times New Roman" w:cs="Times New Roman"/>
          </w:rPr>
          <w:t xml:space="preserve">    print("Engineering features...")</w:t>
        </w:r>
      </w:ins>
    </w:p>
    <w:p w14:paraId="569F131D" w14:textId="77777777" w:rsidR="005D7027" w:rsidRPr="005D7027" w:rsidRDefault="005D7027" w:rsidP="005D7027">
      <w:pPr>
        <w:spacing w:line="360" w:lineRule="auto"/>
        <w:jc w:val="both"/>
        <w:rPr>
          <w:ins w:id="3129" w:author="Office" w:date="2025-10-26T17:54:00Z" w16du:dateUtc="2025-10-26T17:54:00Z"/>
          <w:rFonts w:ascii="Times New Roman" w:hAnsi="Times New Roman" w:cs="Times New Roman"/>
        </w:rPr>
      </w:pPr>
      <w:ins w:id="3130" w:author="Office" w:date="2025-10-26T17:54:00Z" w16du:dateUtc="2025-10-26T17:54:00Z">
        <w:r w:rsidRPr="005D7027">
          <w:rPr>
            <w:rFonts w:ascii="Times New Roman" w:hAnsi="Times New Roman" w:cs="Times New Roman"/>
          </w:rPr>
          <w:lastRenderedPageBreak/>
          <w:t xml:space="preserve">    features = create_all_features(data)</w:t>
        </w:r>
      </w:ins>
    </w:p>
    <w:p w14:paraId="2FAD127B" w14:textId="77777777" w:rsidR="005D7027" w:rsidRPr="005D7027" w:rsidRDefault="005D7027" w:rsidP="005D7027">
      <w:pPr>
        <w:spacing w:line="360" w:lineRule="auto"/>
        <w:jc w:val="both"/>
        <w:rPr>
          <w:ins w:id="3131" w:author="Office" w:date="2025-10-26T17:54:00Z" w16du:dateUtc="2025-10-26T17:54:00Z"/>
          <w:rFonts w:ascii="Times New Roman" w:hAnsi="Times New Roman" w:cs="Times New Roman"/>
        </w:rPr>
      </w:pPr>
    </w:p>
    <w:p w14:paraId="1DAAD572" w14:textId="77777777" w:rsidR="005D7027" w:rsidRPr="005D7027" w:rsidRDefault="005D7027" w:rsidP="005D7027">
      <w:pPr>
        <w:spacing w:line="360" w:lineRule="auto"/>
        <w:jc w:val="both"/>
        <w:rPr>
          <w:ins w:id="3132" w:author="Office" w:date="2025-10-26T17:54:00Z" w16du:dateUtc="2025-10-26T17:54:00Z"/>
          <w:rFonts w:ascii="Times New Roman" w:hAnsi="Times New Roman" w:cs="Times New Roman"/>
        </w:rPr>
      </w:pPr>
      <w:ins w:id="3133" w:author="Office" w:date="2025-10-26T17:54:00Z" w16du:dateUtc="2025-10-26T17:54:00Z">
        <w:r w:rsidRPr="005D7027">
          <w:rPr>
            <w:rFonts w:ascii="Times New Roman" w:hAnsi="Times New Roman" w:cs="Times New Roman"/>
          </w:rPr>
          <w:t xml:space="preserve">    # 3. Train-Test Split (Time-based)</w:t>
        </w:r>
      </w:ins>
    </w:p>
    <w:p w14:paraId="3DCB4B4F" w14:textId="77777777" w:rsidR="005D7027" w:rsidRPr="005D7027" w:rsidRDefault="005D7027" w:rsidP="005D7027">
      <w:pPr>
        <w:spacing w:line="360" w:lineRule="auto"/>
        <w:jc w:val="both"/>
        <w:rPr>
          <w:ins w:id="3134" w:author="Office" w:date="2025-10-26T17:54:00Z" w16du:dateUtc="2025-10-26T17:54:00Z"/>
          <w:rFonts w:ascii="Times New Roman" w:hAnsi="Times New Roman" w:cs="Times New Roman"/>
        </w:rPr>
      </w:pPr>
      <w:ins w:id="3135" w:author="Office" w:date="2025-10-26T17:54:00Z" w16du:dateUtc="2025-10-26T17:54:00Z">
        <w:r w:rsidRPr="005D7027">
          <w:rPr>
            <w:rFonts w:ascii="Times New Roman" w:hAnsi="Times New Roman" w:cs="Times New Roman"/>
          </w:rPr>
          <w:t xml:space="preserve">    print("Splitting data temporally...")</w:t>
        </w:r>
      </w:ins>
    </w:p>
    <w:p w14:paraId="3B14E7D2" w14:textId="77777777" w:rsidR="005D7027" w:rsidRPr="005D7027" w:rsidRDefault="005D7027" w:rsidP="005D7027">
      <w:pPr>
        <w:spacing w:line="360" w:lineRule="auto"/>
        <w:jc w:val="both"/>
        <w:rPr>
          <w:ins w:id="3136" w:author="Office" w:date="2025-10-26T17:54:00Z" w16du:dateUtc="2025-10-26T17:54:00Z"/>
          <w:rFonts w:ascii="Times New Roman" w:hAnsi="Times New Roman" w:cs="Times New Roman"/>
        </w:rPr>
      </w:pPr>
      <w:ins w:id="3137" w:author="Office" w:date="2025-10-26T17:54:00Z" w16du:dateUtc="2025-10-26T17:54:00Z">
        <w:r w:rsidRPr="005D7027">
          <w:rPr>
            <w:rFonts w:ascii="Times New Roman" w:hAnsi="Times New Roman" w:cs="Times New Roman"/>
          </w:rPr>
          <w:t xml:space="preserve">    X_train, X_test, y_train, y_test = temporal_train_test_split(features)</w:t>
        </w:r>
      </w:ins>
    </w:p>
    <w:p w14:paraId="2C0E4020" w14:textId="77777777" w:rsidR="005D7027" w:rsidRPr="005D7027" w:rsidRDefault="005D7027" w:rsidP="005D7027">
      <w:pPr>
        <w:spacing w:line="360" w:lineRule="auto"/>
        <w:jc w:val="both"/>
        <w:rPr>
          <w:ins w:id="3138" w:author="Office" w:date="2025-10-26T17:54:00Z" w16du:dateUtc="2025-10-26T17:54:00Z"/>
          <w:rFonts w:ascii="Times New Roman" w:hAnsi="Times New Roman" w:cs="Times New Roman"/>
        </w:rPr>
      </w:pPr>
    </w:p>
    <w:p w14:paraId="39BEE77D" w14:textId="77777777" w:rsidR="005D7027" w:rsidRPr="005D7027" w:rsidRDefault="005D7027" w:rsidP="005D7027">
      <w:pPr>
        <w:spacing w:line="360" w:lineRule="auto"/>
        <w:jc w:val="both"/>
        <w:rPr>
          <w:ins w:id="3139" w:author="Office" w:date="2025-10-26T17:54:00Z" w16du:dateUtc="2025-10-26T17:54:00Z"/>
          <w:rFonts w:ascii="Times New Roman" w:hAnsi="Times New Roman" w:cs="Times New Roman"/>
        </w:rPr>
      </w:pPr>
      <w:ins w:id="3140" w:author="Office" w:date="2025-10-26T17:54:00Z" w16du:dateUtc="2025-10-26T17:54:00Z">
        <w:r w:rsidRPr="005D7027">
          <w:rPr>
            <w:rFonts w:ascii="Times New Roman" w:hAnsi="Times New Roman" w:cs="Times New Roman"/>
          </w:rPr>
          <w:t xml:space="preserve">    # 4. Model Training</w:t>
        </w:r>
      </w:ins>
    </w:p>
    <w:p w14:paraId="6BC37468" w14:textId="77777777" w:rsidR="005D7027" w:rsidRPr="005D7027" w:rsidRDefault="005D7027" w:rsidP="005D7027">
      <w:pPr>
        <w:spacing w:line="360" w:lineRule="auto"/>
        <w:jc w:val="both"/>
        <w:rPr>
          <w:ins w:id="3141" w:author="Office" w:date="2025-10-26T17:54:00Z" w16du:dateUtc="2025-10-26T17:54:00Z"/>
          <w:rFonts w:ascii="Times New Roman" w:hAnsi="Times New Roman" w:cs="Times New Roman"/>
        </w:rPr>
      </w:pPr>
      <w:ins w:id="3142" w:author="Office" w:date="2025-10-26T17:54:00Z" w16du:dateUtc="2025-10-26T17:54:00Z">
        <w:r w:rsidRPr="005D7027">
          <w:rPr>
            <w:rFonts w:ascii="Times New Roman" w:hAnsi="Times New Roman" w:cs="Times New Roman"/>
          </w:rPr>
          <w:t xml:space="preserve">    print("Training models...")</w:t>
        </w:r>
      </w:ins>
    </w:p>
    <w:p w14:paraId="4455BD5B" w14:textId="77777777" w:rsidR="005D7027" w:rsidRPr="005D7027" w:rsidRDefault="005D7027" w:rsidP="005D7027">
      <w:pPr>
        <w:spacing w:line="360" w:lineRule="auto"/>
        <w:jc w:val="both"/>
        <w:rPr>
          <w:ins w:id="3143" w:author="Office" w:date="2025-10-26T17:54:00Z" w16du:dateUtc="2025-10-26T17:54:00Z"/>
          <w:rFonts w:ascii="Times New Roman" w:hAnsi="Times New Roman" w:cs="Times New Roman"/>
        </w:rPr>
      </w:pPr>
      <w:ins w:id="3144" w:author="Office" w:date="2025-10-26T17:54:00Z" w16du:dateUtc="2025-10-26T17:54:00Z">
        <w:r w:rsidRPr="005D7027">
          <w:rPr>
            <w:rFonts w:ascii="Times New Roman" w:hAnsi="Times New Roman" w:cs="Times New Roman"/>
          </w:rPr>
          <w:t xml:space="preserve">    models = {}</w:t>
        </w:r>
      </w:ins>
    </w:p>
    <w:p w14:paraId="284E2467" w14:textId="77777777" w:rsidR="005D7027" w:rsidRPr="005D7027" w:rsidRDefault="005D7027" w:rsidP="005D7027">
      <w:pPr>
        <w:spacing w:line="360" w:lineRule="auto"/>
        <w:jc w:val="both"/>
        <w:rPr>
          <w:ins w:id="3145" w:author="Office" w:date="2025-10-26T17:54:00Z" w16du:dateUtc="2025-10-26T17:54:00Z"/>
          <w:rFonts w:ascii="Times New Roman" w:hAnsi="Times New Roman" w:cs="Times New Roman"/>
        </w:rPr>
      </w:pPr>
    </w:p>
    <w:p w14:paraId="58D73CD0" w14:textId="77777777" w:rsidR="005D7027" w:rsidRPr="005D7027" w:rsidRDefault="005D7027" w:rsidP="005D7027">
      <w:pPr>
        <w:spacing w:line="360" w:lineRule="auto"/>
        <w:jc w:val="both"/>
        <w:rPr>
          <w:ins w:id="3146" w:author="Office" w:date="2025-10-26T17:54:00Z" w16du:dateUtc="2025-10-26T17:54:00Z"/>
          <w:rFonts w:ascii="Times New Roman" w:hAnsi="Times New Roman" w:cs="Times New Roman"/>
        </w:rPr>
      </w:pPr>
      <w:ins w:id="3147" w:author="Office" w:date="2025-10-26T17:54:00Z" w16du:dateUtc="2025-10-26T17:54:00Z">
        <w:r w:rsidRPr="005D7027">
          <w:rPr>
            <w:rFonts w:ascii="Times New Roman" w:hAnsi="Times New Roman" w:cs="Times New Roman"/>
          </w:rPr>
          <w:t xml:space="preserve">    # XGBoost</w:t>
        </w:r>
      </w:ins>
    </w:p>
    <w:p w14:paraId="5444D6A5" w14:textId="77777777" w:rsidR="005D7027" w:rsidRPr="005D7027" w:rsidRDefault="005D7027" w:rsidP="005D7027">
      <w:pPr>
        <w:spacing w:line="360" w:lineRule="auto"/>
        <w:jc w:val="both"/>
        <w:rPr>
          <w:ins w:id="3148" w:author="Office" w:date="2025-10-26T17:54:00Z" w16du:dateUtc="2025-10-26T17:54:00Z"/>
          <w:rFonts w:ascii="Times New Roman" w:hAnsi="Times New Roman" w:cs="Times New Roman"/>
        </w:rPr>
      </w:pPr>
      <w:ins w:id="3149" w:author="Office" w:date="2025-10-26T17:54:00Z" w16du:dateUtc="2025-10-26T17:54:00Z">
        <w:r w:rsidRPr="005D7027">
          <w:rPr>
            <w:rFonts w:ascii="Times New Roman" w:hAnsi="Times New Roman" w:cs="Times New Roman"/>
          </w:rPr>
          <w:t xml:space="preserve">    print("  Training XGBoost...")</w:t>
        </w:r>
      </w:ins>
    </w:p>
    <w:p w14:paraId="6FEB6509" w14:textId="77777777" w:rsidR="005D7027" w:rsidRPr="005D7027" w:rsidRDefault="005D7027" w:rsidP="005D7027">
      <w:pPr>
        <w:spacing w:line="360" w:lineRule="auto"/>
        <w:jc w:val="both"/>
        <w:rPr>
          <w:ins w:id="3150" w:author="Office" w:date="2025-10-26T17:54:00Z" w16du:dateUtc="2025-10-26T17:54:00Z"/>
          <w:rFonts w:ascii="Times New Roman" w:hAnsi="Times New Roman" w:cs="Times New Roman"/>
        </w:rPr>
      </w:pPr>
      <w:ins w:id="3151" w:author="Office" w:date="2025-10-26T17:54:00Z" w16du:dateUtc="2025-10-26T17:54:00Z">
        <w:r w:rsidRPr="005D7027">
          <w:rPr>
            <w:rFonts w:ascii="Times New Roman" w:hAnsi="Times New Roman" w:cs="Times New Roman"/>
          </w:rPr>
          <w:t xml:space="preserve">    models['xgboost'] = train_xgboost_model(X_train, y_train, X_test, y_test)</w:t>
        </w:r>
      </w:ins>
    </w:p>
    <w:p w14:paraId="348FF618" w14:textId="77777777" w:rsidR="005D7027" w:rsidRPr="005D7027" w:rsidRDefault="005D7027" w:rsidP="005D7027">
      <w:pPr>
        <w:spacing w:line="360" w:lineRule="auto"/>
        <w:jc w:val="both"/>
        <w:rPr>
          <w:ins w:id="3152" w:author="Office" w:date="2025-10-26T17:54:00Z" w16du:dateUtc="2025-10-26T17:54:00Z"/>
          <w:rFonts w:ascii="Times New Roman" w:hAnsi="Times New Roman" w:cs="Times New Roman"/>
        </w:rPr>
      </w:pPr>
    </w:p>
    <w:p w14:paraId="11E0B8E2" w14:textId="77777777" w:rsidR="005D7027" w:rsidRPr="005D7027" w:rsidRDefault="005D7027" w:rsidP="005D7027">
      <w:pPr>
        <w:spacing w:line="360" w:lineRule="auto"/>
        <w:jc w:val="both"/>
        <w:rPr>
          <w:ins w:id="3153" w:author="Office" w:date="2025-10-26T17:54:00Z" w16du:dateUtc="2025-10-26T17:54:00Z"/>
          <w:rFonts w:ascii="Times New Roman" w:hAnsi="Times New Roman" w:cs="Times New Roman"/>
        </w:rPr>
      </w:pPr>
      <w:ins w:id="3154" w:author="Office" w:date="2025-10-26T17:54:00Z" w16du:dateUtc="2025-10-26T17:54:00Z">
        <w:r w:rsidRPr="005D7027">
          <w:rPr>
            <w:rFonts w:ascii="Times New Roman" w:hAnsi="Times New Roman" w:cs="Times New Roman"/>
          </w:rPr>
          <w:t xml:space="preserve">    # LSTM</w:t>
        </w:r>
      </w:ins>
    </w:p>
    <w:p w14:paraId="7521787C" w14:textId="77777777" w:rsidR="005D7027" w:rsidRPr="005D7027" w:rsidRDefault="005D7027" w:rsidP="005D7027">
      <w:pPr>
        <w:spacing w:line="360" w:lineRule="auto"/>
        <w:jc w:val="both"/>
        <w:rPr>
          <w:ins w:id="3155" w:author="Office" w:date="2025-10-26T17:54:00Z" w16du:dateUtc="2025-10-26T17:54:00Z"/>
          <w:rFonts w:ascii="Times New Roman" w:hAnsi="Times New Roman" w:cs="Times New Roman"/>
        </w:rPr>
      </w:pPr>
      <w:ins w:id="3156" w:author="Office" w:date="2025-10-26T17:54:00Z" w16du:dateUtc="2025-10-26T17:54:00Z">
        <w:r w:rsidRPr="005D7027">
          <w:rPr>
            <w:rFonts w:ascii="Times New Roman" w:hAnsi="Times New Roman" w:cs="Times New Roman"/>
          </w:rPr>
          <w:t xml:space="preserve">    print("  Training LSTM...")</w:t>
        </w:r>
      </w:ins>
    </w:p>
    <w:p w14:paraId="20182AB4" w14:textId="77777777" w:rsidR="005D7027" w:rsidRPr="005D7027" w:rsidRDefault="005D7027" w:rsidP="005D7027">
      <w:pPr>
        <w:spacing w:line="360" w:lineRule="auto"/>
        <w:jc w:val="both"/>
        <w:rPr>
          <w:ins w:id="3157" w:author="Office" w:date="2025-10-26T17:54:00Z" w16du:dateUtc="2025-10-26T17:54:00Z"/>
          <w:rFonts w:ascii="Times New Roman" w:hAnsi="Times New Roman" w:cs="Times New Roman"/>
        </w:rPr>
      </w:pPr>
      <w:ins w:id="3158" w:author="Office" w:date="2025-10-26T17:54:00Z" w16du:dateUtc="2025-10-26T17:54:00Z">
        <w:r w:rsidRPr="005D7027">
          <w:rPr>
            <w:rFonts w:ascii="Times New Roman" w:hAnsi="Times New Roman" w:cs="Times New Roman"/>
          </w:rPr>
          <w:t xml:space="preserve">    models['lstm'] = train_lstm_model(X_train, y_train, X_test, y_test)</w:t>
        </w:r>
      </w:ins>
    </w:p>
    <w:p w14:paraId="5A2B0664" w14:textId="77777777" w:rsidR="005D7027" w:rsidRPr="005D7027" w:rsidRDefault="005D7027" w:rsidP="005D7027">
      <w:pPr>
        <w:spacing w:line="360" w:lineRule="auto"/>
        <w:jc w:val="both"/>
        <w:rPr>
          <w:ins w:id="3159" w:author="Office" w:date="2025-10-26T17:54:00Z" w16du:dateUtc="2025-10-26T17:54:00Z"/>
          <w:rFonts w:ascii="Times New Roman" w:hAnsi="Times New Roman" w:cs="Times New Roman"/>
        </w:rPr>
      </w:pPr>
    </w:p>
    <w:p w14:paraId="3FA123B6" w14:textId="77777777" w:rsidR="005D7027" w:rsidRPr="005D7027" w:rsidRDefault="005D7027" w:rsidP="005D7027">
      <w:pPr>
        <w:spacing w:line="360" w:lineRule="auto"/>
        <w:jc w:val="both"/>
        <w:rPr>
          <w:ins w:id="3160" w:author="Office" w:date="2025-10-26T17:54:00Z" w16du:dateUtc="2025-10-26T17:54:00Z"/>
          <w:rFonts w:ascii="Times New Roman" w:hAnsi="Times New Roman" w:cs="Times New Roman"/>
        </w:rPr>
      </w:pPr>
      <w:ins w:id="3161" w:author="Office" w:date="2025-10-26T17:54:00Z" w16du:dateUtc="2025-10-26T17:54:00Z">
        <w:r w:rsidRPr="005D7027">
          <w:rPr>
            <w:rFonts w:ascii="Times New Roman" w:hAnsi="Times New Roman" w:cs="Times New Roman"/>
          </w:rPr>
          <w:t xml:space="preserve">    # CatBoost</w:t>
        </w:r>
      </w:ins>
    </w:p>
    <w:p w14:paraId="23E3E0D9" w14:textId="77777777" w:rsidR="005D7027" w:rsidRPr="005D7027" w:rsidRDefault="005D7027" w:rsidP="005D7027">
      <w:pPr>
        <w:spacing w:line="360" w:lineRule="auto"/>
        <w:jc w:val="both"/>
        <w:rPr>
          <w:ins w:id="3162" w:author="Office" w:date="2025-10-26T17:54:00Z" w16du:dateUtc="2025-10-26T17:54:00Z"/>
          <w:rFonts w:ascii="Times New Roman" w:hAnsi="Times New Roman" w:cs="Times New Roman"/>
        </w:rPr>
      </w:pPr>
      <w:ins w:id="3163" w:author="Office" w:date="2025-10-26T17:54:00Z" w16du:dateUtc="2025-10-26T17:54:00Z">
        <w:r w:rsidRPr="005D7027">
          <w:rPr>
            <w:rFonts w:ascii="Times New Roman" w:hAnsi="Times New Roman" w:cs="Times New Roman"/>
          </w:rPr>
          <w:t xml:space="preserve">    print("  Training CatBoost...")</w:t>
        </w:r>
      </w:ins>
    </w:p>
    <w:p w14:paraId="7835B59A" w14:textId="77777777" w:rsidR="005D7027" w:rsidRPr="005D7027" w:rsidRDefault="005D7027" w:rsidP="005D7027">
      <w:pPr>
        <w:spacing w:line="360" w:lineRule="auto"/>
        <w:jc w:val="both"/>
        <w:rPr>
          <w:ins w:id="3164" w:author="Office" w:date="2025-10-26T17:54:00Z" w16du:dateUtc="2025-10-26T17:54:00Z"/>
          <w:rFonts w:ascii="Times New Roman" w:hAnsi="Times New Roman" w:cs="Times New Roman"/>
        </w:rPr>
      </w:pPr>
      <w:ins w:id="3165" w:author="Office" w:date="2025-10-26T17:54:00Z" w16du:dateUtc="2025-10-26T17:54:00Z">
        <w:r w:rsidRPr="005D7027">
          <w:rPr>
            <w:rFonts w:ascii="Times New Roman" w:hAnsi="Times New Roman" w:cs="Times New Roman"/>
          </w:rPr>
          <w:t xml:space="preserve">    models['catboost'] = train_catboost_model(X_train, y_train, X_test, y_test)</w:t>
        </w:r>
      </w:ins>
    </w:p>
    <w:p w14:paraId="3F84CDCE" w14:textId="77777777" w:rsidR="005D7027" w:rsidRPr="005D7027" w:rsidRDefault="005D7027" w:rsidP="005D7027">
      <w:pPr>
        <w:spacing w:line="360" w:lineRule="auto"/>
        <w:jc w:val="both"/>
        <w:rPr>
          <w:ins w:id="3166" w:author="Office" w:date="2025-10-26T17:54:00Z" w16du:dateUtc="2025-10-26T17:54:00Z"/>
          <w:rFonts w:ascii="Times New Roman" w:hAnsi="Times New Roman" w:cs="Times New Roman"/>
        </w:rPr>
      </w:pPr>
    </w:p>
    <w:p w14:paraId="64D83139" w14:textId="77777777" w:rsidR="005D7027" w:rsidRPr="005D7027" w:rsidRDefault="005D7027" w:rsidP="005D7027">
      <w:pPr>
        <w:spacing w:line="360" w:lineRule="auto"/>
        <w:jc w:val="both"/>
        <w:rPr>
          <w:ins w:id="3167" w:author="Office" w:date="2025-10-26T17:54:00Z" w16du:dateUtc="2025-10-26T17:54:00Z"/>
          <w:rFonts w:ascii="Times New Roman" w:hAnsi="Times New Roman" w:cs="Times New Roman"/>
        </w:rPr>
      </w:pPr>
      <w:ins w:id="3168" w:author="Office" w:date="2025-10-26T17:54:00Z" w16du:dateUtc="2025-10-26T17:54:00Z">
        <w:r w:rsidRPr="005D7027">
          <w:rPr>
            <w:rFonts w:ascii="Times New Roman" w:hAnsi="Times New Roman" w:cs="Times New Roman"/>
          </w:rPr>
          <w:t xml:space="preserve">    # 5. Ensemble Creation</w:t>
        </w:r>
      </w:ins>
    </w:p>
    <w:p w14:paraId="54E54C4B" w14:textId="77777777" w:rsidR="005D7027" w:rsidRPr="005D7027" w:rsidRDefault="005D7027" w:rsidP="005D7027">
      <w:pPr>
        <w:spacing w:line="360" w:lineRule="auto"/>
        <w:jc w:val="both"/>
        <w:rPr>
          <w:ins w:id="3169" w:author="Office" w:date="2025-10-26T17:54:00Z" w16du:dateUtc="2025-10-26T17:54:00Z"/>
          <w:rFonts w:ascii="Times New Roman" w:hAnsi="Times New Roman" w:cs="Times New Roman"/>
        </w:rPr>
      </w:pPr>
      <w:ins w:id="3170" w:author="Office" w:date="2025-10-26T17:54:00Z" w16du:dateUtc="2025-10-26T17:54:00Z">
        <w:r w:rsidRPr="005D7027">
          <w:rPr>
            <w:rFonts w:ascii="Times New Roman" w:hAnsi="Times New Roman" w:cs="Times New Roman"/>
          </w:rPr>
          <w:t xml:space="preserve">    print("Creating ensemble model...")</w:t>
        </w:r>
      </w:ins>
    </w:p>
    <w:p w14:paraId="7BACCB5C" w14:textId="77777777" w:rsidR="005D7027" w:rsidRPr="005D7027" w:rsidRDefault="005D7027" w:rsidP="005D7027">
      <w:pPr>
        <w:spacing w:line="360" w:lineRule="auto"/>
        <w:jc w:val="both"/>
        <w:rPr>
          <w:ins w:id="3171" w:author="Office" w:date="2025-10-26T17:54:00Z" w16du:dateUtc="2025-10-26T17:54:00Z"/>
          <w:rFonts w:ascii="Times New Roman" w:hAnsi="Times New Roman" w:cs="Times New Roman"/>
        </w:rPr>
      </w:pPr>
      <w:ins w:id="3172" w:author="Office" w:date="2025-10-26T17:54:00Z" w16du:dateUtc="2025-10-26T17:54:00Z">
        <w:r w:rsidRPr="005D7027">
          <w:rPr>
            <w:rFonts w:ascii="Times New Roman" w:hAnsi="Times New Roman" w:cs="Times New Roman"/>
          </w:rPr>
          <w:t xml:space="preserve">    ensemble_model = create_ensemble(models, X_test, y_test)</w:t>
        </w:r>
      </w:ins>
    </w:p>
    <w:p w14:paraId="2F027AC4" w14:textId="77777777" w:rsidR="005D7027" w:rsidRPr="005D7027" w:rsidRDefault="005D7027" w:rsidP="005D7027">
      <w:pPr>
        <w:spacing w:line="360" w:lineRule="auto"/>
        <w:jc w:val="both"/>
        <w:rPr>
          <w:ins w:id="3173" w:author="Office" w:date="2025-10-26T17:54:00Z" w16du:dateUtc="2025-10-26T17:54:00Z"/>
          <w:rFonts w:ascii="Times New Roman" w:hAnsi="Times New Roman" w:cs="Times New Roman"/>
        </w:rPr>
      </w:pPr>
    </w:p>
    <w:p w14:paraId="0D2C6BE0" w14:textId="77777777" w:rsidR="005D7027" w:rsidRPr="005D7027" w:rsidRDefault="005D7027" w:rsidP="005D7027">
      <w:pPr>
        <w:spacing w:line="360" w:lineRule="auto"/>
        <w:jc w:val="both"/>
        <w:rPr>
          <w:ins w:id="3174" w:author="Office" w:date="2025-10-26T17:54:00Z" w16du:dateUtc="2025-10-26T17:54:00Z"/>
          <w:rFonts w:ascii="Times New Roman" w:hAnsi="Times New Roman" w:cs="Times New Roman"/>
        </w:rPr>
      </w:pPr>
      <w:ins w:id="3175" w:author="Office" w:date="2025-10-26T17:54:00Z" w16du:dateUtc="2025-10-26T17:54:00Z">
        <w:r w:rsidRPr="005D7027">
          <w:rPr>
            <w:rFonts w:ascii="Times New Roman" w:hAnsi="Times New Roman" w:cs="Times New Roman"/>
          </w:rPr>
          <w:t xml:space="preserve">    # 6. Model Evaluation</w:t>
        </w:r>
      </w:ins>
    </w:p>
    <w:p w14:paraId="7C332C77" w14:textId="77777777" w:rsidR="005D7027" w:rsidRPr="005D7027" w:rsidRDefault="005D7027" w:rsidP="005D7027">
      <w:pPr>
        <w:spacing w:line="360" w:lineRule="auto"/>
        <w:jc w:val="both"/>
        <w:rPr>
          <w:ins w:id="3176" w:author="Office" w:date="2025-10-26T17:54:00Z" w16du:dateUtc="2025-10-26T17:54:00Z"/>
          <w:rFonts w:ascii="Times New Roman" w:hAnsi="Times New Roman" w:cs="Times New Roman"/>
        </w:rPr>
      </w:pPr>
      <w:ins w:id="3177" w:author="Office" w:date="2025-10-26T17:54:00Z" w16du:dateUtc="2025-10-26T17:54:00Z">
        <w:r w:rsidRPr="005D7027">
          <w:rPr>
            <w:rFonts w:ascii="Times New Roman" w:hAnsi="Times New Roman" w:cs="Times New Roman"/>
          </w:rPr>
          <w:t xml:space="preserve">    print("Evaluating models...")</w:t>
        </w:r>
      </w:ins>
    </w:p>
    <w:p w14:paraId="523DC4FE" w14:textId="77777777" w:rsidR="005D7027" w:rsidRPr="005D7027" w:rsidRDefault="005D7027" w:rsidP="005D7027">
      <w:pPr>
        <w:spacing w:line="360" w:lineRule="auto"/>
        <w:jc w:val="both"/>
        <w:rPr>
          <w:ins w:id="3178" w:author="Office" w:date="2025-10-26T17:54:00Z" w16du:dateUtc="2025-10-26T17:54:00Z"/>
          <w:rFonts w:ascii="Times New Roman" w:hAnsi="Times New Roman" w:cs="Times New Roman"/>
        </w:rPr>
      </w:pPr>
      <w:ins w:id="3179" w:author="Office" w:date="2025-10-26T17:54:00Z" w16du:dateUtc="2025-10-26T17:54:00Z">
        <w:r w:rsidRPr="005D7027">
          <w:rPr>
            <w:rFonts w:ascii="Times New Roman" w:hAnsi="Times New Roman" w:cs="Times New Roman"/>
          </w:rPr>
          <w:t xml:space="preserve">    results = {}</w:t>
        </w:r>
      </w:ins>
    </w:p>
    <w:p w14:paraId="26BB368A" w14:textId="77777777" w:rsidR="005D7027" w:rsidRPr="005D7027" w:rsidRDefault="005D7027" w:rsidP="005D7027">
      <w:pPr>
        <w:spacing w:line="360" w:lineRule="auto"/>
        <w:jc w:val="both"/>
        <w:rPr>
          <w:ins w:id="3180" w:author="Office" w:date="2025-10-26T17:54:00Z" w16du:dateUtc="2025-10-26T17:54:00Z"/>
          <w:rFonts w:ascii="Times New Roman" w:hAnsi="Times New Roman" w:cs="Times New Roman"/>
        </w:rPr>
      </w:pPr>
      <w:ins w:id="3181" w:author="Office" w:date="2025-10-26T17:54:00Z" w16du:dateUtc="2025-10-26T17:54:00Z">
        <w:r w:rsidRPr="005D7027">
          <w:rPr>
            <w:rFonts w:ascii="Times New Roman" w:hAnsi="Times New Roman" w:cs="Times New Roman"/>
          </w:rPr>
          <w:t xml:space="preserve">    for name, model in models.items():</w:t>
        </w:r>
      </w:ins>
    </w:p>
    <w:p w14:paraId="7728260B" w14:textId="77777777" w:rsidR="005D7027" w:rsidRPr="005D7027" w:rsidRDefault="005D7027" w:rsidP="005D7027">
      <w:pPr>
        <w:spacing w:line="360" w:lineRule="auto"/>
        <w:jc w:val="both"/>
        <w:rPr>
          <w:ins w:id="3182" w:author="Office" w:date="2025-10-26T17:54:00Z" w16du:dateUtc="2025-10-26T17:54:00Z"/>
          <w:rFonts w:ascii="Times New Roman" w:hAnsi="Times New Roman" w:cs="Times New Roman"/>
        </w:rPr>
      </w:pPr>
      <w:ins w:id="3183" w:author="Office" w:date="2025-10-26T17:54:00Z" w16du:dateUtc="2025-10-26T17:54:00Z">
        <w:r w:rsidRPr="005D7027">
          <w:rPr>
            <w:rFonts w:ascii="Times New Roman" w:hAnsi="Times New Roman" w:cs="Times New Roman"/>
          </w:rPr>
          <w:t xml:space="preserve">        y_pred = model.predict(X_test)</w:t>
        </w:r>
      </w:ins>
    </w:p>
    <w:p w14:paraId="5A487300" w14:textId="77777777" w:rsidR="005D7027" w:rsidRPr="005D7027" w:rsidRDefault="005D7027" w:rsidP="005D7027">
      <w:pPr>
        <w:spacing w:line="360" w:lineRule="auto"/>
        <w:jc w:val="both"/>
        <w:rPr>
          <w:ins w:id="3184" w:author="Office" w:date="2025-10-26T17:54:00Z" w16du:dateUtc="2025-10-26T17:54:00Z"/>
          <w:rFonts w:ascii="Times New Roman" w:hAnsi="Times New Roman" w:cs="Times New Roman"/>
        </w:rPr>
      </w:pPr>
      <w:ins w:id="3185" w:author="Office" w:date="2025-10-26T17:54:00Z" w16du:dateUtc="2025-10-26T17:54:00Z">
        <w:r w:rsidRPr="005D7027">
          <w:rPr>
            <w:rFonts w:ascii="Times New Roman" w:hAnsi="Times New Roman" w:cs="Times New Roman"/>
          </w:rPr>
          <w:t xml:space="preserve">        y_proba = model.predict_proba(X_test)</w:t>
        </w:r>
      </w:ins>
    </w:p>
    <w:p w14:paraId="28709C58" w14:textId="77777777" w:rsidR="005D7027" w:rsidRPr="005D7027" w:rsidRDefault="005D7027" w:rsidP="005D7027">
      <w:pPr>
        <w:spacing w:line="360" w:lineRule="auto"/>
        <w:jc w:val="both"/>
        <w:rPr>
          <w:ins w:id="3186" w:author="Office" w:date="2025-10-26T17:54:00Z" w16du:dateUtc="2025-10-26T17:54:00Z"/>
          <w:rFonts w:ascii="Times New Roman" w:hAnsi="Times New Roman" w:cs="Times New Roman"/>
        </w:rPr>
      </w:pPr>
      <w:ins w:id="3187" w:author="Office" w:date="2025-10-26T17:54:00Z" w16du:dateUtc="2025-10-26T17:54:00Z">
        <w:r w:rsidRPr="005D7027">
          <w:rPr>
            <w:rFonts w:ascii="Times New Roman" w:hAnsi="Times New Roman" w:cs="Times New Roman"/>
          </w:rPr>
          <w:t xml:space="preserve">        results[name] = calculate_performance_metrics(y_test, y_pred, y_proba)</w:t>
        </w:r>
      </w:ins>
    </w:p>
    <w:p w14:paraId="032AB18A" w14:textId="77777777" w:rsidR="005D7027" w:rsidRPr="005D7027" w:rsidRDefault="005D7027" w:rsidP="005D7027">
      <w:pPr>
        <w:spacing w:line="360" w:lineRule="auto"/>
        <w:jc w:val="both"/>
        <w:rPr>
          <w:ins w:id="3188" w:author="Office" w:date="2025-10-26T17:54:00Z" w16du:dateUtc="2025-10-26T17:54:00Z"/>
          <w:rFonts w:ascii="Times New Roman" w:hAnsi="Times New Roman" w:cs="Times New Roman"/>
        </w:rPr>
      </w:pPr>
    </w:p>
    <w:p w14:paraId="17E9BF3F" w14:textId="77777777" w:rsidR="005D7027" w:rsidRPr="005D7027" w:rsidRDefault="005D7027" w:rsidP="005D7027">
      <w:pPr>
        <w:spacing w:line="360" w:lineRule="auto"/>
        <w:jc w:val="both"/>
        <w:rPr>
          <w:ins w:id="3189" w:author="Office" w:date="2025-10-26T17:54:00Z" w16du:dateUtc="2025-10-26T17:54:00Z"/>
          <w:rFonts w:ascii="Times New Roman" w:hAnsi="Times New Roman" w:cs="Times New Roman"/>
        </w:rPr>
      </w:pPr>
      <w:ins w:id="3190" w:author="Office" w:date="2025-10-26T17:54:00Z" w16du:dateUtc="2025-10-26T17:54:00Z">
        <w:r w:rsidRPr="005D7027">
          <w:rPr>
            <w:rFonts w:ascii="Times New Roman" w:hAnsi="Times New Roman" w:cs="Times New Roman"/>
          </w:rPr>
          <w:t xml:space="preserve">    # Ensemble evaluation</w:t>
        </w:r>
      </w:ins>
    </w:p>
    <w:p w14:paraId="7D5A8BA2" w14:textId="77777777" w:rsidR="005D7027" w:rsidRPr="005D7027" w:rsidRDefault="005D7027" w:rsidP="005D7027">
      <w:pPr>
        <w:spacing w:line="360" w:lineRule="auto"/>
        <w:jc w:val="both"/>
        <w:rPr>
          <w:ins w:id="3191" w:author="Office" w:date="2025-10-26T17:54:00Z" w16du:dateUtc="2025-10-26T17:54:00Z"/>
          <w:rFonts w:ascii="Times New Roman" w:hAnsi="Times New Roman" w:cs="Times New Roman"/>
        </w:rPr>
      </w:pPr>
      <w:ins w:id="3192" w:author="Office" w:date="2025-10-26T17:54:00Z" w16du:dateUtc="2025-10-26T17:54:00Z">
        <w:r w:rsidRPr="005D7027">
          <w:rPr>
            <w:rFonts w:ascii="Times New Roman" w:hAnsi="Times New Roman" w:cs="Times New Roman"/>
          </w:rPr>
          <w:t xml:space="preserve">    y_pred_ensemble = ensemble_model.predict(X_test)</w:t>
        </w:r>
      </w:ins>
    </w:p>
    <w:p w14:paraId="15ABBC17" w14:textId="77777777" w:rsidR="005D7027" w:rsidRPr="005D7027" w:rsidRDefault="005D7027" w:rsidP="005D7027">
      <w:pPr>
        <w:spacing w:line="360" w:lineRule="auto"/>
        <w:jc w:val="both"/>
        <w:rPr>
          <w:ins w:id="3193" w:author="Office" w:date="2025-10-26T17:54:00Z" w16du:dateUtc="2025-10-26T17:54:00Z"/>
          <w:rFonts w:ascii="Times New Roman" w:hAnsi="Times New Roman" w:cs="Times New Roman"/>
        </w:rPr>
      </w:pPr>
      <w:ins w:id="3194" w:author="Office" w:date="2025-10-26T17:54:00Z" w16du:dateUtc="2025-10-26T17:54:00Z">
        <w:r w:rsidRPr="005D7027">
          <w:rPr>
            <w:rFonts w:ascii="Times New Roman" w:hAnsi="Times New Roman" w:cs="Times New Roman"/>
          </w:rPr>
          <w:t xml:space="preserve">    y_proba_ensemble = ensemble_model.predict_proba(X_test)</w:t>
        </w:r>
      </w:ins>
    </w:p>
    <w:p w14:paraId="785B8A1B" w14:textId="77777777" w:rsidR="005D7027" w:rsidRPr="005D7027" w:rsidRDefault="005D7027" w:rsidP="005D7027">
      <w:pPr>
        <w:spacing w:line="360" w:lineRule="auto"/>
        <w:jc w:val="both"/>
        <w:rPr>
          <w:ins w:id="3195" w:author="Office" w:date="2025-10-26T17:54:00Z" w16du:dateUtc="2025-10-26T17:54:00Z"/>
          <w:rFonts w:ascii="Times New Roman" w:hAnsi="Times New Roman" w:cs="Times New Roman"/>
        </w:rPr>
      </w:pPr>
      <w:ins w:id="3196" w:author="Office" w:date="2025-10-26T17:54:00Z" w16du:dateUtc="2025-10-26T17:54:00Z">
        <w:r w:rsidRPr="005D7027">
          <w:rPr>
            <w:rFonts w:ascii="Times New Roman" w:hAnsi="Times New Roman" w:cs="Times New Roman"/>
          </w:rPr>
          <w:t xml:space="preserve">    results['ensemble'] = calculate_performance_metrics(y_test, y_pred_ensemble, y_proba_ensemble)</w:t>
        </w:r>
      </w:ins>
    </w:p>
    <w:p w14:paraId="6ACE2026" w14:textId="77777777" w:rsidR="005D7027" w:rsidRPr="005D7027" w:rsidRDefault="005D7027" w:rsidP="005D7027">
      <w:pPr>
        <w:spacing w:line="360" w:lineRule="auto"/>
        <w:jc w:val="both"/>
        <w:rPr>
          <w:ins w:id="3197" w:author="Office" w:date="2025-10-26T17:54:00Z" w16du:dateUtc="2025-10-26T17:54:00Z"/>
          <w:rFonts w:ascii="Times New Roman" w:hAnsi="Times New Roman" w:cs="Times New Roman"/>
        </w:rPr>
      </w:pPr>
    </w:p>
    <w:p w14:paraId="00B432D7" w14:textId="77777777" w:rsidR="005D7027" w:rsidRPr="005D7027" w:rsidRDefault="005D7027" w:rsidP="005D7027">
      <w:pPr>
        <w:spacing w:line="360" w:lineRule="auto"/>
        <w:jc w:val="both"/>
        <w:rPr>
          <w:ins w:id="3198" w:author="Office" w:date="2025-10-26T17:54:00Z" w16du:dateUtc="2025-10-26T17:54:00Z"/>
          <w:rFonts w:ascii="Times New Roman" w:hAnsi="Times New Roman" w:cs="Times New Roman"/>
        </w:rPr>
      </w:pPr>
      <w:ins w:id="3199" w:author="Office" w:date="2025-10-26T17:54:00Z" w16du:dateUtc="2025-10-26T17:54:00Z">
        <w:r w:rsidRPr="005D7027">
          <w:rPr>
            <w:rFonts w:ascii="Times New Roman" w:hAnsi="Times New Roman" w:cs="Times New Roman"/>
          </w:rPr>
          <w:t xml:space="preserve">    # 7. Statistical Analysis</w:t>
        </w:r>
      </w:ins>
    </w:p>
    <w:p w14:paraId="1C0F1E47" w14:textId="77777777" w:rsidR="005D7027" w:rsidRPr="005D7027" w:rsidRDefault="005D7027" w:rsidP="005D7027">
      <w:pPr>
        <w:spacing w:line="360" w:lineRule="auto"/>
        <w:jc w:val="both"/>
        <w:rPr>
          <w:ins w:id="3200" w:author="Office" w:date="2025-10-26T17:54:00Z" w16du:dateUtc="2025-10-26T17:54:00Z"/>
          <w:rFonts w:ascii="Times New Roman" w:hAnsi="Times New Roman" w:cs="Times New Roman"/>
        </w:rPr>
      </w:pPr>
      <w:ins w:id="3201" w:author="Office" w:date="2025-10-26T17:54:00Z" w16du:dateUtc="2025-10-26T17:54:00Z">
        <w:r w:rsidRPr="005D7027">
          <w:rPr>
            <w:rFonts w:ascii="Times New Roman" w:hAnsi="Times New Roman" w:cs="Times New Roman"/>
          </w:rPr>
          <w:t xml:space="preserve">    print("Performing statistical analysis...")</w:t>
        </w:r>
      </w:ins>
    </w:p>
    <w:p w14:paraId="0B0937CE" w14:textId="77777777" w:rsidR="005D7027" w:rsidRPr="005D7027" w:rsidRDefault="005D7027" w:rsidP="005D7027">
      <w:pPr>
        <w:spacing w:line="360" w:lineRule="auto"/>
        <w:jc w:val="both"/>
        <w:rPr>
          <w:ins w:id="3202" w:author="Office" w:date="2025-10-26T17:54:00Z" w16du:dateUtc="2025-10-26T17:54:00Z"/>
          <w:rFonts w:ascii="Times New Roman" w:hAnsi="Times New Roman" w:cs="Times New Roman"/>
        </w:rPr>
      </w:pPr>
      <w:ins w:id="3203" w:author="Office" w:date="2025-10-26T17:54:00Z" w16du:dateUtc="2025-10-26T17:54:00Z">
        <w:r w:rsidRPr="005D7027">
          <w:rPr>
            <w:rFonts w:ascii="Times New Roman" w:hAnsi="Times New Roman" w:cs="Times New Roman"/>
          </w:rPr>
          <w:lastRenderedPageBreak/>
          <w:t xml:space="preserve">    correlation_results = perform_correlation_analysis(data)</w:t>
        </w:r>
      </w:ins>
    </w:p>
    <w:p w14:paraId="7BAE86AD" w14:textId="77777777" w:rsidR="005D7027" w:rsidRPr="005D7027" w:rsidRDefault="005D7027" w:rsidP="005D7027">
      <w:pPr>
        <w:spacing w:line="360" w:lineRule="auto"/>
        <w:jc w:val="both"/>
        <w:rPr>
          <w:ins w:id="3204" w:author="Office" w:date="2025-10-26T17:54:00Z" w16du:dateUtc="2025-10-26T17:54:00Z"/>
          <w:rFonts w:ascii="Times New Roman" w:hAnsi="Times New Roman" w:cs="Times New Roman"/>
        </w:rPr>
      </w:pPr>
      <w:ins w:id="3205" w:author="Office" w:date="2025-10-26T17:54:00Z" w16du:dateUtc="2025-10-26T17:54:00Z">
        <w:r w:rsidRPr="005D7027">
          <w:rPr>
            <w:rFonts w:ascii="Times New Roman" w:hAnsi="Times New Roman" w:cs="Times New Roman"/>
          </w:rPr>
          <w:t xml:space="preserve">    granger_results = perform_granger_analysis(data)</w:t>
        </w:r>
      </w:ins>
    </w:p>
    <w:p w14:paraId="7171A32D" w14:textId="77777777" w:rsidR="005D7027" w:rsidRPr="005D7027" w:rsidRDefault="005D7027" w:rsidP="005D7027">
      <w:pPr>
        <w:spacing w:line="360" w:lineRule="auto"/>
        <w:jc w:val="both"/>
        <w:rPr>
          <w:ins w:id="3206" w:author="Office" w:date="2025-10-26T17:54:00Z" w16du:dateUtc="2025-10-26T17:54:00Z"/>
          <w:rFonts w:ascii="Times New Roman" w:hAnsi="Times New Roman" w:cs="Times New Roman"/>
        </w:rPr>
      </w:pPr>
    </w:p>
    <w:p w14:paraId="2F8DF567" w14:textId="77777777" w:rsidR="005D7027" w:rsidRPr="005D7027" w:rsidRDefault="005D7027" w:rsidP="005D7027">
      <w:pPr>
        <w:spacing w:line="360" w:lineRule="auto"/>
        <w:jc w:val="both"/>
        <w:rPr>
          <w:ins w:id="3207" w:author="Office" w:date="2025-10-26T17:54:00Z" w16du:dateUtc="2025-10-26T17:54:00Z"/>
          <w:rFonts w:ascii="Times New Roman" w:hAnsi="Times New Roman" w:cs="Times New Roman"/>
        </w:rPr>
      </w:pPr>
      <w:ins w:id="3208" w:author="Office" w:date="2025-10-26T17:54:00Z" w16du:dateUtc="2025-10-26T17:54:00Z">
        <w:r w:rsidRPr="005D7027">
          <w:rPr>
            <w:rFonts w:ascii="Times New Roman" w:hAnsi="Times New Roman" w:cs="Times New Roman"/>
          </w:rPr>
          <w:t xml:space="preserve">    # 8. Save Results</w:t>
        </w:r>
      </w:ins>
    </w:p>
    <w:p w14:paraId="740C343A" w14:textId="77777777" w:rsidR="005D7027" w:rsidRPr="005D7027" w:rsidRDefault="005D7027" w:rsidP="005D7027">
      <w:pPr>
        <w:spacing w:line="360" w:lineRule="auto"/>
        <w:jc w:val="both"/>
        <w:rPr>
          <w:ins w:id="3209" w:author="Office" w:date="2025-10-26T17:54:00Z" w16du:dateUtc="2025-10-26T17:54:00Z"/>
          <w:rFonts w:ascii="Times New Roman" w:hAnsi="Times New Roman" w:cs="Times New Roman"/>
        </w:rPr>
      </w:pPr>
      <w:ins w:id="3210" w:author="Office" w:date="2025-10-26T17:54:00Z" w16du:dateUtc="2025-10-26T17:54:00Z">
        <w:r w:rsidRPr="005D7027">
          <w:rPr>
            <w:rFonts w:ascii="Times New Roman" w:hAnsi="Times New Roman" w:cs="Times New Roman"/>
          </w:rPr>
          <w:t xml:space="preserve">    print("Saving results...")</w:t>
        </w:r>
      </w:ins>
    </w:p>
    <w:p w14:paraId="133C7DAC" w14:textId="77777777" w:rsidR="005D7027" w:rsidRPr="005D7027" w:rsidRDefault="005D7027" w:rsidP="005D7027">
      <w:pPr>
        <w:spacing w:line="360" w:lineRule="auto"/>
        <w:jc w:val="both"/>
        <w:rPr>
          <w:ins w:id="3211" w:author="Office" w:date="2025-10-26T17:54:00Z" w16du:dateUtc="2025-10-26T17:54:00Z"/>
          <w:rFonts w:ascii="Times New Roman" w:hAnsi="Times New Roman" w:cs="Times New Roman"/>
        </w:rPr>
      </w:pPr>
      <w:ins w:id="3212" w:author="Office" w:date="2025-10-26T17:54:00Z" w16du:dateUtc="2025-10-26T17:54:00Z">
        <w:r w:rsidRPr="005D7027">
          <w:rPr>
            <w:rFonts w:ascii="Times New Roman" w:hAnsi="Times New Roman" w:cs="Times New Roman"/>
          </w:rPr>
          <w:t xml:space="preserve">    save_model_results(models, results, correlation_results, granger_results)</w:t>
        </w:r>
      </w:ins>
    </w:p>
    <w:p w14:paraId="12ADF8D8" w14:textId="77777777" w:rsidR="005D7027" w:rsidRPr="005D7027" w:rsidRDefault="005D7027" w:rsidP="005D7027">
      <w:pPr>
        <w:spacing w:line="360" w:lineRule="auto"/>
        <w:jc w:val="both"/>
        <w:rPr>
          <w:ins w:id="3213" w:author="Office" w:date="2025-10-26T17:54:00Z" w16du:dateUtc="2025-10-26T17:54:00Z"/>
          <w:rFonts w:ascii="Times New Roman" w:hAnsi="Times New Roman" w:cs="Times New Roman"/>
        </w:rPr>
      </w:pPr>
    </w:p>
    <w:p w14:paraId="37302347" w14:textId="77777777" w:rsidR="005D7027" w:rsidRPr="005D7027" w:rsidRDefault="005D7027" w:rsidP="005D7027">
      <w:pPr>
        <w:spacing w:line="360" w:lineRule="auto"/>
        <w:jc w:val="both"/>
        <w:rPr>
          <w:ins w:id="3214" w:author="Office" w:date="2025-10-26T17:54:00Z" w16du:dateUtc="2025-10-26T17:54:00Z"/>
          <w:rFonts w:ascii="Times New Roman" w:hAnsi="Times New Roman" w:cs="Times New Roman"/>
        </w:rPr>
      </w:pPr>
      <w:ins w:id="3215" w:author="Office" w:date="2025-10-26T17:54:00Z" w16du:dateUtc="2025-10-26T17:54:00Z">
        <w:r w:rsidRPr="005D7027">
          <w:rPr>
            <w:rFonts w:ascii="Times New Roman" w:hAnsi="Times New Roman" w:cs="Times New Roman"/>
          </w:rPr>
          <w:t xml:space="preserve">    print("Analysis complete!")</w:t>
        </w:r>
      </w:ins>
    </w:p>
    <w:p w14:paraId="4CC62618" w14:textId="77777777" w:rsidR="005D7027" w:rsidRPr="005D7027" w:rsidRDefault="005D7027" w:rsidP="005D7027">
      <w:pPr>
        <w:spacing w:line="360" w:lineRule="auto"/>
        <w:jc w:val="both"/>
        <w:rPr>
          <w:ins w:id="3216" w:author="Office" w:date="2025-10-26T17:54:00Z" w16du:dateUtc="2025-10-26T17:54:00Z"/>
          <w:rFonts w:ascii="Times New Roman" w:hAnsi="Times New Roman" w:cs="Times New Roman"/>
        </w:rPr>
      </w:pPr>
    </w:p>
    <w:p w14:paraId="68B0559C" w14:textId="77777777" w:rsidR="005D7027" w:rsidRPr="005D7027" w:rsidRDefault="005D7027" w:rsidP="005D7027">
      <w:pPr>
        <w:spacing w:line="360" w:lineRule="auto"/>
        <w:jc w:val="both"/>
        <w:rPr>
          <w:ins w:id="3217" w:author="Office" w:date="2025-10-26T17:54:00Z" w16du:dateUtc="2025-10-26T17:54:00Z"/>
          <w:rFonts w:ascii="Times New Roman" w:hAnsi="Times New Roman" w:cs="Times New Roman"/>
        </w:rPr>
      </w:pPr>
      <w:ins w:id="3218" w:author="Office" w:date="2025-10-26T17:54:00Z" w16du:dateUtc="2025-10-26T17:54:00Z">
        <w:r w:rsidRPr="005D7027">
          <w:rPr>
            <w:rFonts w:ascii="Times New Roman" w:hAnsi="Times New Roman" w:cs="Times New Roman"/>
          </w:rPr>
          <w:t xml:space="preserve">    return models, results, correlation_results, granger_results</w:t>
        </w:r>
      </w:ins>
    </w:p>
    <w:p w14:paraId="4FD13B48" w14:textId="77777777" w:rsidR="005D7027" w:rsidRPr="005D7027" w:rsidRDefault="005D7027" w:rsidP="005D7027">
      <w:pPr>
        <w:spacing w:line="360" w:lineRule="auto"/>
        <w:jc w:val="both"/>
        <w:rPr>
          <w:ins w:id="3219" w:author="Office" w:date="2025-10-26T17:54:00Z" w16du:dateUtc="2025-10-26T17:54:00Z"/>
          <w:rFonts w:ascii="Times New Roman" w:hAnsi="Times New Roman" w:cs="Times New Roman"/>
        </w:rPr>
      </w:pPr>
    </w:p>
    <w:p w14:paraId="28DC0B6E" w14:textId="77777777" w:rsidR="005D7027" w:rsidRPr="005D7027" w:rsidRDefault="005D7027" w:rsidP="005D7027">
      <w:pPr>
        <w:spacing w:line="360" w:lineRule="auto"/>
        <w:jc w:val="both"/>
        <w:rPr>
          <w:ins w:id="3220" w:author="Office" w:date="2025-10-26T17:54:00Z" w16du:dateUtc="2025-10-26T17:54:00Z"/>
          <w:rFonts w:ascii="Times New Roman" w:hAnsi="Times New Roman" w:cs="Times New Roman"/>
        </w:rPr>
      </w:pPr>
      <w:ins w:id="3221" w:author="Office" w:date="2025-10-26T17:54:00Z" w16du:dateUtc="2025-10-26T17:54:00Z">
        <w:r w:rsidRPr="005D7027">
          <w:rPr>
            <w:rFonts w:ascii="Times New Roman" w:hAnsi="Times New Roman" w:cs="Times New Roman"/>
          </w:rPr>
          <w:t>A.9.2 Cross-Validation Implementation</w:t>
        </w:r>
      </w:ins>
    </w:p>
    <w:p w14:paraId="1CAF3F5F" w14:textId="77777777" w:rsidR="005D7027" w:rsidRPr="005D7027" w:rsidRDefault="005D7027" w:rsidP="005D7027">
      <w:pPr>
        <w:spacing w:line="360" w:lineRule="auto"/>
        <w:jc w:val="both"/>
        <w:rPr>
          <w:ins w:id="3222" w:author="Office" w:date="2025-10-26T17:54:00Z" w16du:dateUtc="2025-10-26T17:54:00Z"/>
          <w:rFonts w:ascii="Times New Roman" w:hAnsi="Times New Roman" w:cs="Times New Roman"/>
        </w:rPr>
      </w:pPr>
    </w:p>
    <w:p w14:paraId="0A1EF323" w14:textId="77777777" w:rsidR="005D7027" w:rsidRPr="005D7027" w:rsidRDefault="005D7027" w:rsidP="005D7027">
      <w:pPr>
        <w:spacing w:line="360" w:lineRule="auto"/>
        <w:jc w:val="both"/>
        <w:rPr>
          <w:ins w:id="3223" w:author="Office" w:date="2025-10-26T17:54:00Z" w16du:dateUtc="2025-10-26T17:54:00Z"/>
          <w:rFonts w:ascii="Times New Roman" w:hAnsi="Times New Roman" w:cs="Times New Roman"/>
        </w:rPr>
      </w:pPr>
      <w:ins w:id="3224" w:author="Office" w:date="2025-10-26T17:54:00Z" w16du:dateUtc="2025-10-26T17:54:00Z">
        <w:r w:rsidRPr="005D7027">
          <w:rPr>
            <w:rFonts w:ascii="Times New Roman" w:hAnsi="Times New Roman" w:cs="Times New Roman"/>
          </w:rPr>
          <w:t>Robust Cross-Validation Framework:</w:t>
        </w:r>
      </w:ins>
    </w:p>
    <w:p w14:paraId="60622E19" w14:textId="77777777" w:rsidR="005D7027" w:rsidRPr="005D7027" w:rsidRDefault="005D7027" w:rsidP="005D7027">
      <w:pPr>
        <w:spacing w:line="360" w:lineRule="auto"/>
        <w:jc w:val="both"/>
        <w:rPr>
          <w:ins w:id="3225" w:author="Office" w:date="2025-10-26T17:54:00Z" w16du:dateUtc="2025-10-26T17:54:00Z"/>
          <w:rFonts w:ascii="Times New Roman" w:hAnsi="Times New Roman" w:cs="Times New Roman"/>
        </w:rPr>
      </w:pPr>
    </w:p>
    <w:p w14:paraId="318F719D" w14:textId="77777777" w:rsidR="005D7027" w:rsidRPr="005D7027" w:rsidRDefault="005D7027" w:rsidP="005D7027">
      <w:pPr>
        <w:spacing w:line="360" w:lineRule="auto"/>
        <w:jc w:val="both"/>
        <w:rPr>
          <w:ins w:id="3226" w:author="Office" w:date="2025-10-26T17:54:00Z" w16du:dateUtc="2025-10-26T17:54:00Z"/>
          <w:rFonts w:ascii="Times New Roman" w:hAnsi="Times New Roman" w:cs="Times New Roman"/>
        </w:rPr>
      </w:pPr>
      <w:ins w:id="3227" w:author="Office" w:date="2025-10-26T17:54:00Z" w16du:dateUtc="2025-10-26T17:54:00Z">
        <w:r w:rsidRPr="005D7027">
          <w:rPr>
            <w:rFonts w:ascii="Times New Roman" w:hAnsi="Times New Roman" w:cs="Times New Roman"/>
          </w:rPr>
          <w:t>def perform_cross_validation(X, y, dates, models, cv_folds=5):</w:t>
        </w:r>
      </w:ins>
    </w:p>
    <w:p w14:paraId="67066987" w14:textId="77777777" w:rsidR="005D7027" w:rsidRPr="005D7027" w:rsidRDefault="005D7027" w:rsidP="005D7027">
      <w:pPr>
        <w:spacing w:line="360" w:lineRule="auto"/>
        <w:jc w:val="both"/>
        <w:rPr>
          <w:ins w:id="3228" w:author="Office" w:date="2025-10-26T17:54:00Z" w16du:dateUtc="2025-10-26T17:54:00Z"/>
          <w:rFonts w:ascii="Times New Roman" w:hAnsi="Times New Roman" w:cs="Times New Roman"/>
        </w:rPr>
      </w:pPr>
      <w:ins w:id="3229" w:author="Office" w:date="2025-10-26T17:54:00Z" w16du:dateUtc="2025-10-26T17:54:00Z">
        <w:r w:rsidRPr="005D7027">
          <w:rPr>
            <w:rFonts w:ascii="Times New Roman" w:hAnsi="Times New Roman" w:cs="Times New Roman"/>
          </w:rPr>
          <w:t xml:space="preserve">    """</w:t>
        </w:r>
      </w:ins>
    </w:p>
    <w:p w14:paraId="7C0B438B" w14:textId="77777777" w:rsidR="005D7027" w:rsidRPr="005D7027" w:rsidRDefault="005D7027" w:rsidP="005D7027">
      <w:pPr>
        <w:spacing w:line="360" w:lineRule="auto"/>
        <w:jc w:val="both"/>
        <w:rPr>
          <w:ins w:id="3230" w:author="Office" w:date="2025-10-26T17:54:00Z" w16du:dateUtc="2025-10-26T17:54:00Z"/>
          <w:rFonts w:ascii="Times New Roman" w:hAnsi="Times New Roman" w:cs="Times New Roman"/>
        </w:rPr>
      </w:pPr>
      <w:ins w:id="3231" w:author="Office" w:date="2025-10-26T17:54:00Z" w16du:dateUtc="2025-10-26T17:54:00Z">
        <w:r w:rsidRPr="005D7027">
          <w:rPr>
            <w:rFonts w:ascii="Times New Roman" w:hAnsi="Times New Roman" w:cs="Times New Roman"/>
          </w:rPr>
          <w:t xml:space="preserve">    Perform time-series cross-validation for all models.</w:t>
        </w:r>
      </w:ins>
    </w:p>
    <w:p w14:paraId="572B3417" w14:textId="77777777" w:rsidR="005D7027" w:rsidRPr="005D7027" w:rsidRDefault="005D7027" w:rsidP="005D7027">
      <w:pPr>
        <w:spacing w:line="360" w:lineRule="auto"/>
        <w:jc w:val="both"/>
        <w:rPr>
          <w:ins w:id="3232" w:author="Office" w:date="2025-10-26T17:54:00Z" w16du:dateUtc="2025-10-26T17:54:00Z"/>
          <w:rFonts w:ascii="Times New Roman" w:hAnsi="Times New Roman" w:cs="Times New Roman"/>
        </w:rPr>
      </w:pPr>
      <w:ins w:id="3233" w:author="Office" w:date="2025-10-26T17:54:00Z" w16du:dateUtc="2025-10-26T17:54:00Z">
        <w:r w:rsidRPr="005D7027">
          <w:rPr>
            <w:rFonts w:ascii="Times New Roman" w:hAnsi="Times New Roman" w:cs="Times New Roman"/>
          </w:rPr>
          <w:t xml:space="preserve">    """</w:t>
        </w:r>
      </w:ins>
    </w:p>
    <w:p w14:paraId="2F7A354A" w14:textId="77777777" w:rsidR="005D7027" w:rsidRPr="005D7027" w:rsidRDefault="005D7027" w:rsidP="005D7027">
      <w:pPr>
        <w:spacing w:line="360" w:lineRule="auto"/>
        <w:jc w:val="both"/>
        <w:rPr>
          <w:ins w:id="3234" w:author="Office" w:date="2025-10-26T17:54:00Z" w16du:dateUtc="2025-10-26T17:54:00Z"/>
          <w:rFonts w:ascii="Times New Roman" w:hAnsi="Times New Roman" w:cs="Times New Roman"/>
        </w:rPr>
      </w:pPr>
      <w:ins w:id="3235" w:author="Office" w:date="2025-10-26T17:54:00Z" w16du:dateUtc="2025-10-26T17:54:00Z">
        <w:r w:rsidRPr="005D7027">
          <w:rPr>
            <w:rFonts w:ascii="Times New Roman" w:hAnsi="Times New Roman" w:cs="Times New Roman"/>
          </w:rPr>
          <w:t xml:space="preserve">    cv_results = {model_name: [] for model_name in models.keys()}</w:t>
        </w:r>
      </w:ins>
    </w:p>
    <w:p w14:paraId="7E5B370A" w14:textId="77777777" w:rsidR="005D7027" w:rsidRPr="005D7027" w:rsidRDefault="005D7027" w:rsidP="005D7027">
      <w:pPr>
        <w:spacing w:line="360" w:lineRule="auto"/>
        <w:jc w:val="both"/>
        <w:rPr>
          <w:ins w:id="3236" w:author="Office" w:date="2025-10-26T17:54:00Z" w16du:dateUtc="2025-10-26T17:54:00Z"/>
          <w:rFonts w:ascii="Times New Roman" w:hAnsi="Times New Roman" w:cs="Times New Roman"/>
        </w:rPr>
      </w:pPr>
    </w:p>
    <w:p w14:paraId="0C5B6EB3" w14:textId="77777777" w:rsidR="005D7027" w:rsidRPr="005D7027" w:rsidRDefault="005D7027" w:rsidP="005D7027">
      <w:pPr>
        <w:spacing w:line="360" w:lineRule="auto"/>
        <w:jc w:val="both"/>
        <w:rPr>
          <w:ins w:id="3237" w:author="Office" w:date="2025-10-26T17:54:00Z" w16du:dateUtc="2025-10-26T17:54:00Z"/>
          <w:rFonts w:ascii="Times New Roman" w:hAnsi="Times New Roman" w:cs="Times New Roman"/>
        </w:rPr>
      </w:pPr>
      <w:ins w:id="3238" w:author="Office" w:date="2025-10-26T17:54:00Z" w16du:dateUtc="2025-10-26T17:54:00Z">
        <w:r w:rsidRPr="005D7027">
          <w:rPr>
            <w:rFonts w:ascii="Times New Roman" w:hAnsi="Times New Roman" w:cs="Times New Roman"/>
          </w:rPr>
          <w:lastRenderedPageBreak/>
          <w:t xml:space="preserve">    # Time series cross-validation</w:t>
        </w:r>
      </w:ins>
    </w:p>
    <w:p w14:paraId="2AB28A71" w14:textId="77777777" w:rsidR="005D7027" w:rsidRPr="005D7027" w:rsidRDefault="005D7027" w:rsidP="005D7027">
      <w:pPr>
        <w:spacing w:line="360" w:lineRule="auto"/>
        <w:jc w:val="both"/>
        <w:rPr>
          <w:ins w:id="3239" w:author="Office" w:date="2025-10-26T17:54:00Z" w16du:dateUtc="2025-10-26T17:54:00Z"/>
          <w:rFonts w:ascii="Times New Roman" w:hAnsi="Times New Roman" w:cs="Times New Roman"/>
        </w:rPr>
      </w:pPr>
      <w:ins w:id="3240" w:author="Office" w:date="2025-10-26T17:54:00Z" w16du:dateUtc="2025-10-26T17:54:00Z">
        <w:r w:rsidRPr="005D7027">
          <w:rPr>
            <w:rFonts w:ascii="Times New Roman" w:hAnsi="Times New Roman" w:cs="Times New Roman"/>
          </w:rPr>
          <w:t xml:space="preserve">    for fold, (train_idx, test_idx) in enumerate(time_series_cross_validation(X, y, dates, cv_folds)):</w:t>
        </w:r>
      </w:ins>
    </w:p>
    <w:p w14:paraId="1E75DA7C" w14:textId="77777777" w:rsidR="005D7027" w:rsidRPr="005D7027" w:rsidRDefault="005D7027" w:rsidP="005D7027">
      <w:pPr>
        <w:spacing w:line="360" w:lineRule="auto"/>
        <w:jc w:val="both"/>
        <w:rPr>
          <w:ins w:id="3241" w:author="Office" w:date="2025-10-26T17:54:00Z" w16du:dateUtc="2025-10-26T17:54:00Z"/>
          <w:rFonts w:ascii="Times New Roman" w:hAnsi="Times New Roman" w:cs="Times New Roman"/>
        </w:rPr>
      </w:pPr>
      <w:ins w:id="3242" w:author="Office" w:date="2025-10-26T17:54:00Z" w16du:dateUtc="2025-10-26T17:54:00Z">
        <w:r w:rsidRPr="005D7027">
          <w:rPr>
            <w:rFonts w:ascii="Times New Roman" w:hAnsi="Times New Roman" w:cs="Times New Roman"/>
          </w:rPr>
          <w:t xml:space="preserve">        print(f"Cross-validation fold {fold + 1}/{cv_folds}")</w:t>
        </w:r>
      </w:ins>
    </w:p>
    <w:p w14:paraId="2A4B7AD3" w14:textId="77777777" w:rsidR="005D7027" w:rsidRPr="005D7027" w:rsidRDefault="005D7027" w:rsidP="005D7027">
      <w:pPr>
        <w:spacing w:line="360" w:lineRule="auto"/>
        <w:jc w:val="both"/>
        <w:rPr>
          <w:ins w:id="3243" w:author="Office" w:date="2025-10-26T17:54:00Z" w16du:dateUtc="2025-10-26T17:54:00Z"/>
          <w:rFonts w:ascii="Times New Roman" w:hAnsi="Times New Roman" w:cs="Times New Roman"/>
        </w:rPr>
      </w:pPr>
    </w:p>
    <w:p w14:paraId="2CB3B7D6" w14:textId="77777777" w:rsidR="005D7027" w:rsidRPr="005D7027" w:rsidRDefault="005D7027" w:rsidP="005D7027">
      <w:pPr>
        <w:spacing w:line="360" w:lineRule="auto"/>
        <w:jc w:val="both"/>
        <w:rPr>
          <w:ins w:id="3244" w:author="Office" w:date="2025-10-26T17:54:00Z" w16du:dateUtc="2025-10-26T17:54:00Z"/>
          <w:rFonts w:ascii="Times New Roman" w:hAnsi="Times New Roman" w:cs="Times New Roman"/>
        </w:rPr>
      </w:pPr>
      <w:ins w:id="3245" w:author="Office" w:date="2025-10-26T17:54:00Z" w16du:dateUtc="2025-10-26T17:54:00Z">
        <w:r w:rsidRPr="005D7027">
          <w:rPr>
            <w:rFonts w:ascii="Times New Roman" w:hAnsi="Times New Roman" w:cs="Times New Roman"/>
          </w:rPr>
          <w:t xml:space="preserve">        X_train_cv = X.iloc[train_idx]</w:t>
        </w:r>
      </w:ins>
    </w:p>
    <w:p w14:paraId="05A055A7" w14:textId="77777777" w:rsidR="005D7027" w:rsidRPr="005D7027" w:rsidRDefault="005D7027" w:rsidP="005D7027">
      <w:pPr>
        <w:spacing w:line="360" w:lineRule="auto"/>
        <w:jc w:val="both"/>
        <w:rPr>
          <w:ins w:id="3246" w:author="Office" w:date="2025-10-26T17:54:00Z" w16du:dateUtc="2025-10-26T17:54:00Z"/>
          <w:rFonts w:ascii="Times New Roman" w:hAnsi="Times New Roman" w:cs="Times New Roman"/>
        </w:rPr>
      </w:pPr>
      <w:ins w:id="3247" w:author="Office" w:date="2025-10-26T17:54:00Z" w16du:dateUtc="2025-10-26T17:54:00Z">
        <w:r w:rsidRPr="005D7027">
          <w:rPr>
            <w:rFonts w:ascii="Times New Roman" w:hAnsi="Times New Roman" w:cs="Times New Roman"/>
          </w:rPr>
          <w:t xml:space="preserve">        X_test_cv = X.iloc[test_idx]</w:t>
        </w:r>
      </w:ins>
    </w:p>
    <w:p w14:paraId="73029107" w14:textId="77777777" w:rsidR="005D7027" w:rsidRPr="005D7027" w:rsidRDefault="005D7027" w:rsidP="005D7027">
      <w:pPr>
        <w:spacing w:line="360" w:lineRule="auto"/>
        <w:jc w:val="both"/>
        <w:rPr>
          <w:ins w:id="3248" w:author="Office" w:date="2025-10-26T17:54:00Z" w16du:dateUtc="2025-10-26T17:54:00Z"/>
          <w:rFonts w:ascii="Times New Roman" w:hAnsi="Times New Roman" w:cs="Times New Roman"/>
        </w:rPr>
      </w:pPr>
      <w:ins w:id="3249" w:author="Office" w:date="2025-10-26T17:54:00Z" w16du:dateUtc="2025-10-26T17:54:00Z">
        <w:r w:rsidRPr="005D7027">
          <w:rPr>
            <w:rFonts w:ascii="Times New Roman" w:hAnsi="Times New Roman" w:cs="Times New Roman"/>
          </w:rPr>
          <w:t xml:space="preserve">        y_train_cv = y.iloc[train_idx]</w:t>
        </w:r>
      </w:ins>
    </w:p>
    <w:p w14:paraId="44829D93" w14:textId="77777777" w:rsidR="005D7027" w:rsidRPr="005D7027" w:rsidRDefault="005D7027" w:rsidP="005D7027">
      <w:pPr>
        <w:spacing w:line="360" w:lineRule="auto"/>
        <w:jc w:val="both"/>
        <w:rPr>
          <w:ins w:id="3250" w:author="Office" w:date="2025-10-26T17:54:00Z" w16du:dateUtc="2025-10-26T17:54:00Z"/>
          <w:rFonts w:ascii="Times New Roman" w:hAnsi="Times New Roman" w:cs="Times New Roman"/>
        </w:rPr>
      </w:pPr>
      <w:ins w:id="3251" w:author="Office" w:date="2025-10-26T17:54:00Z" w16du:dateUtc="2025-10-26T17:54:00Z">
        <w:r w:rsidRPr="005D7027">
          <w:rPr>
            <w:rFonts w:ascii="Times New Roman" w:hAnsi="Times New Roman" w:cs="Times New Roman"/>
          </w:rPr>
          <w:t xml:space="preserve">        y_test_cv = y.iloc[test_idx]</w:t>
        </w:r>
      </w:ins>
    </w:p>
    <w:p w14:paraId="61E3D6C2" w14:textId="77777777" w:rsidR="005D7027" w:rsidRPr="005D7027" w:rsidRDefault="005D7027" w:rsidP="005D7027">
      <w:pPr>
        <w:spacing w:line="360" w:lineRule="auto"/>
        <w:jc w:val="both"/>
        <w:rPr>
          <w:ins w:id="3252" w:author="Office" w:date="2025-10-26T17:54:00Z" w16du:dateUtc="2025-10-26T17:54:00Z"/>
          <w:rFonts w:ascii="Times New Roman" w:hAnsi="Times New Roman" w:cs="Times New Roman"/>
        </w:rPr>
      </w:pPr>
    </w:p>
    <w:p w14:paraId="7CB2BFD1" w14:textId="77777777" w:rsidR="005D7027" w:rsidRPr="005D7027" w:rsidRDefault="005D7027" w:rsidP="005D7027">
      <w:pPr>
        <w:spacing w:line="360" w:lineRule="auto"/>
        <w:jc w:val="both"/>
        <w:rPr>
          <w:ins w:id="3253" w:author="Office" w:date="2025-10-26T17:54:00Z" w16du:dateUtc="2025-10-26T17:54:00Z"/>
          <w:rFonts w:ascii="Times New Roman" w:hAnsi="Times New Roman" w:cs="Times New Roman"/>
        </w:rPr>
      </w:pPr>
      <w:ins w:id="3254" w:author="Office" w:date="2025-10-26T17:54:00Z" w16du:dateUtc="2025-10-26T17:54:00Z">
        <w:r w:rsidRPr="005D7027">
          <w:rPr>
            <w:rFonts w:ascii="Times New Roman" w:hAnsi="Times New Roman" w:cs="Times New Roman"/>
          </w:rPr>
          <w:t xml:space="preserve">        for model_name, model_class in models.items():</w:t>
        </w:r>
      </w:ins>
    </w:p>
    <w:p w14:paraId="7075B1FA" w14:textId="77777777" w:rsidR="005D7027" w:rsidRPr="005D7027" w:rsidRDefault="005D7027" w:rsidP="005D7027">
      <w:pPr>
        <w:spacing w:line="360" w:lineRule="auto"/>
        <w:jc w:val="both"/>
        <w:rPr>
          <w:ins w:id="3255" w:author="Office" w:date="2025-10-26T17:54:00Z" w16du:dateUtc="2025-10-26T17:54:00Z"/>
          <w:rFonts w:ascii="Times New Roman" w:hAnsi="Times New Roman" w:cs="Times New Roman"/>
        </w:rPr>
      </w:pPr>
      <w:ins w:id="3256" w:author="Office" w:date="2025-10-26T17:54:00Z" w16du:dateUtc="2025-10-26T17:54:00Z">
        <w:r w:rsidRPr="005D7027">
          <w:rPr>
            <w:rFonts w:ascii="Times New Roman" w:hAnsi="Times New Roman" w:cs="Times New Roman"/>
          </w:rPr>
          <w:t xml:space="preserve">            # Train model</w:t>
        </w:r>
      </w:ins>
    </w:p>
    <w:p w14:paraId="6E39CA2A" w14:textId="77777777" w:rsidR="005D7027" w:rsidRPr="005D7027" w:rsidRDefault="005D7027" w:rsidP="005D7027">
      <w:pPr>
        <w:spacing w:line="360" w:lineRule="auto"/>
        <w:jc w:val="both"/>
        <w:rPr>
          <w:ins w:id="3257" w:author="Office" w:date="2025-10-26T17:54:00Z" w16du:dateUtc="2025-10-26T17:54:00Z"/>
          <w:rFonts w:ascii="Times New Roman" w:hAnsi="Times New Roman" w:cs="Times New Roman"/>
        </w:rPr>
      </w:pPr>
      <w:ins w:id="3258" w:author="Office" w:date="2025-10-26T17:54:00Z" w16du:dateUtc="2025-10-26T17:54:00Z">
        <w:r w:rsidRPr="005D7027">
          <w:rPr>
            <w:rFonts w:ascii="Times New Roman" w:hAnsi="Times New Roman" w:cs="Times New Roman"/>
          </w:rPr>
          <w:t xml:space="preserve">            model = model_class()</w:t>
        </w:r>
      </w:ins>
    </w:p>
    <w:p w14:paraId="3A0DA153" w14:textId="77777777" w:rsidR="005D7027" w:rsidRPr="005D7027" w:rsidRDefault="005D7027" w:rsidP="005D7027">
      <w:pPr>
        <w:spacing w:line="360" w:lineRule="auto"/>
        <w:jc w:val="both"/>
        <w:rPr>
          <w:ins w:id="3259" w:author="Office" w:date="2025-10-26T17:54:00Z" w16du:dateUtc="2025-10-26T17:54:00Z"/>
          <w:rFonts w:ascii="Times New Roman" w:hAnsi="Times New Roman" w:cs="Times New Roman"/>
        </w:rPr>
      </w:pPr>
      <w:ins w:id="3260" w:author="Office" w:date="2025-10-26T17:54:00Z" w16du:dateUtc="2025-10-26T17:54:00Z">
        <w:r w:rsidRPr="005D7027">
          <w:rPr>
            <w:rFonts w:ascii="Times New Roman" w:hAnsi="Times New Roman" w:cs="Times New Roman"/>
          </w:rPr>
          <w:t xml:space="preserve">            model.fit(X_train_cv, y_train_cv)</w:t>
        </w:r>
      </w:ins>
    </w:p>
    <w:p w14:paraId="37F2AE91" w14:textId="77777777" w:rsidR="005D7027" w:rsidRPr="005D7027" w:rsidRDefault="005D7027" w:rsidP="005D7027">
      <w:pPr>
        <w:spacing w:line="360" w:lineRule="auto"/>
        <w:jc w:val="both"/>
        <w:rPr>
          <w:ins w:id="3261" w:author="Office" w:date="2025-10-26T17:54:00Z" w16du:dateUtc="2025-10-26T17:54:00Z"/>
          <w:rFonts w:ascii="Times New Roman" w:hAnsi="Times New Roman" w:cs="Times New Roman"/>
        </w:rPr>
      </w:pPr>
    </w:p>
    <w:p w14:paraId="741FBA1A" w14:textId="77777777" w:rsidR="005D7027" w:rsidRPr="005D7027" w:rsidRDefault="005D7027" w:rsidP="005D7027">
      <w:pPr>
        <w:spacing w:line="360" w:lineRule="auto"/>
        <w:jc w:val="both"/>
        <w:rPr>
          <w:ins w:id="3262" w:author="Office" w:date="2025-10-26T17:54:00Z" w16du:dateUtc="2025-10-26T17:54:00Z"/>
          <w:rFonts w:ascii="Times New Roman" w:hAnsi="Times New Roman" w:cs="Times New Roman"/>
        </w:rPr>
      </w:pPr>
      <w:ins w:id="3263" w:author="Office" w:date="2025-10-26T17:54:00Z" w16du:dateUtc="2025-10-26T17:54:00Z">
        <w:r w:rsidRPr="005D7027">
          <w:rPr>
            <w:rFonts w:ascii="Times New Roman" w:hAnsi="Times New Roman" w:cs="Times New Roman"/>
          </w:rPr>
          <w:t xml:space="preserve">            # Evaluate</w:t>
        </w:r>
      </w:ins>
    </w:p>
    <w:p w14:paraId="003377F4" w14:textId="77777777" w:rsidR="005D7027" w:rsidRPr="005D7027" w:rsidRDefault="005D7027" w:rsidP="005D7027">
      <w:pPr>
        <w:spacing w:line="360" w:lineRule="auto"/>
        <w:jc w:val="both"/>
        <w:rPr>
          <w:ins w:id="3264" w:author="Office" w:date="2025-10-26T17:54:00Z" w16du:dateUtc="2025-10-26T17:54:00Z"/>
          <w:rFonts w:ascii="Times New Roman" w:hAnsi="Times New Roman" w:cs="Times New Roman"/>
        </w:rPr>
      </w:pPr>
      <w:ins w:id="3265" w:author="Office" w:date="2025-10-26T17:54:00Z" w16du:dateUtc="2025-10-26T17:54:00Z">
        <w:r w:rsidRPr="005D7027">
          <w:rPr>
            <w:rFonts w:ascii="Times New Roman" w:hAnsi="Times New Roman" w:cs="Times New Roman"/>
          </w:rPr>
          <w:t xml:space="preserve">            y_pred = model.predict(X_test_cv)</w:t>
        </w:r>
      </w:ins>
    </w:p>
    <w:p w14:paraId="518D6C89" w14:textId="77777777" w:rsidR="005D7027" w:rsidRPr="005D7027" w:rsidRDefault="005D7027" w:rsidP="005D7027">
      <w:pPr>
        <w:spacing w:line="360" w:lineRule="auto"/>
        <w:jc w:val="both"/>
        <w:rPr>
          <w:ins w:id="3266" w:author="Office" w:date="2025-10-26T17:54:00Z" w16du:dateUtc="2025-10-26T17:54:00Z"/>
          <w:rFonts w:ascii="Times New Roman" w:hAnsi="Times New Roman" w:cs="Times New Roman"/>
        </w:rPr>
      </w:pPr>
      <w:ins w:id="3267" w:author="Office" w:date="2025-10-26T17:54:00Z" w16du:dateUtc="2025-10-26T17:54:00Z">
        <w:r w:rsidRPr="005D7027">
          <w:rPr>
            <w:rFonts w:ascii="Times New Roman" w:hAnsi="Times New Roman" w:cs="Times New Roman"/>
          </w:rPr>
          <w:t xml:space="preserve">            y_proba = model.predict_proba(X_test_cv)</w:t>
        </w:r>
      </w:ins>
    </w:p>
    <w:p w14:paraId="398993A5" w14:textId="77777777" w:rsidR="005D7027" w:rsidRPr="005D7027" w:rsidRDefault="005D7027" w:rsidP="005D7027">
      <w:pPr>
        <w:spacing w:line="360" w:lineRule="auto"/>
        <w:jc w:val="both"/>
        <w:rPr>
          <w:ins w:id="3268" w:author="Office" w:date="2025-10-26T17:54:00Z" w16du:dateUtc="2025-10-26T17:54:00Z"/>
          <w:rFonts w:ascii="Times New Roman" w:hAnsi="Times New Roman" w:cs="Times New Roman"/>
        </w:rPr>
      </w:pPr>
      <w:ins w:id="3269" w:author="Office" w:date="2025-10-26T17:54:00Z" w16du:dateUtc="2025-10-26T17:54:00Z">
        <w:r w:rsidRPr="005D7027">
          <w:rPr>
            <w:rFonts w:ascii="Times New Roman" w:hAnsi="Times New Roman" w:cs="Times New Roman"/>
          </w:rPr>
          <w:t xml:space="preserve">            metrics = calculate_performance_metrics(y_test_cv, y_pred, y_proba)</w:t>
        </w:r>
      </w:ins>
    </w:p>
    <w:p w14:paraId="6DF1FAEE" w14:textId="77777777" w:rsidR="005D7027" w:rsidRPr="005D7027" w:rsidRDefault="005D7027" w:rsidP="005D7027">
      <w:pPr>
        <w:spacing w:line="360" w:lineRule="auto"/>
        <w:jc w:val="both"/>
        <w:rPr>
          <w:ins w:id="3270" w:author="Office" w:date="2025-10-26T17:54:00Z" w16du:dateUtc="2025-10-26T17:54:00Z"/>
          <w:rFonts w:ascii="Times New Roman" w:hAnsi="Times New Roman" w:cs="Times New Roman"/>
        </w:rPr>
      </w:pPr>
      <w:ins w:id="3271" w:author="Office" w:date="2025-10-26T17:54:00Z" w16du:dateUtc="2025-10-26T17:54:00Z">
        <w:r w:rsidRPr="005D7027">
          <w:rPr>
            <w:rFonts w:ascii="Times New Roman" w:hAnsi="Times New Roman" w:cs="Times New Roman"/>
          </w:rPr>
          <w:t xml:space="preserve">            cv_results[model_name].append(metrics)</w:t>
        </w:r>
      </w:ins>
    </w:p>
    <w:p w14:paraId="77345C11" w14:textId="77777777" w:rsidR="005D7027" w:rsidRPr="005D7027" w:rsidRDefault="005D7027" w:rsidP="005D7027">
      <w:pPr>
        <w:spacing w:line="360" w:lineRule="auto"/>
        <w:jc w:val="both"/>
        <w:rPr>
          <w:ins w:id="3272" w:author="Office" w:date="2025-10-26T17:54:00Z" w16du:dateUtc="2025-10-26T17:54:00Z"/>
          <w:rFonts w:ascii="Times New Roman" w:hAnsi="Times New Roman" w:cs="Times New Roman"/>
        </w:rPr>
      </w:pPr>
    </w:p>
    <w:p w14:paraId="2EBCEFB0" w14:textId="77777777" w:rsidR="005D7027" w:rsidRPr="005D7027" w:rsidRDefault="005D7027" w:rsidP="005D7027">
      <w:pPr>
        <w:spacing w:line="360" w:lineRule="auto"/>
        <w:jc w:val="both"/>
        <w:rPr>
          <w:ins w:id="3273" w:author="Office" w:date="2025-10-26T17:54:00Z" w16du:dateUtc="2025-10-26T17:54:00Z"/>
          <w:rFonts w:ascii="Times New Roman" w:hAnsi="Times New Roman" w:cs="Times New Roman"/>
        </w:rPr>
      </w:pPr>
      <w:ins w:id="3274" w:author="Office" w:date="2025-10-26T17:54:00Z" w16du:dateUtc="2025-10-26T17:54:00Z">
        <w:r w:rsidRPr="005D7027">
          <w:rPr>
            <w:rFonts w:ascii="Times New Roman" w:hAnsi="Times New Roman" w:cs="Times New Roman"/>
          </w:rPr>
          <w:t xml:space="preserve">    # Calculate mean and std for each metric</w:t>
        </w:r>
      </w:ins>
    </w:p>
    <w:p w14:paraId="214401FD" w14:textId="77777777" w:rsidR="005D7027" w:rsidRPr="005D7027" w:rsidRDefault="005D7027" w:rsidP="005D7027">
      <w:pPr>
        <w:spacing w:line="360" w:lineRule="auto"/>
        <w:jc w:val="both"/>
        <w:rPr>
          <w:ins w:id="3275" w:author="Office" w:date="2025-10-26T17:54:00Z" w16du:dateUtc="2025-10-26T17:54:00Z"/>
          <w:rFonts w:ascii="Times New Roman" w:hAnsi="Times New Roman" w:cs="Times New Roman"/>
        </w:rPr>
      </w:pPr>
      <w:ins w:id="3276" w:author="Office" w:date="2025-10-26T17:54:00Z" w16du:dateUtc="2025-10-26T17:54:00Z">
        <w:r w:rsidRPr="005D7027">
          <w:rPr>
            <w:rFonts w:ascii="Times New Roman" w:hAnsi="Times New Roman" w:cs="Times New Roman"/>
          </w:rPr>
          <w:lastRenderedPageBreak/>
          <w:t xml:space="preserve">    final_results = {}</w:t>
        </w:r>
      </w:ins>
    </w:p>
    <w:p w14:paraId="490D1296" w14:textId="77777777" w:rsidR="005D7027" w:rsidRPr="005D7027" w:rsidRDefault="005D7027" w:rsidP="005D7027">
      <w:pPr>
        <w:spacing w:line="360" w:lineRule="auto"/>
        <w:jc w:val="both"/>
        <w:rPr>
          <w:ins w:id="3277" w:author="Office" w:date="2025-10-26T17:54:00Z" w16du:dateUtc="2025-10-26T17:54:00Z"/>
          <w:rFonts w:ascii="Times New Roman" w:hAnsi="Times New Roman" w:cs="Times New Roman"/>
        </w:rPr>
      </w:pPr>
      <w:ins w:id="3278" w:author="Office" w:date="2025-10-26T17:54:00Z" w16du:dateUtc="2025-10-26T17:54:00Z">
        <w:r w:rsidRPr="005D7027">
          <w:rPr>
            <w:rFonts w:ascii="Times New Roman" w:hAnsi="Times New Roman" w:cs="Times New Roman"/>
          </w:rPr>
          <w:t xml:space="preserve">    for model_name in models.keys():</w:t>
        </w:r>
      </w:ins>
    </w:p>
    <w:p w14:paraId="158EEFDE" w14:textId="77777777" w:rsidR="005D7027" w:rsidRPr="005D7027" w:rsidRDefault="005D7027" w:rsidP="005D7027">
      <w:pPr>
        <w:spacing w:line="360" w:lineRule="auto"/>
        <w:jc w:val="both"/>
        <w:rPr>
          <w:ins w:id="3279" w:author="Office" w:date="2025-10-26T17:54:00Z" w16du:dateUtc="2025-10-26T17:54:00Z"/>
          <w:rFonts w:ascii="Times New Roman" w:hAnsi="Times New Roman" w:cs="Times New Roman"/>
        </w:rPr>
      </w:pPr>
      <w:ins w:id="3280" w:author="Office" w:date="2025-10-26T17:54:00Z" w16du:dateUtc="2025-10-26T17:54:00Z">
        <w:r w:rsidRPr="005D7027">
          <w:rPr>
            <w:rFonts w:ascii="Times New Roman" w:hAnsi="Times New Roman" w:cs="Times New Roman"/>
          </w:rPr>
          <w:t xml:space="preserve">        final_results[model_name] = {}</w:t>
        </w:r>
      </w:ins>
    </w:p>
    <w:p w14:paraId="2794D64A" w14:textId="77777777" w:rsidR="005D7027" w:rsidRPr="005D7027" w:rsidRDefault="005D7027" w:rsidP="005D7027">
      <w:pPr>
        <w:spacing w:line="360" w:lineRule="auto"/>
        <w:jc w:val="both"/>
        <w:rPr>
          <w:ins w:id="3281" w:author="Office" w:date="2025-10-26T17:54:00Z" w16du:dateUtc="2025-10-26T17:54:00Z"/>
          <w:rFonts w:ascii="Times New Roman" w:hAnsi="Times New Roman" w:cs="Times New Roman"/>
        </w:rPr>
      </w:pPr>
      <w:ins w:id="3282" w:author="Office" w:date="2025-10-26T17:54:00Z" w16du:dateUtc="2025-10-26T17:54:00Z">
        <w:r w:rsidRPr="005D7027">
          <w:rPr>
            <w:rFonts w:ascii="Times New Roman" w:hAnsi="Times New Roman" w:cs="Times New Roman"/>
          </w:rPr>
          <w:t xml:space="preserve">        for metric in cv_results[model_name][0].keys():</w:t>
        </w:r>
      </w:ins>
    </w:p>
    <w:p w14:paraId="13EDA908" w14:textId="77777777" w:rsidR="005D7027" w:rsidRPr="005D7027" w:rsidRDefault="005D7027" w:rsidP="005D7027">
      <w:pPr>
        <w:spacing w:line="360" w:lineRule="auto"/>
        <w:jc w:val="both"/>
        <w:rPr>
          <w:ins w:id="3283" w:author="Office" w:date="2025-10-26T17:54:00Z" w16du:dateUtc="2025-10-26T17:54:00Z"/>
          <w:rFonts w:ascii="Times New Roman" w:hAnsi="Times New Roman" w:cs="Times New Roman"/>
        </w:rPr>
      </w:pPr>
      <w:ins w:id="3284" w:author="Office" w:date="2025-10-26T17:54:00Z" w16du:dateUtc="2025-10-26T17:54:00Z">
        <w:r w:rsidRPr="005D7027">
          <w:rPr>
            <w:rFonts w:ascii="Times New Roman" w:hAnsi="Times New Roman" w:cs="Times New Roman"/>
          </w:rPr>
          <w:t xml:space="preserve">            values = [fold_result[metric] for fold_result in cv_results[model_name]]</w:t>
        </w:r>
      </w:ins>
    </w:p>
    <w:p w14:paraId="1F7A4AB6" w14:textId="77777777" w:rsidR="005D7027" w:rsidRPr="005D7027" w:rsidRDefault="005D7027" w:rsidP="005D7027">
      <w:pPr>
        <w:spacing w:line="360" w:lineRule="auto"/>
        <w:jc w:val="both"/>
        <w:rPr>
          <w:ins w:id="3285" w:author="Office" w:date="2025-10-26T17:54:00Z" w16du:dateUtc="2025-10-26T17:54:00Z"/>
          <w:rFonts w:ascii="Times New Roman" w:hAnsi="Times New Roman" w:cs="Times New Roman"/>
        </w:rPr>
      </w:pPr>
      <w:ins w:id="3286" w:author="Office" w:date="2025-10-26T17:54:00Z" w16du:dateUtc="2025-10-26T17:54:00Z">
        <w:r w:rsidRPr="005D7027">
          <w:rPr>
            <w:rFonts w:ascii="Times New Roman" w:hAnsi="Times New Roman" w:cs="Times New Roman"/>
          </w:rPr>
          <w:t xml:space="preserve">            final_results[model_name][f'{metric}_mean'] = np.mean(values)</w:t>
        </w:r>
      </w:ins>
    </w:p>
    <w:p w14:paraId="3190E170" w14:textId="77777777" w:rsidR="005D7027" w:rsidRPr="005D7027" w:rsidRDefault="005D7027" w:rsidP="005D7027">
      <w:pPr>
        <w:spacing w:line="360" w:lineRule="auto"/>
        <w:jc w:val="both"/>
        <w:rPr>
          <w:ins w:id="3287" w:author="Office" w:date="2025-10-26T17:54:00Z" w16du:dateUtc="2025-10-26T17:54:00Z"/>
          <w:rFonts w:ascii="Times New Roman" w:hAnsi="Times New Roman" w:cs="Times New Roman"/>
        </w:rPr>
      </w:pPr>
      <w:ins w:id="3288" w:author="Office" w:date="2025-10-26T17:54:00Z" w16du:dateUtc="2025-10-26T17:54:00Z">
        <w:r w:rsidRPr="005D7027">
          <w:rPr>
            <w:rFonts w:ascii="Times New Roman" w:hAnsi="Times New Roman" w:cs="Times New Roman"/>
          </w:rPr>
          <w:t xml:space="preserve">            final_results[model_name][f'{metric}_std'] = np.std(values)</w:t>
        </w:r>
      </w:ins>
    </w:p>
    <w:p w14:paraId="1E255DCE" w14:textId="77777777" w:rsidR="005D7027" w:rsidRPr="005D7027" w:rsidRDefault="005D7027" w:rsidP="005D7027">
      <w:pPr>
        <w:spacing w:line="360" w:lineRule="auto"/>
        <w:jc w:val="both"/>
        <w:rPr>
          <w:ins w:id="3289" w:author="Office" w:date="2025-10-26T17:54:00Z" w16du:dateUtc="2025-10-26T17:54:00Z"/>
          <w:rFonts w:ascii="Times New Roman" w:hAnsi="Times New Roman" w:cs="Times New Roman"/>
        </w:rPr>
      </w:pPr>
    </w:p>
    <w:p w14:paraId="1A8C72B1" w14:textId="77777777" w:rsidR="005D7027" w:rsidRPr="005D7027" w:rsidRDefault="005D7027" w:rsidP="005D7027">
      <w:pPr>
        <w:spacing w:line="360" w:lineRule="auto"/>
        <w:jc w:val="both"/>
        <w:rPr>
          <w:ins w:id="3290" w:author="Office" w:date="2025-10-26T17:54:00Z" w16du:dateUtc="2025-10-26T17:54:00Z"/>
          <w:rFonts w:ascii="Times New Roman" w:hAnsi="Times New Roman" w:cs="Times New Roman"/>
        </w:rPr>
      </w:pPr>
      <w:ins w:id="3291" w:author="Office" w:date="2025-10-26T17:54:00Z" w16du:dateUtc="2025-10-26T17:54:00Z">
        <w:r w:rsidRPr="005D7027">
          <w:rPr>
            <w:rFonts w:ascii="Times New Roman" w:hAnsi="Times New Roman" w:cs="Times New Roman"/>
          </w:rPr>
          <w:t xml:space="preserve">    return final_results</w:t>
        </w:r>
      </w:ins>
    </w:p>
    <w:p w14:paraId="1918B563" w14:textId="77777777" w:rsidR="005D7027" w:rsidRPr="005D7027" w:rsidRDefault="005D7027" w:rsidP="005D7027">
      <w:pPr>
        <w:spacing w:line="360" w:lineRule="auto"/>
        <w:jc w:val="both"/>
        <w:rPr>
          <w:ins w:id="3292" w:author="Office" w:date="2025-10-26T17:54:00Z" w16du:dateUtc="2025-10-26T17:54:00Z"/>
          <w:rFonts w:ascii="Times New Roman" w:hAnsi="Times New Roman" w:cs="Times New Roman"/>
        </w:rPr>
      </w:pPr>
    </w:p>
    <w:p w14:paraId="63F35C92" w14:textId="77777777" w:rsidR="005D7027" w:rsidRPr="005D7027" w:rsidRDefault="005D7027" w:rsidP="005D7027">
      <w:pPr>
        <w:spacing w:line="360" w:lineRule="auto"/>
        <w:jc w:val="both"/>
        <w:rPr>
          <w:ins w:id="3293" w:author="Office" w:date="2025-10-26T17:54:00Z" w16du:dateUtc="2025-10-26T17:54:00Z"/>
          <w:rFonts w:ascii="Times New Roman" w:hAnsi="Times New Roman" w:cs="Times New Roman"/>
        </w:rPr>
      </w:pPr>
      <w:ins w:id="3294" w:author="Office" w:date="2025-10-26T17:54:00Z" w16du:dateUtc="2025-10-26T17:54:00Z">
        <w:r w:rsidRPr="005D7027">
          <w:rPr>
            <w:rFonts w:ascii="Times New Roman" w:hAnsi="Times New Roman" w:cs="Times New Roman"/>
          </w:rPr>
          <w:t>A.10 Deployment and Production Code</w:t>
        </w:r>
      </w:ins>
    </w:p>
    <w:p w14:paraId="0A33436E" w14:textId="77777777" w:rsidR="005D7027" w:rsidRPr="005D7027" w:rsidRDefault="005D7027" w:rsidP="005D7027">
      <w:pPr>
        <w:spacing w:line="360" w:lineRule="auto"/>
        <w:jc w:val="both"/>
        <w:rPr>
          <w:ins w:id="3295" w:author="Office" w:date="2025-10-26T17:54:00Z" w16du:dateUtc="2025-10-26T17:54:00Z"/>
          <w:rFonts w:ascii="Times New Roman" w:hAnsi="Times New Roman" w:cs="Times New Roman"/>
        </w:rPr>
      </w:pPr>
    </w:p>
    <w:p w14:paraId="6BAE8622" w14:textId="77777777" w:rsidR="005D7027" w:rsidRPr="005D7027" w:rsidRDefault="005D7027" w:rsidP="005D7027">
      <w:pPr>
        <w:spacing w:line="360" w:lineRule="auto"/>
        <w:jc w:val="both"/>
        <w:rPr>
          <w:ins w:id="3296" w:author="Office" w:date="2025-10-26T17:54:00Z" w16du:dateUtc="2025-10-26T17:54:00Z"/>
          <w:rFonts w:ascii="Times New Roman" w:hAnsi="Times New Roman" w:cs="Times New Roman"/>
        </w:rPr>
      </w:pPr>
      <w:ins w:id="3297" w:author="Office" w:date="2025-10-26T17:54:00Z" w16du:dateUtc="2025-10-26T17:54:00Z">
        <w:r w:rsidRPr="005D7027">
          <w:rPr>
            <w:rFonts w:ascii="Times New Roman" w:hAnsi="Times New Roman" w:cs="Times New Roman"/>
          </w:rPr>
          <w:t>A.10.1 Streamlit Dashboard Implementation</w:t>
        </w:r>
      </w:ins>
    </w:p>
    <w:p w14:paraId="215CC8E1" w14:textId="77777777" w:rsidR="005D7027" w:rsidRPr="005D7027" w:rsidRDefault="005D7027" w:rsidP="005D7027">
      <w:pPr>
        <w:spacing w:line="360" w:lineRule="auto"/>
        <w:jc w:val="both"/>
        <w:rPr>
          <w:ins w:id="3298" w:author="Office" w:date="2025-10-26T17:54:00Z" w16du:dateUtc="2025-10-26T17:54:00Z"/>
          <w:rFonts w:ascii="Times New Roman" w:hAnsi="Times New Roman" w:cs="Times New Roman"/>
        </w:rPr>
      </w:pPr>
    </w:p>
    <w:p w14:paraId="7F932365" w14:textId="77777777" w:rsidR="005D7027" w:rsidRPr="005D7027" w:rsidRDefault="005D7027" w:rsidP="005D7027">
      <w:pPr>
        <w:spacing w:line="360" w:lineRule="auto"/>
        <w:jc w:val="both"/>
        <w:rPr>
          <w:ins w:id="3299" w:author="Office" w:date="2025-10-26T17:54:00Z" w16du:dateUtc="2025-10-26T17:54:00Z"/>
          <w:rFonts w:ascii="Times New Roman" w:hAnsi="Times New Roman" w:cs="Times New Roman"/>
        </w:rPr>
      </w:pPr>
      <w:ins w:id="3300" w:author="Office" w:date="2025-10-26T17:54:00Z" w16du:dateUtc="2025-10-26T17:54:00Z">
        <w:r w:rsidRPr="005D7027">
          <w:rPr>
            <w:rFonts w:ascii="Times New Roman" w:hAnsi="Times New Roman" w:cs="Times New Roman"/>
          </w:rPr>
          <w:t>Web Application Framework:</w:t>
        </w:r>
      </w:ins>
    </w:p>
    <w:p w14:paraId="4AC1DAB8" w14:textId="77777777" w:rsidR="005D7027" w:rsidRPr="005D7027" w:rsidRDefault="005D7027" w:rsidP="005D7027">
      <w:pPr>
        <w:spacing w:line="360" w:lineRule="auto"/>
        <w:jc w:val="both"/>
        <w:rPr>
          <w:ins w:id="3301" w:author="Office" w:date="2025-10-26T17:54:00Z" w16du:dateUtc="2025-10-26T17:54:00Z"/>
          <w:rFonts w:ascii="Times New Roman" w:hAnsi="Times New Roman" w:cs="Times New Roman"/>
        </w:rPr>
      </w:pPr>
    </w:p>
    <w:p w14:paraId="09F09698" w14:textId="77777777" w:rsidR="005D7027" w:rsidRPr="005D7027" w:rsidRDefault="005D7027" w:rsidP="005D7027">
      <w:pPr>
        <w:spacing w:line="360" w:lineRule="auto"/>
        <w:jc w:val="both"/>
        <w:rPr>
          <w:ins w:id="3302" w:author="Office" w:date="2025-10-26T17:54:00Z" w16du:dateUtc="2025-10-26T17:54:00Z"/>
          <w:rFonts w:ascii="Times New Roman" w:hAnsi="Times New Roman" w:cs="Times New Roman"/>
        </w:rPr>
      </w:pPr>
      <w:ins w:id="3303" w:author="Office" w:date="2025-10-26T17:54:00Z" w16du:dateUtc="2025-10-26T17:54:00Z">
        <w:r w:rsidRPr="005D7027">
          <w:rPr>
            <w:rFonts w:ascii="Times New Roman" w:hAnsi="Times New Roman" w:cs="Times New Roman"/>
          </w:rPr>
          <w:t># working_dashboard.py - Main dashboard application</w:t>
        </w:r>
      </w:ins>
    </w:p>
    <w:p w14:paraId="6DCDFF36" w14:textId="77777777" w:rsidR="005D7027" w:rsidRPr="005D7027" w:rsidRDefault="005D7027" w:rsidP="005D7027">
      <w:pPr>
        <w:spacing w:line="360" w:lineRule="auto"/>
        <w:jc w:val="both"/>
        <w:rPr>
          <w:ins w:id="3304" w:author="Office" w:date="2025-10-26T17:54:00Z" w16du:dateUtc="2025-10-26T17:54:00Z"/>
          <w:rFonts w:ascii="Times New Roman" w:hAnsi="Times New Roman" w:cs="Times New Roman"/>
        </w:rPr>
      </w:pPr>
      <w:ins w:id="3305" w:author="Office" w:date="2025-10-26T17:54:00Z" w16du:dateUtc="2025-10-26T17:54:00Z">
        <w:r w:rsidRPr="005D7027">
          <w:rPr>
            <w:rFonts w:ascii="Times New Roman" w:hAnsi="Times New Roman" w:cs="Times New Roman"/>
          </w:rPr>
          <w:t>import streamlit as st</w:t>
        </w:r>
      </w:ins>
    </w:p>
    <w:p w14:paraId="12C4AB16" w14:textId="77777777" w:rsidR="005D7027" w:rsidRPr="005D7027" w:rsidRDefault="005D7027" w:rsidP="005D7027">
      <w:pPr>
        <w:spacing w:line="360" w:lineRule="auto"/>
        <w:jc w:val="both"/>
        <w:rPr>
          <w:ins w:id="3306" w:author="Office" w:date="2025-10-26T17:54:00Z" w16du:dateUtc="2025-10-26T17:54:00Z"/>
          <w:rFonts w:ascii="Times New Roman" w:hAnsi="Times New Roman" w:cs="Times New Roman"/>
        </w:rPr>
      </w:pPr>
      <w:ins w:id="3307" w:author="Office" w:date="2025-10-26T17:54:00Z" w16du:dateUtc="2025-10-26T17:54:00Z">
        <w:r w:rsidRPr="005D7027">
          <w:rPr>
            <w:rFonts w:ascii="Times New Roman" w:hAnsi="Times New Roman" w:cs="Times New Roman"/>
          </w:rPr>
          <w:t>import pandas as pd</w:t>
        </w:r>
      </w:ins>
    </w:p>
    <w:p w14:paraId="1DE43732" w14:textId="77777777" w:rsidR="005D7027" w:rsidRPr="005D7027" w:rsidRDefault="005D7027" w:rsidP="005D7027">
      <w:pPr>
        <w:spacing w:line="360" w:lineRule="auto"/>
        <w:jc w:val="both"/>
        <w:rPr>
          <w:ins w:id="3308" w:author="Office" w:date="2025-10-26T17:54:00Z" w16du:dateUtc="2025-10-26T17:54:00Z"/>
          <w:rFonts w:ascii="Times New Roman" w:hAnsi="Times New Roman" w:cs="Times New Roman"/>
        </w:rPr>
      </w:pPr>
      <w:ins w:id="3309" w:author="Office" w:date="2025-10-26T17:54:00Z" w16du:dateUtc="2025-10-26T17:54:00Z">
        <w:r w:rsidRPr="005D7027">
          <w:rPr>
            <w:rFonts w:ascii="Times New Roman" w:hAnsi="Times New Roman" w:cs="Times New Roman"/>
          </w:rPr>
          <w:t>import plotly.express as px</w:t>
        </w:r>
      </w:ins>
    </w:p>
    <w:p w14:paraId="57264896" w14:textId="77777777" w:rsidR="005D7027" w:rsidRPr="005D7027" w:rsidRDefault="005D7027" w:rsidP="005D7027">
      <w:pPr>
        <w:spacing w:line="360" w:lineRule="auto"/>
        <w:jc w:val="both"/>
        <w:rPr>
          <w:ins w:id="3310" w:author="Office" w:date="2025-10-26T17:54:00Z" w16du:dateUtc="2025-10-26T17:54:00Z"/>
          <w:rFonts w:ascii="Times New Roman" w:hAnsi="Times New Roman" w:cs="Times New Roman"/>
        </w:rPr>
      </w:pPr>
      <w:ins w:id="3311" w:author="Office" w:date="2025-10-26T17:54:00Z" w16du:dateUtc="2025-10-26T17:54:00Z">
        <w:r w:rsidRPr="005D7027">
          <w:rPr>
            <w:rFonts w:ascii="Times New Roman" w:hAnsi="Times New Roman" w:cs="Times New Roman"/>
          </w:rPr>
          <w:t>import plotly.graph_objects as go</w:t>
        </w:r>
      </w:ins>
    </w:p>
    <w:p w14:paraId="72BB9102" w14:textId="77777777" w:rsidR="005D7027" w:rsidRPr="005D7027" w:rsidRDefault="005D7027" w:rsidP="005D7027">
      <w:pPr>
        <w:spacing w:line="360" w:lineRule="auto"/>
        <w:jc w:val="both"/>
        <w:rPr>
          <w:ins w:id="3312" w:author="Office" w:date="2025-10-26T17:54:00Z" w16du:dateUtc="2025-10-26T17:54:00Z"/>
          <w:rFonts w:ascii="Times New Roman" w:hAnsi="Times New Roman" w:cs="Times New Roman"/>
        </w:rPr>
      </w:pPr>
    </w:p>
    <w:p w14:paraId="20B6F6DC" w14:textId="77777777" w:rsidR="005D7027" w:rsidRPr="005D7027" w:rsidRDefault="005D7027" w:rsidP="005D7027">
      <w:pPr>
        <w:spacing w:line="360" w:lineRule="auto"/>
        <w:jc w:val="both"/>
        <w:rPr>
          <w:ins w:id="3313" w:author="Office" w:date="2025-10-26T17:54:00Z" w16du:dateUtc="2025-10-26T17:54:00Z"/>
          <w:rFonts w:ascii="Times New Roman" w:hAnsi="Times New Roman" w:cs="Times New Roman"/>
        </w:rPr>
      </w:pPr>
      <w:ins w:id="3314" w:author="Office" w:date="2025-10-26T17:54:00Z" w16du:dateUtc="2025-10-26T17:54:00Z">
        <w:r w:rsidRPr="005D7027">
          <w:rPr>
            <w:rFonts w:ascii="Times New Roman" w:hAnsi="Times New Roman" w:cs="Times New Roman"/>
          </w:rPr>
          <w:t>def main():</w:t>
        </w:r>
      </w:ins>
    </w:p>
    <w:p w14:paraId="26291696" w14:textId="77777777" w:rsidR="005D7027" w:rsidRPr="005D7027" w:rsidRDefault="005D7027" w:rsidP="005D7027">
      <w:pPr>
        <w:spacing w:line="360" w:lineRule="auto"/>
        <w:jc w:val="both"/>
        <w:rPr>
          <w:ins w:id="3315" w:author="Office" w:date="2025-10-26T17:54:00Z" w16du:dateUtc="2025-10-26T17:54:00Z"/>
          <w:rFonts w:ascii="Times New Roman" w:hAnsi="Times New Roman" w:cs="Times New Roman"/>
        </w:rPr>
      </w:pPr>
      <w:ins w:id="3316" w:author="Office" w:date="2025-10-26T17:54:00Z" w16du:dateUtc="2025-10-26T17:54:00Z">
        <w:r w:rsidRPr="005D7027">
          <w:rPr>
            <w:rFonts w:ascii="Times New Roman" w:hAnsi="Times New Roman" w:cs="Times New Roman"/>
          </w:rPr>
          <w:t xml:space="preserve">    st.set_page_config(</w:t>
        </w:r>
      </w:ins>
    </w:p>
    <w:p w14:paraId="115448F8" w14:textId="77777777" w:rsidR="005D7027" w:rsidRPr="005D7027" w:rsidRDefault="005D7027" w:rsidP="005D7027">
      <w:pPr>
        <w:spacing w:line="360" w:lineRule="auto"/>
        <w:jc w:val="both"/>
        <w:rPr>
          <w:ins w:id="3317" w:author="Office" w:date="2025-10-26T17:54:00Z" w16du:dateUtc="2025-10-26T17:54:00Z"/>
          <w:rFonts w:ascii="Times New Roman" w:hAnsi="Times New Roman" w:cs="Times New Roman"/>
        </w:rPr>
      </w:pPr>
      <w:ins w:id="3318" w:author="Office" w:date="2025-10-26T17:54:00Z" w16du:dateUtc="2025-10-26T17:54:00Z">
        <w:r w:rsidRPr="005D7027">
          <w:rPr>
            <w:rFonts w:ascii="Times New Roman" w:hAnsi="Times New Roman" w:cs="Times New Roman"/>
          </w:rPr>
          <w:t xml:space="preserve">        page_title="GSE Sentiment Analysis Dashboard",</w:t>
        </w:r>
      </w:ins>
    </w:p>
    <w:p w14:paraId="698008B7" w14:textId="77777777" w:rsidR="005D7027" w:rsidRPr="005D7027" w:rsidRDefault="005D7027" w:rsidP="005D7027">
      <w:pPr>
        <w:spacing w:line="360" w:lineRule="auto"/>
        <w:jc w:val="both"/>
        <w:rPr>
          <w:ins w:id="3319" w:author="Office" w:date="2025-10-26T17:54:00Z" w16du:dateUtc="2025-10-26T17:54:00Z"/>
          <w:rFonts w:ascii="Times New Roman" w:hAnsi="Times New Roman" w:cs="Times New Roman"/>
        </w:rPr>
      </w:pPr>
      <w:ins w:id="3320" w:author="Office" w:date="2025-10-26T17:54:00Z" w16du:dateUtc="2025-10-26T17:54:00Z">
        <w:r w:rsidRPr="005D7027">
          <w:rPr>
            <w:rFonts w:ascii="Times New Roman" w:hAnsi="Times New Roman" w:cs="Times New Roman"/>
          </w:rPr>
          <w:t xml:space="preserve">        page_icon="</w:t>
        </w:r>
        <w:r w:rsidRPr="005D7027">
          <w:rPr>
            <w:rFonts w:ascii="Segoe UI Emoji" w:hAnsi="Segoe UI Emoji" w:cs="Segoe UI Emoji"/>
          </w:rPr>
          <w:t>📈</w:t>
        </w:r>
        <w:r w:rsidRPr="005D7027">
          <w:rPr>
            <w:rFonts w:ascii="Times New Roman" w:hAnsi="Times New Roman" w:cs="Times New Roman"/>
          </w:rPr>
          <w:t>",</w:t>
        </w:r>
      </w:ins>
    </w:p>
    <w:p w14:paraId="6FDB3E47" w14:textId="77777777" w:rsidR="005D7027" w:rsidRPr="005D7027" w:rsidRDefault="005D7027" w:rsidP="005D7027">
      <w:pPr>
        <w:spacing w:line="360" w:lineRule="auto"/>
        <w:jc w:val="both"/>
        <w:rPr>
          <w:ins w:id="3321" w:author="Office" w:date="2025-10-26T17:54:00Z" w16du:dateUtc="2025-10-26T17:54:00Z"/>
          <w:rFonts w:ascii="Times New Roman" w:hAnsi="Times New Roman" w:cs="Times New Roman"/>
        </w:rPr>
      </w:pPr>
      <w:ins w:id="3322" w:author="Office" w:date="2025-10-26T17:54:00Z" w16du:dateUtc="2025-10-26T17:54:00Z">
        <w:r w:rsidRPr="005D7027">
          <w:rPr>
            <w:rFonts w:ascii="Times New Roman" w:hAnsi="Times New Roman" w:cs="Times New Roman"/>
          </w:rPr>
          <w:t xml:space="preserve">        layout="wide"</w:t>
        </w:r>
      </w:ins>
    </w:p>
    <w:p w14:paraId="48F115EA" w14:textId="77777777" w:rsidR="005D7027" w:rsidRPr="005D7027" w:rsidRDefault="005D7027" w:rsidP="005D7027">
      <w:pPr>
        <w:spacing w:line="360" w:lineRule="auto"/>
        <w:jc w:val="both"/>
        <w:rPr>
          <w:ins w:id="3323" w:author="Office" w:date="2025-10-26T17:54:00Z" w16du:dateUtc="2025-10-26T17:54:00Z"/>
          <w:rFonts w:ascii="Times New Roman" w:hAnsi="Times New Roman" w:cs="Times New Roman"/>
        </w:rPr>
      </w:pPr>
      <w:ins w:id="3324" w:author="Office" w:date="2025-10-26T17:54:00Z" w16du:dateUtc="2025-10-26T17:54:00Z">
        <w:r w:rsidRPr="005D7027">
          <w:rPr>
            <w:rFonts w:ascii="Times New Roman" w:hAnsi="Times New Roman" w:cs="Times New Roman"/>
          </w:rPr>
          <w:t xml:space="preserve">    )</w:t>
        </w:r>
      </w:ins>
    </w:p>
    <w:p w14:paraId="63E2900A" w14:textId="77777777" w:rsidR="005D7027" w:rsidRPr="005D7027" w:rsidRDefault="005D7027" w:rsidP="005D7027">
      <w:pPr>
        <w:spacing w:line="360" w:lineRule="auto"/>
        <w:jc w:val="both"/>
        <w:rPr>
          <w:ins w:id="3325" w:author="Office" w:date="2025-10-26T17:54:00Z" w16du:dateUtc="2025-10-26T17:54:00Z"/>
          <w:rFonts w:ascii="Times New Roman" w:hAnsi="Times New Roman" w:cs="Times New Roman"/>
        </w:rPr>
      </w:pPr>
    </w:p>
    <w:p w14:paraId="05BCCE44" w14:textId="77777777" w:rsidR="005D7027" w:rsidRPr="005D7027" w:rsidRDefault="005D7027" w:rsidP="005D7027">
      <w:pPr>
        <w:spacing w:line="360" w:lineRule="auto"/>
        <w:jc w:val="both"/>
        <w:rPr>
          <w:ins w:id="3326" w:author="Office" w:date="2025-10-26T17:54:00Z" w16du:dateUtc="2025-10-26T17:54:00Z"/>
          <w:rFonts w:ascii="Times New Roman" w:hAnsi="Times New Roman" w:cs="Times New Roman"/>
        </w:rPr>
      </w:pPr>
      <w:ins w:id="3327" w:author="Office" w:date="2025-10-26T17:54:00Z" w16du:dateUtc="2025-10-26T17:54:00Z">
        <w:r w:rsidRPr="005D7027">
          <w:rPr>
            <w:rFonts w:ascii="Times New Roman" w:hAnsi="Times New Roman" w:cs="Times New Roman"/>
          </w:rPr>
          <w:t xml:space="preserve">    st.title("</w:t>
        </w:r>
        <w:r w:rsidRPr="005D7027">
          <w:rPr>
            <w:rFonts w:ascii="Segoe UI Emoji" w:hAnsi="Segoe UI Emoji" w:cs="Segoe UI Emoji"/>
          </w:rPr>
          <w:t>🇬🇭</w:t>
        </w:r>
        <w:r w:rsidRPr="005D7027">
          <w:rPr>
            <w:rFonts w:ascii="Times New Roman" w:hAnsi="Times New Roman" w:cs="Times New Roman"/>
          </w:rPr>
          <w:t xml:space="preserve"> Ghana Stock Exchange Sentiment Analysis Dashboard")</w:t>
        </w:r>
      </w:ins>
    </w:p>
    <w:p w14:paraId="3741B921" w14:textId="77777777" w:rsidR="005D7027" w:rsidRPr="005D7027" w:rsidRDefault="005D7027" w:rsidP="005D7027">
      <w:pPr>
        <w:spacing w:line="360" w:lineRule="auto"/>
        <w:jc w:val="both"/>
        <w:rPr>
          <w:ins w:id="3328" w:author="Office" w:date="2025-10-26T17:54:00Z" w16du:dateUtc="2025-10-26T17:54:00Z"/>
          <w:rFonts w:ascii="Times New Roman" w:hAnsi="Times New Roman" w:cs="Times New Roman"/>
        </w:rPr>
      </w:pPr>
      <w:ins w:id="3329" w:author="Office" w:date="2025-10-26T17:54:00Z" w16du:dateUtc="2025-10-26T17:54:00Z">
        <w:r w:rsidRPr="005D7027">
          <w:rPr>
            <w:rFonts w:ascii="Times New Roman" w:hAnsi="Times New Roman" w:cs="Times New Roman"/>
          </w:rPr>
          <w:t xml:space="preserve">    st.sidebar.title("Navigation")</w:t>
        </w:r>
      </w:ins>
    </w:p>
    <w:p w14:paraId="6F680A31" w14:textId="77777777" w:rsidR="005D7027" w:rsidRPr="005D7027" w:rsidRDefault="005D7027" w:rsidP="005D7027">
      <w:pPr>
        <w:spacing w:line="360" w:lineRule="auto"/>
        <w:jc w:val="both"/>
        <w:rPr>
          <w:ins w:id="3330" w:author="Office" w:date="2025-10-26T17:54:00Z" w16du:dateUtc="2025-10-26T17:54:00Z"/>
          <w:rFonts w:ascii="Times New Roman" w:hAnsi="Times New Roman" w:cs="Times New Roman"/>
        </w:rPr>
      </w:pPr>
    </w:p>
    <w:p w14:paraId="055BE687" w14:textId="77777777" w:rsidR="005D7027" w:rsidRPr="005D7027" w:rsidRDefault="005D7027" w:rsidP="005D7027">
      <w:pPr>
        <w:spacing w:line="360" w:lineRule="auto"/>
        <w:jc w:val="both"/>
        <w:rPr>
          <w:ins w:id="3331" w:author="Office" w:date="2025-10-26T17:54:00Z" w16du:dateUtc="2025-10-26T17:54:00Z"/>
          <w:rFonts w:ascii="Times New Roman" w:hAnsi="Times New Roman" w:cs="Times New Roman"/>
        </w:rPr>
      </w:pPr>
      <w:ins w:id="3332" w:author="Office" w:date="2025-10-26T17:54:00Z" w16du:dateUtc="2025-10-26T17:54:00Z">
        <w:r w:rsidRPr="005D7027">
          <w:rPr>
            <w:rFonts w:ascii="Times New Roman" w:hAnsi="Times New Roman" w:cs="Times New Roman"/>
          </w:rPr>
          <w:t xml:space="preserve">    # Sidebar navigation</w:t>
        </w:r>
      </w:ins>
    </w:p>
    <w:p w14:paraId="31A76BBC" w14:textId="77777777" w:rsidR="005D7027" w:rsidRPr="005D7027" w:rsidRDefault="005D7027" w:rsidP="005D7027">
      <w:pPr>
        <w:spacing w:line="360" w:lineRule="auto"/>
        <w:jc w:val="both"/>
        <w:rPr>
          <w:ins w:id="3333" w:author="Office" w:date="2025-10-26T17:54:00Z" w16du:dateUtc="2025-10-26T17:54:00Z"/>
          <w:rFonts w:ascii="Times New Roman" w:hAnsi="Times New Roman" w:cs="Times New Roman"/>
        </w:rPr>
      </w:pPr>
      <w:ins w:id="3334" w:author="Office" w:date="2025-10-26T17:54:00Z" w16du:dateUtc="2025-10-26T17:54:00Z">
        <w:r w:rsidRPr="005D7027">
          <w:rPr>
            <w:rFonts w:ascii="Times New Roman" w:hAnsi="Times New Roman" w:cs="Times New Roman"/>
          </w:rPr>
          <w:t xml:space="preserve">    page = st.sidebar.selectbox(</w:t>
        </w:r>
      </w:ins>
    </w:p>
    <w:p w14:paraId="7EDCE8F4" w14:textId="77777777" w:rsidR="005D7027" w:rsidRPr="005D7027" w:rsidRDefault="005D7027" w:rsidP="005D7027">
      <w:pPr>
        <w:spacing w:line="360" w:lineRule="auto"/>
        <w:jc w:val="both"/>
        <w:rPr>
          <w:ins w:id="3335" w:author="Office" w:date="2025-10-26T17:54:00Z" w16du:dateUtc="2025-10-26T17:54:00Z"/>
          <w:rFonts w:ascii="Times New Roman" w:hAnsi="Times New Roman" w:cs="Times New Roman"/>
        </w:rPr>
      </w:pPr>
      <w:ins w:id="3336" w:author="Office" w:date="2025-10-26T17:54:00Z" w16du:dateUtc="2025-10-26T17:54:00Z">
        <w:r w:rsidRPr="005D7027">
          <w:rPr>
            <w:rFonts w:ascii="Times New Roman" w:hAnsi="Times New Roman" w:cs="Times New Roman"/>
          </w:rPr>
          <w:t xml:space="preserve">        "Choose Analysis",</w:t>
        </w:r>
      </w:ins>
    </w:p>
    <w:p w14:paraId="7BE1DACA" w14:textId="77777777" w:rsidR="005D7027" w:rsidRPr="005D7027" w:rsidRDefault="005D7027" w:rsidP="005D7027">
      <w:pPr>
        <w:spacing w:line="360" w:lineRule="auto"/>
        <w:jc w:val="both"/>
        <w:rPr>
          <w:ins w:id="3337" w:author="Office" w:date="2025-10-26T17:54:00Z" w16du:dateUtc="2025-10-26T17:54:00Z"/>
          <w:rFonts w:ascii="Times New Roman" w:hAnsi="Times New Roman" w:cs="Times New Roman"/>
        </w:rPr>
      </w:pPr>
      <w:ins w:id="3338" w:author="Office" w:date="2025-10-26T17:54:00Z" w16du:dateUtc="2025-10-26T17:54:00Z">
        <w:r w:rsidRPr="005D7027">
          <w:rPr>
            <w:rFonts w:ascii="Times New Roman" w:hAnsi="Times New Roman" w:cs="Times New Roman"/>
          </w:rPr>
          <w:t xml:space="preserve">        ["Real-time Analysis", "Historical Performance", "Model Insights", "Expert Input"]</w:t>
        </w:r>
      </w:ins>
    </w:p>
    <w:p w14:paraId="229364DB" w14:textId="77777777" w:rsidR="005D7027" w:rsidRPr="005D7027" w:rsidRDefault="005D7027" w:rsidP="005D7027">
      <w:pPr>
        <w:spacing w:line="360" w:lineRule="auto"/>
        <w:jc w:val="both"/>
        <w:rPr>
          <w:ins w:id="3339" w:author="Office" w:date="2025-10-26T17:54:00Z" w16du:dateUtc="2025-10-26T17:54:00Z"/>
          <w:rFonts w:ascii="Times New Roman" w:hAnsi="Times New Roman" w:cs="Times New Roman"/>
        </w:rPr>
      </w:pPr>
      <w:ins w:id="3340" w:author="Office" w:date="2025-10-26T17:54:00Z" w16du:dateUtc="2025-10-26T17:54:00Z">
        <w:r w:rsidRPr="005D7027">
          <w:rPr>
            <w:rFonts w:ascii="Times New Roman" w:hAnsi="Times New Roman" w:cs="Times New Roman"/>
          </w:rPr>
          <w:t xml:space="preserve">    )</w:t>
        </w:r>
      </w:ins>
    </w:p>
    <w:p w14:paraId="0B90E793" w14:textId="77777777" w:rsidR="005D7027" w:rsidRPr="005D7027" w:rsidRDefault="005D7027" w:rsidP="005D7027">
      <w:pPr>
        <w:spacing w:line="360" w:lineRule="auto"/>
        <w:jc w:val="both"/>
        <w:rPr>
          <w:ins w:id="3341" w:author="Office" w:date="2025-10-26T17:54:00Z" w16du:dateUtc="2025-10-26T17:54:00Z"/>
          <w:rFonts w:ascii="Times New Roman" w:hAnsi="Times New Roman" w:cs="Times New Roman"/>
        </w:rPr>
      </w:pPr>
    </w:p>
    <w:p w14:paraId="5110A6DA" w14:textId="77777777" w:rsidR="005D7027" w:rsidRPr="005D7027" w:rsidRDefault="005D7027" w:rsidP="005D7027">
      <w:pPr>
        <w:spacing w:line="360" w:lineRule="auto"/>
        <w:jc w:val="both"/>
        <w:rPr>
          <w:ins w:id="3342" w:author="Office" w:date="2025-10-26T17:54:00Z" w16du:dateUtc="2025-10-26T17:54:00Z"/>
          <w:rFonts w:ascii="Times New Roman" w:hAnsi="Times New Roman" w:cs="Times New Roman"/>
        </w:rPr>
      </w:pPr>
      <w:ins w:id="3343" w:author="Office" w:date="2025-10-26T17:54:00Z" w16du:dateUtc="2025-10-26T17:54:00Z">
        <w:r w:rsidRPr="005D7027">
          <w:rPr>
            <w:rFonts w:ascii="Times New Roman" w:hAnsi="Times New Roman" w:cs="Times New Roman"/>
          </w:rPr>
          <w:t xml:space="preserve">    if page == "Real-time Analysis":</w:t>
        </w:r>
      </w:ins>
    </w:p>
    <w:p w14:paraId="06DDD8BC" w14:textId="77777777" w:rsidR="005D7027" w:rsidRPr="005D7027" w:rsidRDefault="005D7027" w:rsidP="005D7027">
      <w:pPr>
        <w:spacing w:line="360" w:lineRule="auto"/>
        <w:jc w:val="both"/>
        <w:rPr>
          <w:ins w:id="3344" w:author="Office" w:date="2025-10-26T17:54:00Z" w16du:dateUtc="2025-10-26T17:54:00Z"/>
          <w:rFonts w:ascii="Times New Roman" w:hAnsi="Times New Roman" w:cs="Times New Roman"/>
        </w:rPr>
      </w:pPr>
      <w:ins w:id="3345" w:author="Office" w:date="2025-10-26T17:54:00Z" w16du:dateUtc="2025-10-26T17:54:00Z">
        <w:r w:rsidRPr="005D7027">
          <w:rPr>
            <w:rFonts w:ascii="Times New Roman" w:hAnsi="Times New Roman" w:cs="Times New Roman"/>
          </w:rPr>
          <w:t xml:space="preserve">        show_realtime_analysis()</w:t>
        </w:r>
      </w:ins>
    </w:p>
    <w:p w14:paraId="07D0481E" w14:textId="77777777" w:rsidR="005D7027" w:rsidRPr="005D7027" w:rsidRDefault="005D7027" w:rsidP="005D7027">
      <w:pPr>
        <w:spacing w:line="360" w:lineRule="auto"/>
        <w:jc w:val="both"/>
        <w:rPr>
          <w:ins w:id="3346" w:author="Office" w:date="2025-10-26T17:54:00Z" w16du:dateUtc="2025-10-26T17:54:00Z"/>
          <w:rFonts w:ascii="Times New Roman" w:hAnsi="Times New Roman" w:cs="Times New Roman"/>
        </w:rPr>
      </w:pPr>
      <w:ins w:id="3347" w:author="Office" w:date="2025-10-26T17:54:00Z" w16du:dateUtc="2025-10-26T17:54:00Z">
        <w:r w:rsidRPr="005D7027">
          <w:rPr>
            <w:rFonts w:ascii="Times New Roman" w:hAnsi="Times New Roman" w:cs="Times New Roman"/>
          </w:rPr>
          <w:t xml:space="preserve">    elif page == "Historical Performance":</w:t>
        </w:r>
      </w:ins>
    </w:p>
    <w:p w14:paraId="5C6B53A1" w14:textId="77777777" w:rsidR="005D7027" w:rsidRPr="005D7027" w:rsidRDefault="005D7027" w:rsidP="005D7027">
      <w:pPr>
        <w:spacing w:line="360" w:lineRule="auto"/>
        <w:jc w:val="both"/>
        <w:rPr>
          <w:ins w:id="3348" w:author="Office" w:date="2025-10-26T17:54:00Z" w16du:dateUtc="2025-10-26T17:54:00Z"/>
          <w:rFonts w:ascii="Times New Roman" w:hAnsi="Times New Roman" w:cs="Times New Roman"/>
        </w:rPr>
      </w:pPr>
      <w:ins w:id="3349" w:author="Office" w:date="2025-10-26T17:54:00Z" w16du:dateUtc="2025-10-26T17:54:00Z">
        <w:r w:rsidRPr="005D7027">
          <w:rPr>
            <w:rFonts w:ascii="Times New Roman" w:hAnsi="Times New Roman" w:cs="Times New Roman"/>
          </w:rPr>
          <w:t xml:space="preserve">        show_historical_performance()</w:t>
        </w:r>
      </w:ins>
    </w:p>
    <w:p w14:paraId="1C743230" w14:textId="77777777" w:rsidR="005D7027" w:rsidRPr="005D7027" w:rsidRDefault="005D7027" w:rsidP="005D7027">
      <w:pPr>
        <w:spacing w:line="360" w:lineRule="auto"/>
        <w:jc w:val="both"/>
        <w:rPr>
          <w:ins w:id="3350" w:author="Office" w:date="2025-10-26T17:54:00Z" w16du:dateUtc="2025-10-26T17:54:00Z"/>
          <w:rFonts w:ascii="Times New Roman" w:hAnsi="Times New Roman" w:cs="Times New Roman"/>
        </w:rPr>
      </w:pPr>
      <w:ins w:id="3351" w:author="Office" w:date="2025-10-26T17:54:00Z" w16du:dateUtc="2025-10-26T17:54:00Z">
        <w:r w:rsidRPr="005D7027">
          <w:rPr>
            <w:rFonts w:ascii="Times New Roman" w:hAnsi="Times New Roman" w:cs="Times New Roman"/>
          </w:rPr>
          <w:lastRenderedPageBreak/>
          <w:t xml:space="preserve">    elif page == "Model Insights":</w:t>
        </w:r>
      </w:ins>
    </w:p>
    <w:p w14:paraId="30B62817" w14:textId="77777777" w:rsidR="005D7027" w:rsidRPr="005D7027" w:rsidRDefault="005D7027" w:rsidP="005D7027">
      <w:pPr>
        <w:spacing w:line="360" w:lineRule="auto"/>
        <w:jc w:val="both"/>
        <w:rPr>
          <w:ins w:id="3352" w:author="Office" w:date="2025-10-26T17:54:00Z" w16du:dateUtc="2025-10-26T17:54:00Z"/>
          <w:rFonts w:ascii="Times New Roman" w:hAnsi="Times New Roman" w:cs="Times New Roman"/>
        </w:rPr>
      </w:pPr>
      <w:ins w:id="3353" w:author="Office" w:date="2025-10-26T17:54:00Z" w16du:dateUtc="2025-10-26T17:54:00Z">
        <w:r w:rsidRPr="005D7027">
          <w:rPr>
            <w:rFonts w:ascii="Times New Roman" w:hAnsi="Times New Roman" w:cs="Times New Roman"/>
          </w:rPr>
          <w:t xml:space="preserve">        show_model_insights()</w:t>
        </w:r>
      </w:ins>
    </w:p>
    <w:p w14:paraId="572CCD3A" w14:textId="77777777" w:rsidR="005D7027" w:rsidRPr="005D7027" w:rsidRDefault="005D7027" w:rsidP="005D7027">
      <w:pPr>
        <w:spacing w:line="360" w:lineRule="auto"/>
        <w:jc w:val="both"/>
        <w:rPr>
          <w:ins w:id="3354" w:author="Office" w:date="2025-10-26T17:54:00Z" w16du:dateUtc="2025-10-26T17:54:00Z"/>
          <w:rFonts w:ascii="Times New Roman" w:hAnsi="Times New Roman" w:cs="Times New Roman"/>
        </w:rPr>
      </w:pPr>
      <w:ins w:id="3355" w:author="Office" w:date="2025-10-26T17:54:00Z" w16du:dateUtc="2025-10-26T17:54:00Z">
        <w:r w:rsidRPr="005D7027">
          <w:rPr>
            <w:rFonts w:ascii="Times New Roman" w:hAnsi="Times New Roman" w:cs="Times New Roman"/>
          </w:rPr>
          <w:t xml:space="preserve">    elif page == "Expert Input":</w:t>
        </w:r>
      </w:ins>
    </w:p>
    <w:p w14:paraId="6CC9FFDC" w14:textId="77777777" w:rsidR="005D7027" w:rsidRPr="005D7027" w:rsidRDefault="005D7027" w:rsidP="005D7027">
      <w:pPr>
        <w:spacing w:line="360" w:lineRule="auto"/>
        <w:jc w:val="both"/>
        <w:rPr>
          <w:ins w:id="3356" w:author="Office" w:date="2025-10-26T17:54:00Z" w16du:dateUtc="2025-10-26T17:54:00Z"/>
          <w:rFonts w:ascii="Times New Roman" w:hAnsi="Times New Roman" w:cs="Times New Roman"/>
        </w:rPr>
      </w:pPr>
      <w:ins w:id="3357" w:author="Office" w:date="2025-10-26T17:54:00Z" w16du:dateUtc="2025-10-26T17:54:00Z">
        <w:r w:rsidRPr="005D7027">
          <w:rPr>
            <w:rFonts w:ascii="Times New Roman" w:hAnsi="Times New Roman" w:cs="Times New Roman"/>
          </w:rPr>
          <w:t xml:space="preserve">        show_expert_input()</w:t>
        </w:r>
      </w:ins>
    </w:p>
    <w:p w14:paraId="1C699A4D" w14:textId="77777777" w:rsidR="005D7027" w:rsidRPr="005D7027" w:rsidRDefault="005D7027" w:rsidP="005D7027">
      <w:pPr>
        <w:spacing w:line="360" w:lineRule="auto"/>
        <w:jc w:val="both"/>
        <w:rPr>
          <w:ins w:id="3358" w:author="Office" w:date="2025-10-26T17:54:00Z" w16du:dateUtc="2025-10-26T17:54:00Z"/>
          <w:rFonts w:ascii="Times New Roman" w:hAnsi="Times New Roman" w:cs="Times New Roman"/>
        </w:rPr>
      </w:pPr>
    </w:p>
    <w:p w14:paraId="1A514DB9" w14:textId="77777777" w:rsidR="005D7027" w:rsidRPr="005D7027" w:rsidRDefault="005D7027" w:rsidP="005D7027">
      <w:pPr>
        <w:spacing w:line="360" w:lineRule="auto"/>
        <w:jc w:val="both"/>
        <w:rPr>
          <w:ins w:id="3359" w:author="Office" w:date="2025-10-26T17:54:00Z" w16du:dateUtc="2025-10-26T17:54:00Z"/>
          <w:rFonts w:ascii="Times New Roman" w:hAnsi="Times New Roman" w:cs="Times New Roman"/>
        </w:rPr>
      </w:pPr>
      <w:ins w:id="3360" w:author="Office" w:date="2025-10-26T17:54:00Z" w16du:dateUtc="2025-10-26T17:54:00Z">
        <w:r w:rsidRPr="005D7027">
          <w:rPr>
            <w:rFonts w:ascii="Times New Roman" w:hAnsi="Times New Roman" w:cs="Times New Roman"/>
          </w:rPr>
          <w:t>def show_realtime_analysis():</w:t>
        </w:r>
      </w:ins>
    </w:p>
    <w:p w14:paraId="3C1F6C34" w14:textId="77777777" w:rsidR="005D7027" w:rsidRPr="005D7027" w:rsidRDefault="005D7027" w:rsidP="005D7027">
      <w:pPr>
        <w:spacing w:line="360" w:lineRule="auto"/>
        <w:jc w:val="both"/>
        <w:rPr>
          <w:ins w:id="3361" w:author="Office" w:date="2025-10-26T17:54:00Z" w16du:dateUtc="2025-10-26T17:54:00Z"/>
          <w:rFonts w:ascii="Times New Roman" w:hAnsi="Times New Roman" w:cs="Times New Roman"/>
        </w:rPr>
      </w:pPr>
      <w:ins w:id="3362" w:author="Office" w:date="2025-10-26T17:54:00Z" w16du:dateUtc="2025-10-26T17:54:00Z">
        <w:r w:rsidRPr="005D7027">
          <w:rPr>
            <w:rFonts w:ascii="Times New Roman" w:hAnsi="Times New Roman" w:cs="Times New Roman"/>
          </w:rPr>
          <w:t xml:space="preserve">    """Display real-time sentiment analysis"""</w:t>
        </w:r>
      </w:ins>
    </w:p>
    <w:p w14:paraId="1C86D0FF" w14:textId="77777777" w:rsidR="005D7027" w:rsidRPr="005D7027" w:rsidRDefault="005D7027" w:rsidP="005D7027">
      <w:pPr>
        <w:spacing w:line="360" w:lineRule="auto"/>
        <w:jc w:val="both"/>
        <w:rPr>
          <w:ins w:id="3363" w:author="Office" w:date="2025-10-26T17:54:00Z" w16du:dateUtc="2025-10-26T17:54:00Z"/>
          <w:rFonts w:ascii="Times New Roman" w:hAnsi="Times New Roman" w:cs="Times New Roman"/>
        </w:rPr>
      </w:pPr>
      <w:ins w:id="3364" w:author="Office" w:date="2025-10-26T17:54:00Z" w16du:dateUtc="2025-10-26T17:54:00Z">
        <w:r w:rsidRPr="005D7027">
          <w:rPr>
            <w:rFonts w:ascii="Times New Roman" w:hAnsi="Times New Roman" w:cs="Times New Roman"/>
          </w:rPr>
          <w:t xml:space="preserve">    st.header("Real-time Sentiment Analysis")</w:t>
        </w:r>
      </w:ins>
    </w:p>
    <w:p w14:paraId="7B0C92C3" w14:textId="77777777" w:rsidR="005D7027" w:rsidRPr="005D7027" w:rsidRDefault="005D7027" w:rsidP="005D7027">
      <w:pPr>
        <w:spacing w:line="360" w:lineRule="auto"/>
        <w:jc w:val="both"/>
        <w:rPr>
          <w:ins w:id="3365" w:author="Office" w:date="2025-10-26T17:54:00Z" w16du:dateUtc="2025-10-26T17:54:00Z"/>
          <w:rFonts w:ascii="Times New Roman" w:hAnsi="Times New Roman" w:cs="Times New Roman"/>
        </w:rPr>
      </w:pPr>
    </w:p>
    <w:p w14:paraId="2C6731A9" w14:textId="77777777" w:rsidR="005D7027" w:rsidRPr="005D7027" w:rsidRDefault="005D7027" w:rsidP="005D7027">
      <w:pPr>
        <w:spacing w:line="360" w:lineRule="auto"/>
        <w:jc w:val="both"/>
        <w:rPr>
          <w:ins w:id="3366" w:author="Office" w:date="2025-10-26T17:54:00Z" w16du:dateUtc="2025-10-26T17:54:00Z"/>
          <w:rFonts w:ascii="Times New Roman" w:hAnsi="Times New Roman" w:cs="Times New Roman"/>
        </w:rPr>
      </w:pPr>
      <w:ins w:id="3367" w:author="Office" w:date="2025-10-26T17:54:00Z" w16du:dateUtc="2025-10-26T17:54:00Z">
        <w:r w:rsidRPr="005D7027">
          <w:rPr>
            <w:rFonts w:ascii="Times New Roman" w:hAnsi="Times New Roman" w:cs="Times New Roman"/>
          </w:rPr>
          <w:t xml:space="preserve">    # Load latest data</w:t>
        </w:r>
      </w:ins>
    </w:p>
    <w:p w14:paraId="0DE8ECC0" w14:textId="77777777" w:rsidR="005D7027" w:rsidRPr="005D7027" w:rsidRDefault="005D7027" w:rsidP="005D7027">
      <w:pPr>
        <w:spacing w:line="360" w:lineRule="auto"/>
        <w:jc w:val="both"/>
        <w:rPr>
          <w:ins w:id="3368" w:author="Office" w:date="2025-10-26T17:54:00Z" w16du:dateUtc="2025-10-26T17:54:00Z"/>
          <w:rFonts w:ascii="Times New Roman" w:hAnsi="Times New Roman" w:cs="Times New Roman"/>
        </w:rPr>
      </w:pPr>
      <w:ins w:id="3369" w:author="Office" w:date="2025-10-26T17:54:00Z" w16du:dateUtc="2025-10-26T17:54:00Z">
        <w:r w:rsidRPr="005D7027">
          <w:rPr>
            <w:rFonts w:ascii="Times New Roman" w:hAnsi="Times New Roman" w:cs="Times New Roman"/>
          </w:rPr>
          <w:t xml:space="preserve">    latest_sentiment = load_latest_sentiment_data()</w:t>
        </w:r>
      </w:ins>
    </w:p>
    <w:p w14:paraId="3BCF38BF" w14:textId="77777777" w:rsidR="005D7027" w:rsidRPr="005D7027" w:rsidRDefault="005D7027" w:rsidP="005D7027">
      <w:pPr>
        <w:spacing w:line="360" w:lineRule="auto"/>
        <w:jc w:val="both"/>
        <w:rPr>
          <w:ins w:id="3370" w:author="Office" w:date="2025-10-26T17:54:00Z" w16du:dateUtc="2025-10-26T17:54:00Z"/>
          <w:rFonts w:ascii="Times New Roman" w:hAnsi="Times New Roman" w:cs="Times New Roman"/>
        </w:rPr>
      </w:pPr>
      <w:ins w:id="3371" w:author="Office" w:date="2025-10-26T17:54:00Z" w16du:dateUtc="2025-10-26T17:54:00Z">
        <w:r w:rsidRPr="005D7027">
          <w:rPr>
            <w:rFonts w:ascii="Times New Roman" w:hAnsi="Times New Roman" w:cs="Times New Roman"/>
          </w:rPr>
          <w:t xml:space="preserve">    latest_predictions = generate_latest_predictions()</w:t>
        </w:r>
      </w:ins>
    </w:p>
    <w:p w14:paraId="17C0DDAB" w14:textId="77777777" w:rsidR="005D7027" w:rsidRPr="005D7027" w:rsidRDefault="005D7027" w:rsidP="005D7027">
      <w:pPr>
        <w:spacing w:line="360" w:lineRule="auto"/>
        <w:jc w:val="both"/>
        <w:rPr>
          <w:ins w:id="3372" w:author="Office" w:date="2025-10-26T17:54:00Z" w16du:dateUtc="2025-10-26T17:54:00Z"/>
          <w:rFonts w:ascii="Times New Roman" w:hAnsi="Times New Roman" w:cs="Times New Roman"/>
        </w:rPr>
      </w:pPr>
    </w:p>
    <w:p w14:paraId="5D049A46" w14:textId="77777777" w:rsidR="005D7027" w:rsidRPr="005D7027" w:rsidRDefault="005D7027" w:rsidP="005D7027">
      <w:pPr>
        <w:spacing w:line="360" w:lineRule="auto"/>
        <w:jc w:val="both"/>
        <w:rPr>
          <w:ins w:id="3373" w:author="Office" w:date="2025-10-26T17:54:00Z" w16du:dateUtc="2025-10-26T17:54:00Z"/>
          <w:rFonts w:ascii="Times New Roman" w:hAnsi="Times New Roman" w:cs="Times New Roman"/>
        </w:rPr>
      </w:pPr>
      <w:ins w:id="3374" w:author="Office" w:date="2025-10-26T17:54:00Z" w16du:dateUtc="2025-10-26T17:54:00Z">
        <w:r w:rsidRPr="005D7027">
          <w:rPr>
            <w:rFonts w:ascii="Times New Roman" w:hAnsi="Times New Roman" w:cs="Times New Roman"/>
          </w:rPr>
          <w:t xml:space="preserve">    # Display current sentiment</w:t>
        </w:r>
      </w:ins>
    </w:p>
    <w:p w14:paraId="149F4F44" w14:textId="77777777" w:rsidR="005D7027" w:rsidRPr="005D7027" w:rsidRDefault="005D7027" w:rsidP="005D7027">
      <w:pPr>
        <w:spacing w:line="360" w:lineRule="auto"/>
        <w:jc w:val="both"/>
        <w:rPr>
          <w:ins w:id="3375" w:author="Office" w:date="2025-10-26T17:54:00Z" w16du:dateUtc="2025-10-26T17:54:00Z"/>
          <w:rFonts w:ascii="Times New Roman" w:hAnsi="Times New Roman" w:cs="Times New Roman"/>
        </w:rPr>
      </w:pPr>
      <w:ins w:id="3376" w:author="Office" w:date="2025-10-26T17:54:00Z" w16du:dateUtc="2025-10-26T17:54:00Z">
        <w:r w:rsidRPr="005D7027">
          <w:rPr>
            <w:rFonts w:ascii="Times New Roman" w:hAnsi="Times New Roman" w:cs="Times New Roman"/>
          </w:rPr>
          <w:t xml:space="preserve">    col1, col2, col3 = st.columns(3)</w:t>
        </w:r>
      </w:ins>
    </w:p>
    <w:p w14:paraId="3EB0A365" w14:textId="77777777" w:rsidR="005D7027" w:rsidRPr="005D7027" w:rsidRDefault="005D7027" w:rsidP="005D7027">
      <w:pPr>
        <w:spacing w:line="360" w:lineRule="auto"/>
        <w:jc w:val="both"/>
        <w:rPr>
          <w:ins w:id="3377" w:author="Office" w:date="2025-10-26T17:54:00Z" w16du:dateUtc="2025-10-26T17:54:00Z"/>
          <w:rFonts w:ascii="Times New Roman" w:hAnsi="Times New Roman" w:cs="Times New Roman"/>
        </w:rPr>
      </w:pPr>
    </w:p>
    <w:p w14:paraId="19791C4E" w14:textId="77777777" w:rsidR="005D7027" w:rsidRPr="005D7027" w:rsidRDefault="005D7027" w:rsidP="005D7027">
      <w:pPr>
        <w:spacing w:line="360" w:lineRule="auto"/>
        <w:jc w:val="both"/>
        <w:rPr>
          <w:ins w:id="3378" w:author="Office" w:date="2025-10-26T17:54:00Z" w16du:dateUtc="2025-10-26T17:54:00Z"/>
          <w:rFonts w:ascii="Times New Roman" w:hAnsi="Times New Roman" w:cs="Times New Roman"/>
        </w:rPr>
      </w:pPr>
      <w:ins w:id="3379" w:author="Office" w:date="2025-10-26T17:54:00Z" w16du:dateUtc="2025-10-26T17:54:00Z">
        <w:r w:rsidRPr="005D7027">
          <w:rPr>
            <w:rFonts w:ascii="Times New Roman" w:hAnsi="Times New Roman" w:cs="Times New Roman"/>
          </w:rPr>
          <w:t xml:space="preserve">    with col1:</w:t>
        </w:r>
      </w:ins>
    </w:p>
    <w:p w14:paraId="563FA22B" w14:textId="77777777" w:rsidR="005D7027" w:rsidRPr="005D7027" w:rsidRDefault="005D7027" w:rsidP="005D7027">
      <w:pPr>
        <w:spacing w:line="360" w:lineRule="auto"/>
        <w:jc w:val="both"/>
        <w:rPr>
          <w:ins w:id="3380" w:author="Office" w:date="2025-10-26T17:54:00Z" w16du:dateUtc="2025-10-26T17:54:00Z"/>
          <w:rFonts w:ascii="Times New Roman" w:hAnsi="Times New Roman" w:cs="Times New Roman"/>
        </w:rPr>
      </w:pPr>
      <w:ins w:id="3381" w:author="Office" w:date="2025-10-26T17:54:00Z" w16du:dateUtc="2025-10-26T17:54:00Z">
        <w:r w:rsidRPr="005D7027">
          <w:rPr>
            <w:rFonts w:ascii="Times New Roman" w:hAnsi="Times New Roman" w:cs="Times New Roman"/>
          </w:rPr>
          <w:t xml:space="preserve">        st.metric(</w:t>
        </w:r>
      </w:ins>
    </w:p>
    <w:p w14:paraId="623D308C" w14:textId="77777777" w:rsidR="005D7027" w:rsidRPr="005D7027" w:rsidRDefault="005D7027" w:rsidP="005D7027">
      <w:pPr>
        <w:spacing w:line="360" w:lineRule="auto"/>
        <w:jc w:val="both"/>
        <w:rPr>
          <w:ins w:id="3382" w:author="Office" w:date="2025-10-26T17:54:00Z" w16du:dateUtc="2025-10-26T17:54:00Z"/>
          <w:rFonts w:ascii="Times New Roman" w:hAnsi="Times New Roman" w:cs="Times New Roman"/>
        </w:rPr>
      </w:pPr>
      <w:ins w:id="3383" w:author="Office" w:date="2025-10-26T17:54:00Z" w16du:dateUtc="2025-10-26T17:54:00Z">
        <w:r w:rsidRPr="005D7027">
          <w:rPr>
            <w:rFonts w:ascii="Times New Roman" w:hAnsi="Times New Roman" w:cs="Times New Roman"/>
          </w:rPr>
          <w:t xml:space="preserve">            "Overall Sentiment",</w:t>
        </w:r>
      </w:ins>
    </w:p>
    <w:p w14:paraId="607C5E66" w14:textId="77777777" w:rsidR="005D7027" w:rsidRPr="005D7027" w:rsidRDefault="005D7027" w:rsidP="005D7027">
      <w:pPr>
        <w:spacing w:line="360" w:lineRule="auto"/>
        <w:jc w:val="both"/>
        <w:rPr>
          <w:ins w:id="3384" w:author="Office" w:date="2025-10-26T17:54:00Z" w16du:dateUtc="2025-10-26T17:54:00Z"/>
          <w:rFonts w:ascii="Times New Roman" w:hAnsi="Times New Roman" w:cs="Times New Roman"/>
        </w:rPr>
      </w:pPr>
      <w:ins w:id="3385" w:author="Office" w:date="2025-10-26T17:54:00Z" w16du:dateUtc="2025-10-26T17:54:00Z">
        <w:r w:rsidRPr="005D7027">
          <w:rPr>
            <w:rFonts w:ascii="Times New Roman" w:hAnsi="Times New Roman" w:cs="Times New Roman"/>
          </w:rPr>
          <w:t xml:space="preserve">            f"{latest_sentiment['overall']:.3f}",</w:t>
        </w:r>
      </w:ins>
    </w:p>
    <w:p w14:paraId="1E3E4C58" w14:textId="77777777" w:rsidR="005D7027" w:rsidRPr="005D7027" w:rsidRDefault="005D7027" w:rsidP="005D7027">
      <w:pPr>
        <w:spacing w:line="360" w:lineRule="auto"/>
        <w:jc w:val="both"/>
        <w:rPr>
          <w:ins w:id="3386" w:author="Office" w:date="2025-10-26T17:54:00Z" w16du:dateUtc="2025-10-26T17:54:00Z"/>
          <w:rFonts w:ascii="Times New Roman" w:hAnsi="Times New Roman" w:cs="Times New Roman"/>
        </w:rPr>
      </w:pPr>
      <w:ins w:id="3387" w:author="Office" w:date="2025-10-26T17:54:00Z" w16du:dateUtc="2025-10-26T17:54:00Z">
        <w:r w:rsidRPr="005D7027">
          <w:rPr>
            <w:rFonts w:ascii="Times New Roman" w:hAnsi="Times New Roman" w:cs="Times New Roman"/>
          </w:rPr>
          <w:t xml:space="preserve">            f"{latest_sentiment['change']:.3f}"</w:t>
        </w:r>
      </w:ins>
    </w:p>
    <w:p w14:paraId="570384EA" w14:textId="77777777" w:rsidR="005D7027" w:rsidRPr="005D7027" w:rsidRDefault="005D7027" w:rsidP="005D7027">
      <w:pPr>
        <w:spacing w:line="360" w:lineRule="auto"/>
        <w:jc w:val="both"/>
        <w:rPr>
          <w:ins w:id="3388" w:author="Office" w:date="2025-10-26T17:54:00Z" w16du:dateUtc="2025-10-26T17:54:00Z"/>
          <w:rFonts w:ascii="Times New Roman" w:hAnsi="Times New Roman" w:cs="Times New Roman"/>
        </w:rPr>
      </w:pPr>
      <w:ins w:id="3389" w:author="Office" w:date="2025-10-26T17:54:00Z" w16du:dateUtc="2025-10-26T17:54:00Z">
        <w:r w:rsidRPr="005D7027">
          <w:rPr>
            <w:rFonts w:ascii="Times New Roman" w:hAnsi="Times New Roman" w:cs="Times New Roman"/>
          </w:rPr>
          <w:lastRenderedPageBreak/>
          <w:t xml:space="preserve">        )</w:t>
        </w:r>
      </w:ins>
    </w:p>
    <w:p w14:paraId="3D0EE0A5" w14:textId="77777777" w:rsidR="005D7027" w:rsidRPr="005D7027" w:rsidRDefault="005D7027" w:rsidP="005D7027">
      <w:pPr>
        <w:spacing w:line="360" w:lineRule="auto"/>
        <w:jc w:val="both"/>
        <w:rPr>
          <w:ins w:id="3390" w:author="Office" w:date="2025-10-26T17:54:00Z" w16du:dateUtc="2025-10-26T17:54:00Z"/>
          <w:rFonts w:ascii="Times New Roman" w:hAnsi="Times New Roman" w:cs="Times New Roman"/>
        </w:rPr>
      </w:pPr>
    </w:p>
    <w:p w14:paraId="7ECCF966" w14:textId="77777777" w:rsidR="005D7027" w:rsidRPr="005D7027" w:rsidRDefault="005D7027" w:rsidP="005D7027">
      <w:pPr>
        <w:spacing w:line="360" w:lineRule="auto"/>
        <w:jc w:val="both"/>
        <w:rPr>
          <w:ins w:id="3391" w:author="Office" w:date="2025-10-26T17:54:00Z" w16du:dateUtc="2025-10-26T17:54:00Z"/>
          <w:rFonts w:ascii="Times New Roman" w:hAnsi="Times New Roman" w:cs="Times New Roman"/>
        </w:rPr>
      </w:pPr>
      <w:ins w:id="3392" w:author="Office" w:date="2025-10-26T17:54:00Z" w16du:dateUtc="2025-10-26T17:54:00Z">
        <w:r w:rsidRPr="005D7027">
          <w:rPr>
            <w:rFonts w:ascii="Times New Roman" w:hAnsi="Times New Roman" w:cs="Times New Roman"/>
          </w:rPr>
          <w:t xml:space="preserve">    with col2:</w:t>
        </w:r>
      </w:ins>
    </w:p>
    <w:p w14:paraId="1888A7A2" w14:textId="77777777" w:rsidR="005D7027" w:rsidRPr="005D7027" w:rsidRDefault="005D7027" w:rsidP="005D7027">
      <w:pPr>
        <w:spacing w:line="360" w:lineRule="auto"/>
        <w:jc w:val="both"/>
        <w:rPr>
          <w:ins w:id="3393" w:author="Office" w:date="2025-10-26T17:54:00Z" w16du:dateUtc="2025-10-26T17:54:00Z"/>
          <w:rFonts w:ascii="Times New Roman" w:hAnsi="Times New Roman" w:cs="Times New Roman"/>
        </w:rPr>
      </w:pPr>
      <w:ins w:id="3394" w:author="Office" w:date="2025-10-26T17:54:00Z" w16du:dateUtc="2025-10-26T17:54:00Z">
        <w:r w:rsidRPr="005D7027">
          <w:rPr>
            <w:rFonts w:ascii="Times New Roman" w:hAnsi="Times New Roman" w:cs="Times New Roman"/>
          </w:rPr>
          <w:t xml:space="preserve">        st.metric(</w:t>
        </w:r>
      </w:ins>
    </w:p>
    <w:p w14:paraId="4D93A2C7" w14:textId="77777777" w:rsidR="005D7027" w:rsidRPr="005D7027" w:rsidRDefault="005D7027" w:rsidP="005D7027">
      <w:pPr>
        <w:spacing w:line="360" w:lineRule="auto"/>
        <w:jc w:val="both"/>
        <w:rPr>
          <w:ins w:id="3395" w:author="Office" w:date="2025-10-26T17:54:00Z" w16du:dateUtc="2025-10-26T17:54:00Z"/>
          <w:rFonts w:ascii="Times New Roman" w:hAnsi="Times New Roman" w:cs="Times New Roman"/>
        </w:rPr>
      </w:pPr>
      <w:ins w:id="3396" w:author="Office" w:date="2025-10-26T17:54:00Z" w16du:dateUtc="2025-10-26T17:54:00Z">
        <w:r w:rsidRPr="005D7027">
          <w:rPr>
            <w:rFonts w:ascii="Times New Roman" w:hAnsi="Times New Roman" w:cs="Times New Roman"/>
          </w:rPr>
          <w:t xml:space="preserve">            "News Sentiment",</w:t>
        </w:r>
      </w:ins>
    </w:p>
    <w:p w14:paraId="33D89D96" w14:textId="77777777" w:rsidR="005D7027" w:rsidRPr="005D7027" w:rsidRDefault="005D7027" w:rsidP="005D7027">
      <w:pPr>
        <w:spacing w:line="360" w:lineRule="auto"/>
        <w:jc w:val="both"/>
        <w:rPr>
          <w:ins w:id="3397" w:author="Office" w:date="2025-10-26T17:54:00Z" w16du:dateUtc="2025-10-26T17:54:00Z"/>
          <w:rFonts w:ascii="Times New Roman" w:hAnsi="Times New Roman" w:cs="Times New Roman"/>
        </w:rPr>
      </w:pPr>
      <w:ins w:id="3398" w:author="Office" w:date="2025-10-26T17:54:00Z" w16du:dateUtc="2025-10-26T17:54:00Z">
        <w:r w:rsidRPr="005D7027">
          <w:rPr>
            <w:rFonts w:ascii="Times New Roman" w:hAnsi="Times New Roman" w:cs="Times New Roman"/>
          </w:rPr>
          <w:t xml:space="preserve">            f"{latest_sentiment['news']:.3f}",</w:t>
        </w:r>
      </w:ins>
    </w:p>
    <w:p w14:paraId="18224F8C" w14:textId="77777777" w:rsidR="005D7027" w:rsidRPr="005D7027" w:rsidRDefault="005D7027" w:rsidP="005D7027">
      <w:pPr>
        <w:spacing w:line="360" w:lineRule="auto"/>
        <w:jc w:val="both"/>
        <w:rPr>
          <w:ins w:id="3399" w:author="Office" w:date="2025-10-26T17:54:00Z" w16du:dateUtc="2025-10-26T17:54:00Z"/>
          <w:rFonts w:ascii="Times New Roman" w:hAnsi="Times New Roman" w:cs="Times New Roman"/>
        </w:rPr>
      </w:pPr>
      <w:ins w:id="3400" w:author="Office" w:date="2025-10-26T17:54:00Z" w16du:dateUtc="2025-10-26T17:54:00Z">
        <w:r w:rsidRPr="005D7027">
          <w:rPr>
            <w:rFonts w:ascii="Times New Roman" w:hAnsi="Times New Roman" w:cs="Times New Roman"/>
          </w:rPr>
          <w:t xml:space="preserve">            f"{latest_sentiment['news_change']:.3f}"</w:t>
        </w:r>
      </w:ins>
    </w:p>
    <w:p w14:paraId="77526F58" w14:textId="77777777" w:rsidR="005D7027" w:rsidRPr="005D7027" w:rsidRDefault="005D7027" w:rsidP="005D7027">
      <w:pPr>
        <w:spacing w:line="360" w:lineRule="auto"/>
        <w:jc w:val="both"/>
        <w:rPr>
          <w:ins w:id="3401" w:author="Office" w:date="2025-10-26T17:54:00Z" w16du:dateUtc="2025-10-26T17:54:00Z"/>
          <w:rFonts w:ascii="Times New Roman" w:hAnsi="Times New Roman" w:cs="Times New Roman"/>
        </w:rPr>
      </w:pPr>
      <w:ins w:id="3402" w:author="Office" w:date="2025-10-26T17:54:00Z" w16du:dateUtc="2025-10-26T17:54:00Z">
        <w:r w:rsidRPr="005D7027">
          <w:rPr>
            <w:rFonts w:ascii="Times New Roman" w:hAnsi="Times New Roman" w:cs="Times New Roman"/>
          </w:rPr>
          <w:t xml:space="preserve">        )</w:t>
        </w:r>
      </w:ins>
    </w:p>
    <w:p w14:paraId="308679BB" w14:textId="77777777" w:rsidR="005D7027" w:rsidRPr="005D7027" w:rsidRDefault="005D7027" w:rsidP="005D7027">
      <w:pPr>
        <w:spacing w:line="360" w:lineRule="auto"/>
        <w:jc w:val="both"/>
        <w:rPr>
          <w:ins w:id="3403" w:author="Office" w:date="2025-10-26T17:54:00Z" w16du:dateUtc="2025-10-26T17:54:00Z"/>
          <w:rFonts w:ascii="Times New Roman" w:hAnsi="Times New Roman" w:cs="Times New Roman"/>
        </w:rPr>
      </w:pPr>
    </w:p>
    <w:p w14:paraId="31F8D107" w14:textId="77777777" w:rsidR="005D7027" w:rsidRPr="005D7027" w:rsidRDefault="005D7027" w:rsidP="005D7027">
      <w:pPr>
        <w:spacing w:line="360" w:lineRule="auto"/>
        <w:jc w:val="both"/>
        <w:rPr>
          <w:ins w:id="3404" w:author="Office" w:date="2025-10-26T17:54:00Z" w16du:dateUtc="2025-10-26T17:54:00Z"/>
          <w:rFonts w:ascii="Times New Roman" w:hAnsi="Times New Roman" w:cs="Times New Roman"/>
        </w:rPr>
      </w:pPr>
      <w:ins w:id="3405" w:author="Office" w:date="2025-10-26T17:54:00Z" w16du:dateUtc="2025-10-26T17:54:00Z">
        <w:r w:rsidRPr="005D7027">
          <w:rPr>
            <w:rFonts w:ascii="Times New Roman" w:hAnsi="Times New Roman" w:cs="Times New Roman"/>
          </w:rPr>
          <w:t xml:space="preserve">    with col3:</w:t>
        </w:r>
      </w:ins>
    </w:p>
    <w:p w14:paraId="3177C812" w14:textId="77777777" w:rsidR="005D7027" w:rsidRPr="005D7027" w:rsidRDefault="005D7027" w:rsidP="005D7027">
      <w:pPr>
        <w:spacing w:line="360" w:lineRule="auto"/>
        <w:jc w:val="both"/>
        <w:rPr>
          <w:ins w:id="3406" w:author="Office" w:date="2025-10-26T17:54:00Z" w16du:dateUtc="2025-10-26T17:54:00Z"/>
          <w:rFonts w:ascii="Times New Roman" w:hAnsi="Times New Roman" w:cs="Times New Roman"/>
        </w:rPr>
      </w:pPr>
      <w:ins w:id="3407" w:author="Office" w:date="2025-10-26T17:54:00Z" w16du:dateUtc="2025-10-26T17:54:00Z">
        <w:r w:rsidRPr="005D7027">
          <w:rPr>
            <w:rFonts w:ascii="Times New Roman" w:hAnsi="Times New Roman" w:cs="Times New Roman"/>
          </w:rPr>
          <w:t xml:space="preserve">        st.metric(</w:t>
        </w:r>
      </w:ins>
    </w:p>
    <w:p w14:paraId="5B431BCD" w14:textId="77777777" w:rsidR="005D7027" w:rsidRPr="005D7027" w:rsidRDefault="005D7027" w:rsidP="005D7027">
      <w:pPr>
        <w:spacing w:line="360" w:lineRule="auto"/>
        <w:jc w:val="both"/>
        <w:rPr>
          <w:ins w:id="3408" w:author="Office" w:date="2025-10-26T17:54:00Z" w16du:dateUtc="2025-10-26T17:54:00Z"/>
          <w:rFonts w:ascii="Times New Roman" w:hAnsi="Times New Roman" w:cs="Times New Roman"/>
        </w:rPr>
      </w:pPr>
      <w:ins w:id="3409" w:author="Office" w:date="2025-10-26T17:54:00Z" w16du:dateUtc="2025-10-26T17:54:00Z">
        <w:r w:rsidRPr="005D7027">
          <w:rPr>
            <w:rFonts w:ascii="Times New Roman" w:hAnsi="Times New Roman" w:cs="Times New Roman"/>
          </w:rPr>
          <w:t xml:space="preserve">            "Social Sentiment",</w:t>
        </w:r>
      </w:ins>
    </w:p>
    <w:p w14:paraId="388E6954" w14:textId="77777777" w:rsidR="005D7027" w:rsidRPr="005D7027" w:rsidRDefault="005D7027" w:rsidP="005D7027">
      <w:pPr>
        <w:spacing w:line="360" w:lineRule="auto"/>
        <w:jc w:val="both"/>
        <w:rPr>
          <w:ins w:id="3410" w:author="Office" w:date="2025-10-26T17:54:00Z" w16du:dateUtc="2025-10-26T17:54:00Z"/>
          <w:rFonts w:ascii="Times New Roman" w:hAnsi="Times New Roman" w:cs="Times New Roman"/>
        </w:rPr>
      </w:pPr>
      <w:ins w:id="3411" w:author="Office" w:date="2025-10-26T17:54:00Z" w16du:dateUtc="2025-10-26T17:54:00Z">
        <w:r w:rsidRPr="005D7027">
          <w:rPr>
            <w:rFonts w:ascii="Times New Roman" w:hAnsi="Times New Roman" w:cs="Times New Roman"/>
          </w:rPr>
          <w:t xml:space="preserve">            f"{latest_sentiment['social']:.3f}",</w:t>
        </w:r>
      </w:ins>
    </w:p>
    <w:p w14:paraId="4A6B9DE5" w14:textId="77777777" w:rsidR="005D7027" w:rsidRPr="005D7027" w:rsidRDefault="005D7027" w:rsidP="005D7027">
      <w:pPr>
        <w:spacing w:line="360" w:lineRule="auto"/>
        <w:jc w:val="both"/>
        <w:rPr>
          <w:ins w:id="3412" w:author="Office" w:date="2025-10-26T17:54:00Z" w16du:dateUtc="2025-10-26T17:54:00Z"/>
          <w:rFonts w:ascii="Times New Roman" w:hAnsi="Times New Roman" w:cs="Times New Roman"/>
        </w:rPr>
      </w:pPr>
      <w:ins w:id="3413" w:author="Office" w:date="2025-10-26T17:54:00Z" w16du:dateUtc="2025-10-26T17:54:00Z">
        <w:r w:rsidRPr="005D7027">
          <w:rPr>
            <w:rFonts w:ascii="Times New Roman" w:hAnsi="Times New Roman" w:cs="Times New Roman"/>
          </w:rPr>
          <w:t xml:space="preserve">            f"{latest_sentiment['social_change']:.3f}"</w:t>
        </w:r>
      </w:ins>
    </w:p>
    <w:p w14:paraId="1D9546FD" w14:textId="77777777" w:rsidR="005D7027" w:rsidRPr="005D7027" w:rsidRDefault="005D7027" w:rsidP="005D7027">
      <w:pPr>
        <w:spacing w:line="360" w:lineRule="auto"/>
        <w:jc w:val="both"/>
        <w:rPr>
          <w:ins w:id="3414" w:author="Office" w:date="2025-10-26T17:54:00Z" w16du:dateUtc="2025-10-26T17:54:00Z"/>
          <w:rFonts w:ascii="Times New Roman" w:hAnsi="Times New Roman" w:cs="Times New Roman"/>
        </w:rPr>
      </w:pPr>
      <w:ins w:id="3415" w:author="Office" w:date="2025-10-26T17:54:00Z" w16du:dateUtc="2025-10-26T17:54:00Z">
        <w:r w:rsidRPr="005D7027">
          <w:rPr>
            <w:rFonts w:ascii="Times New Roman" w:hAnsi="Times New Roman" w:cs="Times New Roman"/>
          </w:rPr>
          <w:t xml:space="preserve">        )</w:t>
        </w:r>
      </w:ins>
    </w:p>
    <w:p w14:paraId="02D127DD" w14:textId="77777777" w:rsidR="005D7027" w:rsidRPr="005D7027" w:rsidRDefault="005D7027" w:rsidP="005D7027">
      <w:pPr>
        <w:spacing w:line="360" w:lineRule="auto"/>
        <w:jc w:val="both"/>
        <w:rPr>
          <w:ins w:id="3416" w:author="Office" w:date="2025-10-26T17:54:00Z" w16du:dateUtc="2025-10-26T17:54:00Z"/>
          <w:rFonts w:ascii="Times New Roman" w:hAnsi="Times New Roman" w:cs="Times New Roman"/>
        </w:rPr>
      </w:pPr>
    </w:p>
    <w:p w14:paraId="2CF2F57F" w14:textId="77777777" w:rsidR="005D7027" w:rsidRPr="005D7027" w:rsidRDefault="005D7027" w:rsidP="005D7027">
      <w:pPr>
        <w:spacing w:line="360" w:lineRule="auto"/>
        <w:jc w:val="both"/>
        <w:rPr>
          <w:ins w:id="3417" w:author="Office" w:date="2025-10-26T17:54:00Z" w16du:dateUtc="2025-10-26T17:54:00Z"/>
          <w:rFonts w:ascii="Times New Roman" w:hAnsi="Times New Roman" w:cs="Times New Roman"/>
        </w:rPr>
      </w:pPr>
      <w:ins w:id="3418" w:author="Office" w:date="2025-10-26T17:54:00Z" w16du:dateUtc="2025-10-26T17:54:00Z">
        <w:r w:rsidRPr="005D7027">
          <w:rPr>
            <w:rFonts w:ascii="Times New Roman" w:hAnsi="Times New Roman" w:cs="Times New Roman"/>
          </w:rPr>
          <w:t xml:space="preserve">    # Predictions table</w:t>
        </w:r>
      </w:ins>
    </w:p>
    <w:p w14:paraId="7FC0C30E" w14:textId="77777777" w:rsidR="005D7027" w:rsidRPr="005D7027" w:rsidRDefault="005D7027" w:rsidP="005D7027">
      <w:pPr>
        <w:spacing w:line="360" w:lineRule="auto"/>
        <w:jc w:val="both"/>
        <w:rPr>
          <w:ins w:id="3419" w:author="Office" w:date="2025-10-26T17:54:00Z" w16du:dateUtc="2025-10-26T17:54:00Z"/>
          <w:rFonts w:ascii="Times New Roman" w:hAnsi="Times New Roman" w:cs="Times New Roman"/>
        </w:rPr>
      </w:pPr>
      <w:ins w:id="3420" w:author="Office" w:date="2025-10-26T17:54:00Z" w16du:dateUtc="2025-10-26T17:54:00Z">
        <w:r w:rsidRPr="005D7027">
          <w:rPr>
            <w:rFonts w:ascii="Times New Roman" w:hAnsi="Times New Roman" w:cs="Times New Roman"/>
          </w:rPr>
          <w:t xml:space="preserve">    st.subheader("Stock Price Predictions")</w:t>
        </w:r>
      </w:ins>
    </w:p>
    <w:p w14:paraId="2107F097" w14:textId="77777777" w:rsidR="005D7027" w:rsidRPr="005D7027" w:rsidRDefault="005D7027" w:rsidP="005D7027">
      <w:pPr>
        <w:spacing w:line="360" w:lineRule="auto"/>
        <w:jc w:val="both"/>
        <w:rPr>
          <w:ins w:id="3421" w:author="Office" w:date="2025-10-26T17:54:00Z" w16du:dateUtc="2025-10-26T17:54:00Z"/>
          <w:rFonts w:ascii="Times New Roman" w:hAnsi="Times New Roman" w:cs="Times New Roman"/>
        </w:rPr>
      </w:pPr>
      <w:ins w:id="3422" w:author="Office" w:date="2025-10-26T17:54:00Z" w16du:dateUtc="2025-10-26T17:54:00Z">
        <w:r w:rsidRPr="005D7027">
          <w:rPr>
            <w:rFonts w:ascii="Times New Roman" w:hAnsi="Times New Roman" w:cs="Times New Roman"/>
          </w:rPr>
          <w:t xml:space="preserve">    st.dataframe(latest_predictions)</w:t>
        </w:r>
      </w:ins>
    </w:p>
    <w:p w14:paraId="48A5981D" w14:textId="77777777" w:rsidR="005D7027" w:rsidRPr="005D7027" w:rsidRDefault="005D7027" w:rsidP="005D7027">
      <w:pPr>
        <w:spacing w:line="360" w:lineRule="auto"/>
        <w:jc w:val="both"/>
        <w:rPr>
          <w:ins w:id="3423" w:author="Office" w:date="2025-10-26T17:54:00Z" w16du:dateUtc="2025-10-26T17:54:00Z"/>
          <w:rFonts w:ascii="Times New Roman" w:hAnsi="Times New Roman" w:cs="Times New Roman"/>
        </w:rPr>
      </w:pPr>
    </w:p>
    <w:p w14:paraId="13C96069" w14:textId="77777777" w:rsidR="005D7027" w:rsidRPr="005D7027" w:rsidRDefault="005D7027" w:rsidP="005D7027">
      <w:pPr>
        <w:spacing w:line="360" w:lineRule="auto"/>
        <w:jc w:val="both"/>
        <w:rPr>
          <w:ins w:id="3424" w:author="Office" w:date="2025-10-26T17:54:00Z" w16du:dateUtc="2025-10-26T17:54:00Z"/>
          <w:rFonts w:ascii="Times New Roman" w:hAnsi="Times New Roman" w:cs="Times New Roman"/>
        </w:rPr>
      </w:pPr>
      <w:ins w:id="3425" w:author="Office" w:date="2025-10-26T17:54:00Z" w16du:dateUtc="2025-10-26T17:54:00Z">
        <w:r w:rsidRPr="005D7027">
          <w:rPr>
            <w:rFonts w:ascii="Times New Roman" w:hAnsi="Times New Roman" w:cs="Times New Roman"/>
          </w:rPr>
          <w:t xml:space="preserve">    # Sentiment trends</w:t>
        </w:r>
      </w:ins>
    </w:p>
    <w:p w14:paraId="2F8467C0" w14:textId="77777777" w:rsidR="005D7027" w:rsidRPr="005D7027" w:rsidRDefault="005D7027" w:rsidP="005D7027">
      <w:pPr>
        <w:spacing w:line="360" w:lineRule="auto"/>
        <w:jc w:val="both"/>
        <w:rPr>
          <w:ins w:id="3426" w:author="Office" w:date="2025-10-26T17:54:00Z" w16du:dateUtc="2025-10-26T17:54:00Z"/>
          <w:rFonts w:ascii="Times New Roman" w:hAnsi="Times New Roman" w:cs="Times New Roman"/>
        </w:rPr>
      </w:pPr>
      <w:ins w:id="3427" w:author="Office" w:date="2025-10-26T17:54:00Z" w16du:dateUtc="2025-10-26T17:54:00Z">
        <w:r w:rsidRPr="005D7027">
          <w:rPr>
            <w:rFonts w:ascii="Times New Roman" w:hAnsi="Times New Roman" w:cs="Times New Roman"/>
          </w:rPr>
          <w:lastRenderedPageBreak/>
          <w:t xml:space="preserve">    st.subheader("Sentiment Trends")</w:t>
        </w:r>
      </w:ins>
    </w:p>
    <w:p w14:paraId="058CEECB" w14:textId="77777777" w:rsidR="005D7027" w:rsidRPr="005D7027" w:rsidRDefault="005D7027" w:rsidP="005D7027">
      <w:pPr>
        <w:spacing w:line="360" w:lineRule="auto"/>
        <w:jc w:val="both"/>
        <w:rPr>
          <w:ins w:id="3428" w:author="Office" w:date="2025-10-26T17:54:00Z" w16du:dateUtc="2025-10-26T17:54:00Z"/>
          <w:rFonts w:ascii="Times New Roman" w:hAnsi="Times New Roman" w:cs="Times New Roman"/>
        </w:rPr>
      </w:pPr>
      <w:ins w:id="3429" w:author="Office" w:date="2025-10-26T17:54:00Z" w16du:dateUtc="2025-10-26T17:54:00Z">
        <w:r w:rsidRPr="005D7027">
          <w:rPr>
            <w:rFonts w:ascii="Times New Roman" w:hAnsi="Times New Roman" w:cs="Times New Roman"/>
          </w:rPr>
          <w:t xml:space="preserve">    sentiment_chart = create_sentiment_trend_chart()</w:t>
        </w:r>
      </w:ins>
    </w:p>
    <w:p w14:paraId="0AB1A483" w14:textId="77777777" w:rsidR="005D7027" w:rsidRPr="005D7027" w:rsidRDefault="005D7027" w:rsidP="005D7027">
      <w:pPr>
        <w:spacing w:line="360" w:lineRule="auto"/>
        <w:jc w:val="both"/>
        <w:rPr>
          <w:ins w:id="3430" w:author="Office" w:date="2025-10-26T17:54:00Z" w16du:dateUtc="2025-10-26T17:54:00Z"/>
          <w:rFonts w:ascii="Times New Roman" w:hAnsi="Times New Roman" w:cs="Times New Roman"/>
        </w:rPr>
      </w:pPr>
      <w:ins w:id="3431" w:author="Office" w:date="2025-10-26T17:54:00Z" w16du:dateUtc="2025-10-26T17:54:00Z">
        <w:r w:rsidRPr="005D7027">
          <w:rPr>
            <w:rFonts w:ascii="Times New Roman" w:hAnsi="Times New Roman" w:cs="Times New Roman"/>
          </w:rPr>
          <w:t xml:space="preserve">    st.plotly_chart(sentiment_chart, use_container_width=True)</w:t>
        </w:r>
      </w:ins>
    </w:p>
    <w:p w14:paraId="5C00E2FF" w14:textId="77777777" w:rsidR="005D7027" w:rsidRPr="005D7027" w:rsidRDefault="005D7027" w:rsidP="005D7027">
      <w:pPr>
        <w:spacing w:line="360" w:lineRule="auto"/>
        <w:jc w:val="both"/>
        <w:rPr>
          <w:ins w:id="3432" w:author="Office" w:date="2025-10-26T17:54:00Z" w16du:dateUtc="2025-10-26T17:54:00Z"/>
          <w:rFonts w:ascii="Times New Roman" w:hAnsi="Times New Roman" w:cs="Times New Roman"/>
        </w:rPr>
      </w:pPr>
    </w:p>
    <w:p w14:paraId="29112D53" w14:textId="77777777" w:rsidR="005D7027" w:rsidRPr="005D7027" w:rsidRDefault="005D7027" w:rsidP="005D7027">
      <w:pPr>
        <w:spacing w:line="360" w:lineRule="auto"/>
        <w:jc w:val="both"/>
        <w:rPr>
          <w:ins w:id="3433" w:author="Office" w:date="2025-10-26T17:54:00Z" w16du:dateUtc="2025-10-26T17:54:00Z"/>
          <w:rFonts w:ascii="Times New Roman" w:hAnsi="Times New Roman" w:cs="Times New Roman"/>
        </w:rPr>
      </w:pPr>
      <w:ins w:id="3434" w:author="Office" w:date="2025-10-26T17:54:00Z" w16du:dateUtc="2025-10-26T17:54:00Z">
        <w:r w:rsidRPr="005D7027">
          <w:rPr>
            <w:rFonts w:ascii="Times New Roman" w:hAnsi="Times New Roman" w:cs="Times New Roman"/>
          </w:rPr>
          <w:t>if __name__ == "__main__":</w:t>
        </w:r>
      </w:ins>
    </w:p>
    <w:p w14:paraId="13049715" w14:textId="77777777" w:rsidR="005D7027" w:rsidRPr="005D7027" w:rsidRDefault="005D7027" w:rsidP="005D7027">
      <w:pPr>
        <w:spacing w:line="360" w:lineRule="auto"/>
        <w:jc w:val="both"/>
        <w:rPr>
          <w:ins w:id="3435" w:author="Office" w:date="2025-10-26T17:54:00Z" w16du:dateUtc="2025-10-26T17:54:00Z"/>
          <w:rFonts w:ascii="Times New Roman" w:hAnsi="Times New Roman" w:cs="Times New Roman"/>
        </w:rPr>
      </w:pPr>
      <w:ins w:id="3436" w:author="Office" w:date="2025-10-26T17:54:00Z" w16du:dateUtc="2025-10-26T17:54:00Z">
        <w:r w:rsidRPr="005D7027">
          <w:rPr>
            <w:rFonts w:ascii="Times New Roman" w:hAnsi="Times New Roman" w:cs="Times New Roman"/>
          </w:rPr>
          <w:t xml:space="preserve">    main()</w:t>
        </w:r>
      </w:ins>
    </w:p>
    <w:p w14:paraId="3224B082" w14:textId="77777777" w:rsidR="005D7027" w:rsidRPr="005D7027" w:rsidRDefault="005D7027" w:rsidP="005D7027">
      <w:pPr>
        <w:spacing w:line="360" w:lineRule="auto"/>
        <w:jc w:val="both"/>
        <w:rPr>
          <w:ins w:id="3437" w:author="Office" w:date="2025-10-26T17:54:00Z" w16du:dateUtc="2025-10-26T17:54:00Z"/>
          <w:rFonts w:ascii="Times New Roman" w:hAnsi="Times New Roman" w:cs="Times New Roman"/>
        </w:rPr>
      </w:pPr>
    </w:p>
    <w:p w14:paraId="449447B0" w14:textId="77777777" w:rsidR="005D7027" w:rsidRPr="005D7027" w:rsidRDefault="005D7027" w:rsidP="005D7027">
      <w:pPr>
        <w:spacing w:line="360" w:lineRule="auto"/>
        <w:jc w:val="both"/>
        <w:rPr>
          <w:ins w:id="3438" w:author="Office" w:date="2025-10-26T17:54:00Z" w16du:dateUtc="2025-10-26T17:54:00Z"/>
          <w:rFonts w:ascii="Times New Roman" w:hAnsi="Times New Roman" w:cs="Times New Roman"/>
        </w:rPr>
      </w:pPr>
      <w:ins w:id="3439" w:author="Office" w:date="2025-10-26T17:54:00Z" w16du:dateUtc="2025-10-26T17:54:00Z">
        <w:r w:rsidRPr="005D7027">
          <w:rPr>
            <w:rFonts w:ascii="Times New Roman" w:hAnsi="Times New Roman" w:cs="Times New Roman"/>
          </w:rPr>
          <w:t>A.10.2 Automated Data Collection Scripts</w:t>
        </w:r>
      </w:ins>
    </w:p>
    <w:p w14:paraId="078F0A53" w14:textId="77777777" w:rsidR="005D7027" w:rsidRPr="005D7027" w:rsidRDefault="005D7027" w:rsidP="005D7027">
      <w:pPr>
        <w:spacing w:line="360" w:lineRule="auto"/>
        <w:jc w:val="both"/>
        <w:rPr>
          <w:ins w:id="3440" w:author="Office" w:date="2025-10-26T17:54:00Z" w16du:dateUtc="2025-10-26T17:54:00Z"/>
          <w:rFonts w:ascii="Times New Roman" w:hAnsi="Times New Roman" w:cs="Times New Roman"/>
        </w:rPr>
      </w:pPr>
    </w:p>
    <w:p w14:paraId="158BCE66" w14:textId="77777777" w:rsidR="005D7027" w:rsidRPr="005D7027" w:rsidRDefault="005D7027" w:rsidP="005D7027">
      <w:pPr>
        <w:spacing w:line="360" w:lineRule="auto"/>
        <w:jc w:val="both"/>
        <w:rPr>
          <w:ins w:id="3441" w:author="Office" w:date="2025-10-26T17:54:00Z" w16du:dateUtc="2025-10-26T17:54:00Z"/>
          <w:rFonts w:ascii="Times New Roman" w:hAnsi="Times New Roman" w:cs="Times New Roman"/>
        </w:rPr>
      </w:pPr>
      <w:ins w:id="3442" w:author="Office" w:date="2025-10-26T17:54:00Z" w16du:dateUtc="2025-10-26T17:54:00Z">
        <w:r w:rsidRPr="005D7027">
          <w:rPr>
            <w:rFonts w:ascii="Times New Roman" w:hAnsi="Times New Roman" w:cs="Times New Roman"/>
          </w:rPr>
          <w:t>Production Data Collection:</w:t>
        </w:r>
      </w:ins>
    </w:p>
    <w:p w14:paraId="2F79D408" w14:textId="77777777" w:rsidR="005D7027" w:rsidRPr="005D7027" w:rsidRDefault="005D7027" w:rsidP="005D7027">
      <w:pPr>
        <w:spacing w:line="360" w:lineRule="auto"/>
        <w:jc w:val="both"/>
        <w:rPr>
          <w:ins w:id="3443" w:author="Office" w:date="2025-10-26T17:54:00Z" w16du:dateUtc="2025-10-26T17:54:00Z"/>
          <w:rFonts w:ascii="Times New Roman" w:hAnsi="Times New Roman" w:cs="Times New Roman"/>
        </w:rPr>
      </w:pPr>
    </w:p>
    <w:p w14:paraId="6FC7FA7D" w14:textId="77777777" w:rsidR="005D7027" w:rsidRPr="005D7027" w:rsidRDefault="005D7027" w:rsidP="005D7027">
      <w:pPr>
        <w:spacing w:line="360" w:lineRule="auto"/>
        <w:jc w:val="both"/>
        <w:rPr>
          <w:ins w:id="3444" w:author="Office" w:date="2025-10-26T17:54:00Z" w16du:dateUtc="2025-10-26T17:54:00Z"/>
          <w:rFonts w:ascii="Times New Roman" w:hAnsi="Times New Roman" w:cs="Times New Roman"/>
        </w:rPr>
      </w:pPr>
      <w:ins w:id="3445" w:author="Office" w:date="2025-10-26T17:54:00Z" w16du:dateUtc="2025-10-26T17:54:00Z">
        <w:r w:rsidRPr="005D7027">
          <w:rPr>
            <w:rFonts w:ascii="Times New Roman" w:hAnsi="Times New Roman" w:cs="Times New Roman"/>
          </w:rPr>
          <w:t># Automated data collection scheduler</w:t>
        </w:r>
      </w:ins>
    </w:p>
    <w:p w14:paraId="65E18777" w14:textId="77777777" w:rsidR="005D7027" w:rsidRPr="005D7027" w:rsidRDefault="005D7027" w:rsidP="005D7027">
      <w:pPr>
        <w:spacing w:line="360" w:lineRule="auto"/>
        <w:jc w:val="both"/>
        <w:rPr>
          <w:ins w:id="3446" w:author="Office" w:date="2025-10-26T17:54:00Z" w16du:dateUtc="2025-10-26T17:54:00Z"/>
          <w:rFonts w:ascii="Times New Roman" w:hAnsi="Times New Roman" w:cs="Times New Roman"/>
        </w:rPr>
      </w:pPr>
      <w:ins w:id="3447" w:author="Office" w:date="2025-10-26T17:54:00Z" w16du:dateUtc="2025-10-26T17:54:00Z">
        <w:r w:rsidRPr="005D7027">
          <w:rPr>
            <w:rFonts w:ascii="Times New Roman" w:hAnsi="Times New Roman" w:cs="Times New Roman"/>
          </w:rPr>
          <w:t>def run_daily_data_collection():</w:t>
        </w:r>
      </w:ins>
    </w:p>
    <w:p w14:paraId="1816DC64" w14:textId="77777777" w:rsidR="005D7027" w:rsidRPr="005D7027" w:rsidRDefault="005D7027" w:rsidP="005D7027">
      <w:pPr>
        <w:spacing w:line="360" w:lineRule="auto"/>
        <w:jc w:val="both"/>
        <w:rPr>
          <w:ins w:id="3448" w:author="Office" w:date="2025-10-26T17:54:00Z" w16du:dateUtc="2025-10-26T17:54:00Z"/>
          <w:rFonts w:ascii="Times New Roman" w:hAnsi="Times New Roman" w:cs="Times New Roman"/>
        </w:rPr>
      </w:pPr>
      <w:ins w:id="3449" w:author="Office" w:date="2025-10-26T17:54:00Z" w16du:dateUtc="2025-10-26T17:54:00Z">
        <w:r w:rsidRPr="005D7027">
          <w:rPr>
            <w:rFonts w:ascii="Times New Roman" w:hAnsi="Times New Roman" w:cs="Times New Roman"/>
          </w:rPr>
          <w:t xml:space="preserve">    """</w:t>
        </w:r>
      </w:ins>
    </w:p>
    <w:p w14:paraId="40119AFB" w14:textId="77777777" w:rsidR="005D7027" w:rsidRPr="005D7027" w:rsidRDefault="005D7027" w:rsidP="005D7027">
      <w:pPr>
        <w:spacing w:line="360" w:lineRule="auto"/>
        <w:jc w:val="both"/>
        <w:rPr>
          <w:ins w:id="3450" w:author="Office" w:date="2025-10-26T17:54:00Z" w16du:dateUtc="2025-10-26T17:54:00Z"/>
          <w:rFonts w:ascii="Times New Roman" w:hAnsi="Times New Roman" w:cs="Times New Roman"/>
        </w:rPr>
      </w:pPr>
      <w:ins w:id="3451" w:author="Office" w:date="2025-10-26T17:54:00Z" w16du:dateUtc="2025-10-26T17:54:00Z">
        <w:r w:rsidRPr="005D7027">
          <w:rPr>
            <w:rFonts w:ascii="Times New Roman" w:hAnsi="Times New Roman" w:cs="Times New Roman"/>
          </w:rPr>
          <w:t xml:space="preserve">    Daily automated data collection and processing</w:t>
        </w:r>
      </w:ins>
    </w:p>
    <w:p w14:paraId="7E7360ED" w14:textId="77777777" w:rsidR="005D7027" w:rsidRPr="005D7027" w:rsidRDefault="005D7027" w:rsidP="005D7027">
      <w:pPr>
        <w:spacing w:line="360" w:lineRule="auto"/>
        <w:jc w:val="both"/>
        <w:rPr>
          <w:ins w:id="3452" w:author="Office" w:date="2025-10-26T17:54:00Z" w16du:dateUtc="2025-10-26T17:54:00Z"/>
          <w:rFonts w:ascii="Times New Roman" w:hAnsi="Times New Roman" w:cs="Times New Roman"/>
        </w:rPr>
      </w:pPr>
      <w:ins w:id="3453" w:author="Office" w:date="2025-10-26T17:54:00Z" w16du:dateUtc="2025-10-26T17:54:00Z">
        <w:r w:rsidRPr="005D7027">
          <w:rPr>
            <w:rFonts w:ascii="Times New Roman" w:hAnsi="Times New Roman" w:cs="Times New Roman"/>
          </w:rPr>
          <w:t xml:space="preserve">    """</w:t>
        </w:r>
      </w:ins>
    </w:p>
    <w:p w14:paraId="2B5A6AD2" w14:textId="77777777" w:rsidR="005D7027" w:rsidRPr="005D7027" w:rsidRDefault="005D7027" w:rsidP="005D7027">
      <w:pPr>
        <w:spacing w:line="360" w:lineRule="auto"/>
        <w:jc w:val="both"/>
        <w:rPr>
          <w:ins w:id="3454" w:author="Office" w:date="2025-10-26T17:54:00Z" w16du:dateUtc="2025-10-26T17:54:00Z"/>
          <w:rFonts w:ascii="Times New Roman" w:hAnsi="Times New Roman" w:cs="Times New Roman"/>
        </w:rPr>
      </w:pPr>
      <w:ins w:id="3455" w:author="Office" w:date="2025-10-26T17:54:00Z" w16du:dateUtc="2025-10-26T17:54:00Z">
        <w:r w:rsidRPr="005D7027">
          <w:rPr>
            <w:rFonts w:ascii="Times New Roman" w:hAnsi="Times New Roman" w:cs="Times New Roman"/>
          </w:rPr>
          <w:t xml:space="preserve">    try:</w:t>
        </w:r>
      </w:ins>
    </w:p>
    <w:p w14:paraId="46C0C48B" w14:textId="77777777" w:rsidR="005D7027" w:rsidRPr="005D7027" w:rsidRDefault="005D7027" w:rsidP="005D7027">
      <w:pPr>
        <w:spacing w:line="360" w:lineRule="auto"/>
        <w:jc w:val="both"/>
        <w:rPr>
          <w:ins w:id="3456" w:author="Office" w:date="2025-10-26T17:54:00Z" w16du:dateUtc="2025-10-26T17:54:00Z"/>
          <w:rFonts w:ascii="Times New Roman" w:hAnsi="Times New Roman" w:cs="Times New Roman"/>
        </w:rPr>
      </w:pPr>
      <w:ins w:id="3457" w:author="Office" w:date="2025-10-26T17:54:00Z" w16du:dateUtc="2025-10-26T17:54:00Z">
        <w:r w:rsidRPr="005D7027">
          <w:rPr>
            <w:rFonts w:ascii="Times New Roman" w:hAnsi="Times New Roman" w:cs="Times New Roman"/>
          </w:rPr>
          <w:t xml:space="preserve">        print(f"Starting daily data collection: {datetime.now()}")</w:t>
        </w:r>
      </w:ins>
    </w:p>
    <w:p w14:paraId="6C40E28F" w14:textId="77777777" w:rsidR="005D7027" w:rsidRPr="005D7027" w:rsidRDefault="005D7027" w:rsidP="005D7027">
      <w:pPr>
        <w:spacing w:line="360" w:lineRule="auto"/>
        <w:jc w:val="both"/>
        <w:rPr>
          <w:ins w:id="3458" w:author="Office" w:date="2025-10-26T17:54:00Z" w16du:dateUtc="2025-10-26T17:54:00Z"/>
          <w:rFonts w:ascii="Times New Roman" w:hAnsi="Times New Roman" w:cs="Times New Roman"/>
        </w:rPr>
      </w:pPr>
    </w:p>
    <w:p w14:paraId="10406E87" w14:textId="77777777" w:rsidR="005D7027" w:rsidRPr="005D7027" w:rsidRDefault="005D7027" w:rsidP="005D7027">
      <w:pPr>
        <w:spacing w:line="360" w:lineRule="auto"/>
        <w:jc w:val="both"/>
        <w:rPr>
          <w:ins w:id="3459" w:author="Office" w:date="2025-10-26T17:54:00Z" w16du:dateUtc="2025-10-26T17:54:00Z"/>
          <w:rFonts w:ascii="Times New Roman" w:hAnsi="Times New Roman" w:cs="Times New Roman"/>
        </w:rPr>
      </w:pPr>
      <w:ins w:id="3460" w:author="Office" w:date="2025-10-26T17:54:00Z" w16du:dateUtc="2025-10-26T17:54:00Z">
        <w:r w:rsidRPr="005D7027">
          <w:rPr>
            <w:rFonts w:ascii="Times New Roman" w:hAnsi="Times New Roman" w:cs="Times New Roman"/>
          </w:rPr>
          <w:t xml:space="preserve">        # Collect news articles</w:t>
        </w:r>
      </w:ins>
    </w:p>
    <w:p w14:paraId="12DCFE26" w14:textId="77777777" w:rsidR="005D7027" w:rsidRPr="005D7027" w:rsidRDefault="005D7027" w:rsidP="005D7027">
      <w:pPr>
        <w:spacing w:line="360" w:lineRule="auto"/>
        <w:jc w:val="both"/>
        <w:rPr>
          <w:ins w:id="3461" w:author="Office" w:date="2025-10-26T17:54:00Z" w16du:dateUtc="2025-10-26T17:54:00Z"/>
          <w:rFonts w:ascii="Times New Roman" w:hAnsi="Times New Roman" w:cs="Times New Roman"/>
        </w:rPr>
      </w:pPr>
      <w:ins w:id="3462" w:author="Office" w:date="2025-10-26T17:54:00Z" w16du:dateUtc="2025-10-26T17:54:00Z">
        <w:r w:rsidRPr="005D7027">
          <w:rPr>
            <w:rFonts w:ascii="Times New Roman" w:hAnsi="Times New Roman" w:cs="Times New Roman"/>
          </w:rPr>
          <w:t xml:space="preserve">        news_collector = NewsCollector()</w:t>
        </w:r>
      </w:ins>
    </w:p>
    <w:p w14:paraId="430EA7C2" w14:textId="77777777" w:rsidR="005D7027" w:rsidRPr="005D7027" w:rsidRDefault="005D7027" w:rsidP="005D7027">
      <w:pPr>
        <w:spacing w:line="360" w:lineRule="auto"/>
        <w:jc w:val="both"/>
        <w:rPr>
          <w:ins w:id="3463" w:author="Office" w:date="2025-10-26T17:54:00Z" w16du:dateUtc="2025-10-26T17:54:00Z"/>
          <w:rFonts w:ascii="Times New Roman" w:hAnsi="Times New Roman" w:cs="Times New Roman"/>
        </w:rPr>
      </w:pPr>
      <w:ins w:id="3464" w:author="Office" w:date="2025-10-26T17:54:00Z" w16du:dateUtc="2025-10-26T17:54:00Z">
        <w:r w:rsidRPr="005D7027">
          <w:rPr>
            <w:rFonts w:ascii="Times New Roman" w:hAnsi="Times New Roman" w:cs="Times New Roman"/>
          </w:rPr>
          <w:lastRenderedPageBreak/>
          <w:t xml:space="preserve">        new_articles = news_collector.collect_daily_articles()</w:t>
        </w:r>
      </w:ins>
    </w:p>
    <w:p w14:paraId="2446A0E9" w14:textId="77777777" w:rsidR="005D7027" w:rsidRPr="005D7027" w:rsidRDefault="005D7027" w:rsidP="005D7027">
      <w:pPr>
        <w:spacing w:line="360" w:lineRule="auto"/>
        <w:jc w:val="both"/>
        <w:rPr>
          <w:ins w:id="3465" w:author="Office" w:date="2025-10-26T17:54:00Z" w16du:dateUtc="2025-10-26T17:54:00Z"/>
          <w:rFonts w:ascii="Times New Roman" w:hAnsi="Times New Roman" w:cs="Times New Roman"/>
        </w:rPr>
      </w:pPr>
      <w:ins w:id="3466" w:author="Office" w:date="2025-10-26T17:54:00Z" w16du:dateUtc="2025-10-26T17:54:00Z">
        <w:r w:rsidRPr="005D7027">
          <w:rPr>
            <w:rFonts w:ascii="Times New Roman" w:hAnsi="Times New Roman" w:cs="Times New Roman"/>
          </w:rPr>
          <w:t xml:space="preserve">        print(f"Collected {len(new_articles)} new articles")</w:t>
        </w:r>
      </w:ins>
    </w:p>
    <w:p w14:paraId="4497BF8B" w14:textId="77777777" w:rsidR="005D7027" w:rsidRPr="005D7027" w:rsidRDefault="005D7027" w:rsidP="005D7027">
      <w:pPr>
        <w:spacing w:line="360" w:lineRule="auto"/>
        <w:jc w:val="both"/>
        <w:rPr>
          <w:ins w:id="3467" w:author="Office" w:date="2025-10-26T17:54:00Z" w16du:dateUtc="2025-10-26T17:54:00Z"/>
          <w:rFonts w:ascii="Times New Roman" w:hAnsi="Times New Roman" w:cs="Times New Roman"/>
        </w:rPr>
      </w:pPr>
    </w:p>
    <w:p w14:paraId="0C9C1A7B" w14:textId="77777777" w:rsidR="005D7027" w:rsidRPr="005D7027" w:rsidRDefault="005D7027" w:rsidP="005D7027">
      <w:pPr>
        <w:spacing w:line="360" w:lineRule="auto"/>
        <w:jc w:val="both"/>
        <w:rPr>
          <w:ins w:id="3468" w:author="Office" w:date="2025-10-26T17:54:00Z" w16du:dateUtc="2025-10-26T17:54:00Z"/>
          <w:rFonts w:ascii="Times New Roman" w:hAnsi="Times New Roman" w:cs="Times New Roman"/>
        </w:rPr>
      </w:pPr>
      <w:ins w:id="3469" w:author="Office" w:date="2025-10-26T17:54:00Z" w16du:dateUtc="2025-10-26T17:54:00Z">
        <w:r w:rsidRPr="005D7027">
          <w:rPr>
            <w:rFonts w:ascii="Times New Roman" w:hAnsi="Times New Roman" w:cs="Times New Roman"/>
          </w:rPr>
          <w:t xml:space="preserve">        # Collect social media posts</w:t>
        </w:r>
      </w:ins>
    </w:p>
    <w:p w14:paraId="5BB09223" w14:textId="77777777" w:rsidR="005D7027" w:rsidRPr="005D7027" w:rsidRDefault="005D7027" w:rsidP="005D7027">
      <w:pPr>
        <w:spacing w:line="360" w:lineRule="auto"/>
        <w:jc w:val="both"/>
        <w:rPr>
          <w:ins w:id="3470" w:author="Office" w:date="2025-10-26T17:54:00Z" w16du:dateUtc="2025-10-26T17:54:00Z"/>
          <w:rFonts w:ascii="Times New Roman" w:hAnsi="Times New Roman" w:cs="Times New Roman"/>
        </w:rPr>
      </w:pPr>
      <w:ins w:id="3471" w:author="Office" w:date="2025-10-26T17:54:00Z" w16du:dateUtc="2025-10-26T17:54:00Z">
        <w:r w:rsidRPr="005D7027">
          <w:rPr>
            <w:rFonts w:ascii="Times New Roman" w:hAnsi="Times New Roman" w:cs="Times New Roman"/>
          </w:rPr>
          <w:t xml:space="preserve">        social_collector = SocialMediaCollector()</w:t>
        </w:r>
      </w:ins>
    </w:p>
    <w:p w14:paraId="1FE31E0F" w14:textId="77777777" w:rsidR="005D7027" w:rsidRPr="005D7027" w:rsidRDefault="005D7027" w:rsidP="005D7027">
      <w:pPr>
        <w:spacing w:line="360" w:lineRule="auto"/>
        <w:jc w:val="both"/>
        <w:rPr>
          <w:ins w:id="3472" w:author="Office" w:date="2025-10-26T17:54:00Z" w16du:dateUtc="2025-10-26T17:54:00Z"/>
          <w:rFonts w:ascii="Times New Roman" w:hAnsi="Times New Roman" w:cs="Times New Roman"/>
        </w:rPr>
      </w:pPr>
      <w:ins w:id="3473" w:author="Office" w:date="2025-10-26T17:54:00Z" w16du:dateUtc="2025-10-26T17:54:00Z">
        <w:r w:rsidRPr="005D7027">
          <w:rPr>
            <w:rFonts w:ascii="Times New Roman" w:hAnsi="Times New Roman" w:cs="Times New Roman"/>
          </w:rPr>
          <w:t xml:space="preserve">        new_posts = social_collector.collect_daily_posts()</w:t>
        </w:r>
      </w:ins>
    </w:p>
    <w:p w14:paraId="6704FB04" w14:textId="77777777" w:rsidR="005D7027" w:rsidRPr="005D7027" w:rsidRDefault="005D7027" w:rsidP="005D7027">
      <w:pPr>
        <w:spacing w:line="360" w:lineRule="auto"/>
        <w:jc w:val="both"/>
        <w:rPr>
          <w:ins w:id="3474" w:author="Office" w:date="2025-10-26T17:54:00Z" w16du:dateUtc="2025-10-26T17:54:00Z"/>
          <w:rFonts w:ascii="Times New Roman" w:hAnsi="Times New Roman" w:cs="Times New Roman"/>
        </w:rPr>
      </w:pPr>
      <w:ins w:id="3475" w:author="Office" w:date="2025-10-26T17:54:00Z" w16du:dateUtc="2025-10-26T17:54:00Z">
        <w:r w:rsidRPr="005D7027">
          <w:rPr>
            <w:rFonts w:ascii="Times New Roman" w:hAnsi="Times New Roman" w:cs="Times New Roman"/>
          </w:rPr>
          <w:t xml:space="preserve">        print(f"Collected {len(new_posts)} new social media posts")</w:t>
        </w:r>
      </w:ins>
    </w:p>
    <w:p w14:paraId="451EB2ED" w14:textId="77777777" w:rsidR="005D7027" w:rsidRPr="005D7027" w:rsidRDefault="005D7027" w:rsidP="005D7027">
      <w:pPr>
        <w:spacing w:line="360" w:lineRule="auto"/>
        <w:jc w:val="both"/>
        <w:rPr>
          <w:ins w:id="3476" w:author="Office" w:date="2025-10-26T17:54:00Z" w16du:dateUtc="2025-10-26T17:54:00Z"/>
          <w:rFonts w:ascii="Times New Roman" w:hAnsi="Times New Roman" w:cs="Times New Roman"/>
        </w:rPr>
      </w:pPr>
    </w:p>
    <w:p w14:paraId="45C30C35" w14:textId="77777777" w:rsidR="005D7027" w:rsidRPr="005D7027" w:rsidRDefault="005D7027" w:rsidP="005D7027">
      <w:pPr>
        <w:spacing w:line="360" w:lineRule="auto"/>
        <w:jc w:val="both"/>
        <w:rPr>
          <w:ins w:id="3477" w:author="Office" w:date="2025-10-26T17:54:00Z" w16du:dateUtc="2025-10-26T17:54:00Z"/>
          <w:rFonts w:ascii="Times New Roman" w:hAnsi="Times New Roman" w:cs="Times New Roman"/>
        </w:rPr>
      </w:pPr>
      <w:ins w:id="3478" w:author="Office" w:date="2025-10-26T17:54:00Z" w16du:dateUtc="2025-10-26T17:54:00Z">
        <w:r w:rsidRPr="005D7027">
          <w:rPr>
            <w:rFonts w:ascii="Times New Roman" w:hAnsi="Times New Roman" w:cs="Times New Roman"/>
          </w:rPr>
          <w:t xml:space="preserve">        # Process sentiment</w:t>
        </w:r>
      </w:ins>
    </w:p>
    <w:p w14:paraId="66B82C7C" w14:textId="77777777" w:rsidR="005D7027" w:rsidRPr="005D7027" w:rsidRDefault="005D7027" w:rsidP="005D7027">
      <w:pPr>
        <w:spacing w:line="360" w:lineRule="auto"/>
        <w:jc w:val="both"/>
        <w:rPr>
          <w:ins w:id="3479" w:author="Office" w:date="2025-10-26T17:54:00Z" w16du:dateUtc="2025-10-26T17:54:00Z"/>
          <w:rFonts w:ascii="Times New Roman" w:hAnsi="Times New Roman" w:cs="Times New Roman"/>
        </w:rPr>
      </w:pPr>
      <w:ins w:id="3480" w:author="Office" w:date="2025-10-26T17:54:00Z" w16du:dateUtc="2025-10-26T17:54:00Z">
        <w:r w:rsidRPr="005D7027">
          <w:rPr>
            <w:rFonts w:ascii="Times New Roman" w:hAnsi="Times New Roman" w:cs="Times New Roman"/>
          </w:rPr>
          <w:t xml:space="preserve">        sentiment_processor = SentimentProcessor()</w:t>
        </w:r>
      </w:ins>
    </w:p>
    <w:p w14:paraId="428F8C14" w14:textId="77777777" w:rsidR="005D7027" w:rsidRPr="005D7027" w:rsidRDefault="005D7027" w:rsidP="005D7027">
      <w:pPr>
        <w:spacing w:line="360" w:lineRule="auto"/>
        <w:jc w:val="both"/>
        <w:rPr>
          <w:ins w:id="3481" w:author="Office" w:date="2025-10-26T17:54:00Z" w16du:dateUtc="2025-10-26T17:54:00Z"/>
          <w:rFonts w:ascii="Times New Roman" w:hAnsi="Times New Roman" w:cs="Times New Roman"/>
        </w:rPr>
      </w:pPr>
      <w:ins w:id="3482" w:author="Office" w:date="2025-10-26T17:54:00Z" w16du:dateUtc="2025-10-26T17:54:00Z">
        <w:r w:rsidRPr="005D7027">
          <w:rPr>
            <w:rFonts w:ascii="Times New Roman" w:hAnsi="Times New Roman" w:cs="Times New Roman"/>
          </w:rPr>
          <w:t xml:space="preserve">        news_sentiment = sentiment_processor.process_news(new_articles)</w:t>
        </w:r>
      </w:ins>
    </w:p>
    <w:p w14:paraId="17FDBED9" w14:textId="77777777" w:rsidR="005D7027" w:rsidRPr="005D7027" w:rsidRDefault="005D7027" w:rsidP="005D7027">
      <w:pPr>
        <w:spacing w:line="360" w:lineRule="auto"/>
        <w:jc w:val="both"/>
        <w:rPr>
          <w:ins w:id="3483" w:author="Office" w:date="2025-10-26T17:54:00Z" w16du:dateUtc="2025-10-26T17:54:00Z"/>
          <w:rFonts w:ascii="Times New Roman" w:hAnsi="Times New Roman" w:cs="Times New Roman"/>
        </w:rPr>
      </w:pPr>
      <w:ins w:id="3484" w:author="Office" w:date="2025-10-26T17:54:00Z" w16du:dateUtc="2025-10-26T17:54:00Z">
        <w:r w:rsidRPr="005D7027">
          <w:rPr>
            <w:rFonts w:ascii="Times New Roman" w:hAnsi="Times New Roman" w:cs="Times New Roman"/>
          </w:rPr>
          <w:t xml:space="preserve">        social_sentiment = sentiment_processor.process_social(new_posts)</w:t>
        </w:r>
      </w:ins>
    </w:p>
    <w:p w14:paraId="7C8F4DAA" w14:textId="77777777" w:rsidR="005D7027" w:rsidRPr="005D7027" w:rsidRDefault="005D7027" w:rsidP="005D7027">
      <w:pPr>
        <w:spacing w:line="360" w:lineRule="auto"/>
        <w:jc w:val="both"/>
        <w:rPr>
          <w:ins w:id="3485" w:author="Office" w:date="2025-10-26T17:54:00Z" w16du:dateUtc="2025-10-26T17:54:00Z"/>
          <w:rFonts w:ascii="Times New Roman" w:hAnsi="Times New Roman" w:cs="Times New Roman"/>
        </w:rPr>
      </w:pPr>
    </w:p>
    <w:p w14:paraId="20A373DD" w14:textId="77777777" w:rsidR="005D7027" w:rsidRPr="005D7027" w:rsidRDefault="005D7027" w:rsidP="005D7027">
      <w:pPr>
        <w:spacing w:line="360" w:lineRule="auto"/>
        <w:jc w:val="both"/>
        <w:rPr>
          <w:ins w:id="3486" w:author="Office" w:date="2025-10-26T17:54:00Z" w16du:dateUtc="2025-10-26T17:54:00Z"/>
          <w:rFonts w:ascii="Times New Roman" w:hAnsi="Times New Roman" w:cs="Times New Roman"/>
        </w:rPr>
      </w:pPr>
      <w:ins w:id="3487" w:author="Office" w:date="2025-10-26T17:54:00Z" w16du:dateUtc="2025-10-26T17:54:00Z">
        <w:r w:rsidRPr="005D7027">
          <w:rPr>
            <w:rFonts w:ascii="Times New Roman" w:hAnsi="Times New Roman" w:cs="Times New Roman"/>
          </w:rPr>
          <w:t xml:space="preserve">        # Update database</w:t>
        </w:r>
      </w:ins>
    </w:p>
    <w:p w14:paraId="39A09790" w14:textId="77777777" w:rsidR="005D7027" w:rsidRPr="005D7027" w:rsidRDefault="005D7027" w:rsidP="005D7027">
      <w:pPr>
        <w:spacing w:line="360" w:lineRule="auto"/>
        <w:jc w:val="both"/>
        <w:rPr>
          <w:ins w:id="3488" w:author="Office" w:date="2025-10-26T17:54:00Z" w16du:dateUtc="2025-10-26T17:54:00Z"/>
          <w:rFonts w:ascii="Times New Roman" w:hAnsi="Times New Roman" w:cs="Times New Roman"/>
        </w:rPr>
      </w:pPr>
      <w:ins w:id="3489" w:author="Office" w:date="2025-10-26T17:54:00Z" w16du:dateUtc="2025-10-26T17:54:00Z">
        <w:r w:rsidRPr="005D7027">
          <w:rPr>
            <w:rFonts w:ascii="Times New Roman" w:hAnsi="Times New Roman" w:cs="Times New Roman"/>
          </w:rPr>
          <w:t xml:space="preserve">        database_manager = DatabaseManager()</w:t>
        </w:r>
      </w:ins>
    </w:p>
    <w:p w14:paraId="60E34494" w14:textId="77777777" w:rsidR="005D7027" w:rsidRPr="005D7027" w:rsidRDefault="005D7027" w:rsidP="005D7027">
      <w:pPr>
        <w:spacing w:line="360" w:lineRule="auto"/>
        <w:jc w:val="both"/>
        <w:rPr>
          <w:ins w:id="3490" w:author="Office" w:date="2025-10-26T17:54:00Z" w16du:dateUtc="2025-10-26T17:54:00Z"/>
          <w:rFonts w:ascii="Times New Roman" w:hAnsi="Times New Roman" w:cs="Times New Roman"/>
        </w:rPr>
      </w:pPr>
      <w:ins w:id="3491" w:author="Office" w:date="2025-10-26T17:54:00Z" w16du:dateUtc="2025-10-26T17:54:00Z">
        <w:r w:rsidRPr="005D7027">
          <w:rPr>
            <w:rFonts w:ascii="Times New Roman" w:hAnsi="Times New Roman" w:cs="Times New Roman"/>
          </w:rPr>
          <w:t xml:space="preserve">        database_manager.insert_news_data(new_articles, news_sentiment)</w:t>
        </w:r>
      </w:ins>
    </w:p>
    <w:p w14:paraId="09CAD6BB" w14:textId="77777777" w:rsidR="005D7027" w:rsidRPr="005D7027" w:rsidRDefault="005D7027" w:rsidP="005D7027">
      <w:pPr>
        <w:spacing w:line="360" w:lineRule="auto"/>
        <w:jc w:val="both"/>
        <w:rPr>
          <w:ins w:id="3492" w:author="Office" w:date="2025-10-26T17:54:00Z" w16du:dateUtc="2025-10-26T17:54:00Z"/>
          <w:rFonts w:ascii="Times New Roman" w:hAnsi="Times New Roman" w:cs="Times New Roman"/>
        </w:rPr>
      </w:pPr>
      <w:ins w:id="3493" w:author="Office" w:date="2025-10-26T17:54:00Z" w16du:dateUtc="2025-10-26T17:54:00Z">
        <w:r w:rsidRPr="005D7027">
          <w:rPr>
            <w:rFonts w:ascii="Times New Roman" w:hAnsi="Times New Roman" w:cs="Times New Roman"/>
          </w:rPr>
          <w:t xml:space="preserve">        database_manager.insert_social_data(new_posts, social_sentiment)</w:t>
        </w:r>
      </w:ins>
    </w:p>
    <w:p w14:paraId="459C8C2A" w14:textId="77777777" w:rsidR="005D7027" w:rsidRPr="005D7027" w:rsidRDefault="005D7027" w:rsidP="005D7027">
      <w:pPr>
        <w:spacing w:line="360" w:lineRule="auto"/>
        <w:jc w:val="both"/>
        <w:rPr>
          <w:ins w:id="3494" w:author="Office" w:date="2025-10-26T17:54:00Z" w16du:dateUtc="2025-10-26T17:54:00Z"/>
          <w:rFonts w:ascii="Times New Roman" w:hAnsi="Times New Roman" w:cs="Times New Roman"/>
        </w:rPr>
      </w:pPr>
    </w:p>
    <w:p w14:paraId="21BA04FF" w14:textId="77777777" w:rsidR="005D7027" w:rsidRPr="005D7027" w:rsidRDefault="005D7027" w:rsidP="005D7027">
      <w:pPr>
        <w:spacing w:line="360" w:lineRule="auto"/>
        <w:jc w:val="both"/>
        <w:rPr>
          <w:ins w:id="3495" w:author="Office" w:date="2025-10-26T17:54:00Z" w16du:dateUtc="2025-10-26T17:54:00Z"/>
          <w:rFonts w:ascii="Times New Roman" w:hAnsi="Times New Roman" w:cs="Times New Roman"/>
        </w:rPr>
      </w:pPr>
      <w:ins w:id="3496" w:author="Office" w:date="2025-10-26T17:54:00Z" w16du:dateUtc="2025-10-26T17:54:00Z">
        <w:r w:rsidRPr="005D7027">
          <w:rPr>
            <w:rFonts w:ascii="Times New Roman" w:hAnsi="Times New Roman" w:cs="Times New Roman"/>
          </w:rPr>
          <w:t xml:space="preserve">        # Generate new predictions</w:t>
        </w:r>
      </w:ins>
    </w:p>
    <w:p w14:paraId="785E6707" w14:textId="77777777" w:rsidR="005D7027" w:rsidRPr="005D7027" w:rsidRDefault="005D7027" w:rsidP="005D7027">
      <w:pPr>
        <w:spacing w:line="360" w:lineRule="auto"/>
        <w:jc w:val="both"/>
        <w:rPr>
          <w:ins w:id="3497" w:author="Office" w:date="2025-10-26T17:54:00Z" w16du:dateUtc="2025-10-26T17:54:00Z"/>
          <w:rFonts w:ascii="Times New Roman" w:hAnsi="Times New Roman" w:cs="Times New Roman"/>
        </w:rPr>
      </w:pPr>
      <w:ins w:id="3498" w:author="Office" w:date="2025-10-26T17:54:00Z" w16du:dateUtc="2025-10-26T17:54:00Z">
        <w:r w:rsidRPr="005D7027">
          <w:rPr>
            <w:rFonts w:ascii="Times New Roman" w:hAnsi="Times New Roman" w:cs="Times New Roman"/>
          </w:rPr>
          <w:t xml:space="preserve">        predictor = StockPredictor()</w:t>
        </w:r>
      </w:ins>
    </w:p>
    <w:p w14:paraId="58A360D1" w14:textId="77777777" w:rsidR="005D7027" w:rsidRPr="005D7027" w:rsidRDefault="005D7027" w:rsidP="005D7027">
      <w:pPr>
        <w:spacing w:line="360" w:lineRule="auto"/>
        <w:jc w:val="both"/>
        <w:rPr>
          <w:ins w:id="3499" w:author="Office" w:date="2025-10-26T17:54:00Z" w16du:dateUtc="2025-10-26T17:54:00Z"/>
          <w:rFonts w:ascii="Times New Roman" w:hAnsi="Times New Roman" w:cs="Times New Roman"/>
        </w:rPr>
      </w:pPr>
      <w:ins w:id="3500" w:author="Office" w:date="2025-10-26T17:54:00Z" w16du:dateUtc="2025-10-26T17:54:00Z">
        <w:r w:rsidRPr="005D7027">
          <w:rPr>
            <w:rFonts w:ascii="Times New Roman" w:hAnsi="Times New Roman" w:cs="Times New Roman"/>
          </w:rPr>
          <w:t xml:space="preserve">        predictions = predictor.generate_daily_predictions()</w:t>
        </w:r>
      </w:ins>
    </w:p>
    <w:p w14:paraId="0EC613B6" w14:textId="77777777" w:rsidR="005D7027" w:rsidRPr="005D7027" w:rsidRDefault="005D7027" w:rsidP="005D7027">
      <w:pPr>
        <w:spacing w:line="360" w:lineRule="auto"/>
        <w:jc w:val="both"/>
        <w:rPr>
          <w:ins w:id="3501" w:author="Office" w:date="2025-10-26T17:54:00Z" w16du:dateUtc="2025-10-26T17:54:00Z"/>
          <w:rFonts w:ascii="Times New Roman" w:hAnsi="Times New Roman" w:cs="Times New Roman"/>
        </w:rPr>
      </w:pPr>
      <w:ins w:id="3502" w:author="Office" w:date="2025-10-26T17:54:00Z" w16du:dateUtc="2025-10-26T17:54:00Z">
        <w:r w:rsidRPr="005D7027">
          <w:rPr>
            <w:rFonts w:ascii="Times New Roman" w:hAnsi="Times New Roman" w:cs="Times New Roman"/>
          </w:rPr>
          <w:lastRenderedPageBreak/>
          <w:t xml:space="preserve">        database_manager.insert_predictions(predictions)</w:t>
        </w:r>
      </w:ins>
    </w:p>
    <w:p w14:paraId="5FEEE22A" w14:textId="77777777" w:rsidR="005D7027" w:rsidRPr="005D7027" w:rsidRDefault="005D7027" w:rsidP="005D7027">
      <w:pPr>
        <w:spacing w:line="360" w:lineRule="auto"/>
        <w:jc w:val="both"/>
        <w:rPr>
          <w:ins w:id="3503" w:author="Office" w:date="2025-10-26T17:54:00Z" w16du:dateUtc="2025-10-26T17:54:00Z"/>
          <w:rFonts w:ascii="Times New Roman" w:hAnsi="Times New Roman" w:cs="Times New Roman"/>
        </w:rPr>
      </w:pPr>
    </w:p>
    <w:p w14:paraId="6A67562C" w14:textId="77777777" w:rsidR="005D7027" w:rsidRPr="005D7027" w:rsidRDefault="005D7027" w:rsidP="005D7027">
      <w:pPr>
        <w:spacing w:line="360" w:lineRule="auto"/>
        <w:jc w:val="both"/>
        <w:rPr>
          <w:ins w:id="3504" w:author="Office" w:date="2025-10-26T17:54:00Z" w16du:dateUtc="2025-10-26T17:54:00Z"/>
          <w:rFonts w:ascii="Times New Roman" w:hAnsi="Times New Roman" w:cs="Times New Roman"/>
        </w:rPr>
      </w:pPr>
      <w:ins w:id="3505" w:author="Office" w:date="2025-10-26T17:54:00Z" w16du:dateUtc="2025-10-26T17:54:00Z">
        <w:r w:rsidRPr="005D7027">
          <w:rPr>
            <w:rFonts w:ascii="Times New Roman" w:hAnsi="Times New Roman" w:cs="Times New Roman"/>
          </w:rPr>
          <w:t xml:space="preserve">        print("Daily data collection completed successfully")</w:t>
        </w:r>
      </w:ins>
    </w:p>
    <w:p w14:paraId="1961CBED" w14:textId="77777777" w:rsidR="005D7027" w:rsidRPr="005D7027" w:rsidRDefault="005D7027" w:rsidP="005D7027">
      <w:pPr>
        <w:spacing w:line="360" w:lineRule="auto"/>
        <w:jc w:val="both"/>
        <w:rPr>
          <w:ins w:id="3506" w:author="Office" w:date="2025-10-26T17:54:00Z" w16du:dateUtc="2025-10-26T17:54:00Z"/>
          <w:rFonts w:ascii="Times New Roman" w:hAnsi="Times New Roman" w:cs="Times New Roman"/>
        </w:rPr>
      </w:pPr>
    </w:p>
    <w:p w14:paraId="57D8F2D3" w14:textId="77777777" w:rsidR="005D7027" w:rsidRPr="005D7027" w:rsidRDefault="005D7027" w:rsidP="005D7027">
      <w:pPr>
        <w:spacing w:line="360" w:lineRule="auto"/>
        <w:jc w:val="both"/>
        <w:rPr>
          <w:ins w:id="3507" w:author="Office" w:date="2025-10-26T17:54:00Z" w16du:dateUtc="2025-10-26T17:54:00Z"/>
          <w:rFonts w:ascii="Times New Roman" w:hAnsi="Times New Roman" w:cs="Times New Roman"/>
        </w:rPr>
      </w:pPr>
      <w:ins w:id="3508" w:author="Office" w:date="2025-10-26T17:54:00Z" w16du:dateUtc="2025-10-26T17:54:00Z">
        <w:r w:rsidRPr="005D7027">
          <w:rPr>
            <w:rFonts w:ascii="Times New Roman" w:hAnsi="Times New Roman" w:cs="Times New Roman"/>
          </w:rPr>
          <w:t xml:space="preserve">    except Exception as e:</w:t>
        </w:r>
      </w:ins>
    </w:p>
    <w:p w14:paraId="38E87D8B" w14:textId="77777777" w:rsidR="005D7027" w:rsidRPr="005D7027" w:rsidRDefault="005D7027" w:rsidP="005D7027">
      <w:pPr>
        <w:spacing w:line="360" w:lineRule="auto"/>
        <w:jc w:val="both"/>
        <w:rPr>
          <w:ins w:id="3509" w:author="Office" w:date="2025-10-26T17:54:00Z" w16du:dateUtc="2025-10-26T17:54:00Z"/>
          <w:rFonts w:ascii="Times New Roman" w:hAnsi="Times New Roman" w:cs="Times New Roman"/>
        </w:rPr>
      </w:pPr>
      <w:ins w:id="3510" w:author="Office" w:date="2025-10-26T17:54:00Z" w16du:dateUtc="2025-10-26T17:54:00Z">
        <w:r w:rsidRPr="005D7027">
          <w:rPr>
            <w:rFonts w:ascii="Times New Roman" w:hAnsi="Times New Roman" w:cs="Times New Roman"/>
          </w:rPr>
          <w:t xml:space="preserve">        print(f"Error in daily data collection: {str(e)}")</w:t>
        </w:r>
      </w:ins>
    </w:p>
    <w:p w14:paraId="4A24FEC2" w14:textId="77777777" w:rsidR="005D7027" w:rsidRPr="005D7027" w:rsidRDefault="005D7027" w:rsidP="005D7027">
      <w:pPr>
        <w:spacing w:line="360" w:lineRule="auto"/>
        <w:jc w:val="both"/>
        <w:rPr>
          <w:ins w:id="3511" w:author="Office" w:date="2025-10-26T17:54:00Z" w16du:dateUtc="2025-10-26T17:54:00Z"/>
          <w:rFonts w:ascii="Times New Roman" w:hAnsi="Times New Roman" w:cs="Times New Roman"/>
        </w:rPr>
      </w:pPr>
      <w:ins w:id="3512" w:author="Office" w:date="2025-10-26T17:54:00Z" w16du:dateUtc="2025-10-26T17:54:00Z">
        <w:r w:rsidRPr="005D7027">
          <w:rPr>
            <w:rFonts w:ascii="Times New Roman" w:hAnsi="Times New Roman" w:cs="Times New Roman"/>
          </w:rPr>
          <w:t xml:space="preserve">        # Send alert notification</w:t>
        </w:r>
      </w:ins>
    </w:p>
    <w:p w14:paraId="084E3A56" w14:textId="77777777" w:rsidR="005D7027" w:rsidRPr="005D7027" w:rsidRDefault="005D7027" w:rsidP="005D7027">
      <w:pPr>
        <w:spacing w:line="360" w:lineRule="auto"/>
        <w:jc w:val="both"/>
        <w:rPr>
          <w:ins w:id="3513" w:author="Office" w:date="2025-10-26T17:54:00Z" w16du:dateUtc="2025-10-26T17:54:00Z"/>
          <w:rFonts w:ascii="Times New Roman" w:hAnsi="Times New Roman" w:cs="Times New Roman"/>
        </w:rPr>
      </w:pPr>
      <w:ins w:id="3514" w:author="Office" w:date="2025-10-26T17:54:00Z" w16du:dateUtc="2025-10-26T17:54:00Z">
        <w:r w:rsidRPr="005D7027">
          <w:rPr>
            <w:rFonts w:ascii="Times New Roman" w:hAnsi="Times New Roman" w:cs="Times New Roman"/>
          </w:rPr>
          <w:t xml:space="preserve">        send_error_notification(str(e))</w:t>
        </w:r>
      </w:ins>
    </w:p>
    <w:p w14:paraId="3C20B143" w14:textId="77777777" w:rsidR="005D7027" w:rsidRPr="005D7027" w:rsidRDefault="005D7027" w:rsidP="005D7027">
      <w:pPr>
        <w:spacing w:line="360" w:lineRule="auto"/>
        <w:jc w:val="both"/>
        <w:rPr>
          <w:ins w:id="3515" w:author="Office" w:date="2025-10-26T17:54:00Z" w16du:dateUtc="2025-10-26T17:54:00Z"/>
          <w:rFonts w:ascii="Times New Roman" w:hAnsi="Times New Roman" w:cs="Times New Roman"/>
        </w:rPr>
      </w:pPr>
    </w:p>
    <w:p w14:paraId="4D3D1DC6" w14:textId="77777777" w:rsidR="005D7027" w:rsidRPr="005D7027" w:rsidRDefault="005D7027" w:rsidP="005D7027">
      <w:pPr>
        <w:spacing w:line="360" w:lineRule="auto"/>
        <w:jc w:val="both"/>
        <w:rPr>
          <w:ins w:id="3516" w:author="Office" w:date="2025-10-26T17:54:00Z" w16du:dateUtc="2025-10-26T17:54:00Z"/>
          <w:rFonts w:ascii="Times New Roman" w:hAnsi="Times New Roman" w:cs="Times New Roman"/>
        </w:rPr>
      </w:pPr>
      <w:ins w:id="3517" w:author="Office" w:date="2025-10-26T17:54:00Z" w16du:dateUtc="2025-10-26T17:54:00Z">
        <w:r w:rsidRPr="005D7027">
          <w:rPr>
            <w:rFonts w:ascii="Times New Roman" w:hAnsi="Times New Roman" w:cs="Times New Roman"/>
          </w:rPr>
          <w:t>A.11 Replication Instructions</w:t>
        </w:r>
      </w:ins>
    </w:p>
    <w:p w14:paraId="3CAC04E1" w14:textId="77777777" w:rsidR="005D7027" w:rsidRPr="005D7027" w:rsidRDefault="005D7027" w:rsidP="005D7027">
      <w:pPr>
        <w:spacing w:line="360" w:lineRule="auto"/>
        <w:jc w:val="both"/>
        <w:rPr>
          <w:ins w:id="3518" w:author="Office" w:date="2025-10-26T17:54:00Z" w16du:dateUtc="2025-10-26T17:54:00Z"/>
          <w:rFonts w:ascii="Times New Roman" w:hAnsi="Times New Roman" w:cs="Times New Roman"/>
        </w:rPr>
      </w:pPr>
    </w:p>
    <w:p w14:paraId="2E43FE50" w14:textId="77777777" w:rsidR="005D7027" w:rsidRPr="005D7027" w:rsidRDefault="005D7027" w:rsidP="005D7027">
      <w:pPr>
        <w:spacing w:line="360" w:lineRule="auto"/>
        <w:jc w:val="both"/>
        <w:rPr>
          <w:ins w:id="3519" w:author="Office" w:date="2025-10-26T17:54:00Z" w16du:dateUtc="2025-10-26T17:54:00Z"/>
          <w:rFonts w:ascii="Times New Roman" w:hAnsi="Times New Roman" w:cs="Times New Roman"/>
        </w:rPr>
      </w:pPr>
      <w:ins w:id="3520" w:author="Office" w:date="2025-10-26T17:54:00Z" w16du:dateUtc="2025-10-26T17:54:00Z">
        <w:r w:rsidRPr="005D7027">
          <w:rPr>
            <w:rFonts w:ascii="Times New Roman" w:hAnsi="Times New Roman" w:cs="Times New Roman"/>
          </w:rPr>
          <w:t>A.11.1 System Setup</w:t>
        </w:r>
      </w:ins>
    </w:p>
    <w:p w14:paraId="017FFCFC" w14:textId="77777777" w:rsidR="005D7027" w:rsidRPr="005D7027" w:rsidRDefault="005D7027" w:rsidP="005D7027">
      <w:pPr>
        <w:spacing w:line="360" w:lineRule="auto"/>
        <w:jc w:val="both"/>
        <w:rPr>
          <w:ins w:id="3521" w:author="Office" w:date="2025-10-26T17:54:00Z" w16du:dateUtc="2025-10-26T17:54:00Z"/>
          <w:rFonts w:ascii="Times New Roman" w:hAnsi="Times New Roman" w:cs="Times New Roman"/>
        </w:rPr>
      </w:pPr>
    </w:p>
    <w:p w14:paraId="261912AF" w14:textId="77777777" w:rsidR="005D7027" w:rsidRPr="005D7027" w:rsidRDefault="005D7027" w:rsidP="005D7027">
      <w:pPr>
        <w:spacing w:line="360" w:lineRule="auto"/>
        <w:jc w:val="both"/>
        <w:rPr>
          <w:ins w:id="3522" w:author="Office" w:date="2025-10-26T17:54:00Z" w16du:dateUtc="2025-10-26T17:54:00Z"/>
          <w:rFonts w:ascii="Times New Roman" w:hAnsi="Times New Roman" w:cs="Times New Roman"/>
        </w:rPr>
      </w:pPr>
      <w:ins w:id="3523" w:author="Office" w:date="2025-10-26T17:54:00Z" w16du:dateUtc="2025-10-26T17:54:00Z">
        <w:r w:rsidRPr="005D7027">
          <w:rPr>
            <w:rFonts w:ascii="Times New Roman" w:hAnsi="Times New Roman" w:cs="Times New Roman"/>
          </w:rPr>
          <w:t>Complete Installation Guide:</w:t>
        </w:r>
      </w:ins>
    </w:p>
    <w:p w14:paraId="2AEE93D3" w14:textId="77777777" w:rsidR="005D7027" w:rsidRPr="005D7027" w:rsidRDefault="005D7027" w:rsidP="005D7027">
      <w:pPr>
        <w:spacing w:line="360" w:lineRule="auto"/>
        <w:jc w:val="both"/>
        <w:rPr>
          <w:ins w:id="3524" w:author="Office" w:date="2025-10-26T17:54:00Z" w16du:dateUtc="2025-10-26T17:54:00Z"/>
          <w:rFonts w:ascii="Times New Roman" w:hAnsi="Times New Roman" w:cs="Times New Roman"/>
        </w:rPr>
      </w:pPr>
    </w:p>
    <w:p w14:paraId="1DA9D93D" w14:textId="77777777" w:rsidR="005D7027" w:rsidRPr="005D7027" w:rsidRDefault="005D7027" w:rsidP="005D7027">
      <w:pPr>
        <w:spacing w:line="360" w:lineRule="auto"/>
        <w:jc w:val="both"/>
        <w:rPr>
          <w:ins w:id="3525" w:author="Office" w:date="2025-10-26T17:54:00Z" w16du:dateUtc="2025-10-26T17:54:00Z"/>
          <w:rFonts w:ascii="Times New Roman" w:hAnsi="Times New Roman" w:cs="Times New Roman"/>
        </w:rPr>
      </w:pPr>
      <w:ins w:id="3526" w:author="Office" w:date="2025-10-26T17:54:00Z" w16du:dateUtc="2025-10-26T17:54:00Z">
        <w:r w:rsidRPr="005D7027">
          <w:rPr>
            <w:rFonts w:ascii="Times New Roman" w:hAnsi="Times New Roman" w:cs="Times New Roman"/>
          </w:rPr>
          <w:t># 1. Clone the repository</w:t>
        </w:r>
      </w:ins>
    </w:p>
    <w:p w14:paraId="17FFB13F" w14:textId="77777777" w:rsidR="005D7027" w:rsidRPr="005D7027" w:rsidRDefault="005D7027" w:rsidP="005D7027">
      <w:pPr>
        <w:spacing w:line="360" w:lineRule="auto"/>
        <w:jc w:val="both"/>
        <w:rPr>
          <w:ins w:id="3527" w:author="Office" w:date="2025-10-26T17:54:00Z" w16du:dateUtc="2025-10-26T17:54:00Z"/>
          <w:rFonts w:ascii="Times New Roman" w:hAnsi="Times New Roman" w:cs="Times New Roman"/>
        </w:rPr>
      </w:pPr>
      <w:ins w:id="3528" w:author="Office" w:date="2025-10-26T17:54:00Z" w16du:dateUtc="2025-10-26T17:54:00Z">
        <w:r w:rsidRPr="005D7027">
          <w:rPr>
            <w:rFonts w:ascii="Times New Roman" w:hAnsi="Times New Roman" w:cs="Times New Roman"/>
          </w:rPr>
          <w:t>git clone https://github.com/gse-sentiment-analysis/research-code.git</w:t>
        </w:r>
      </w:ins>
    </w:p>
    <w:p w14:paraId="473F82EF" w14:textId="77777777" w:rsidR="005D7027" w:rsidRPr="005D7027" w:rsidRDefault="005D7027" w:rsidP="005D7027">
      <w:pPr>
        <w:spacing w:line="360" w:lineRule="auto"/>
        <w:jc w:val="both"/>
        <w:rPr>
          <w:ins w:id="3529" w:author="Office" w:date="2025-10-26T17:54:00Z" w16du:dateUtc="2025-10-26T17:54:00Z"/>
          <w:rFonts w:ascii="Times New Roman" w:hAnsi="Times New Roman" w:cs="Times New Roman"/>
        </w:rPr>
      </w:pPr>
      <w:ins w:id="3530" w:author="Office" w:date="2025-10-26T17:54:00Z" w16du:dateUtc="2025-10-26T17:54:00Z">
        <w:r w:rsidRPr="005D7027">
          <w:rPr>
            <w:rFonts w:ascii="Times New Roman" w:hAnsi="Times New Roman" w:cs="Times New Roman"/>
          </w:rPr>
          <w:t>cd research-code</w:t>
        </w:r>
      </w:ins>
    </w:p>
    <w:p w14:paraId="6A8EE021" w14:textId="77777777" w:rsidR="005D7027" w:rsidRPr="005D7027" w:rsidRDefault="005D7027" w:rsidP="005D7027">
      <w:pPr>
        <w:spacing w:line="360" w:lineRule="auto"/>
        <w:jc w:val="both"/>
        <w:rPr>
          <w:ins w:id="3531" w:author="Office" w:date="2025-10-26T17:54:00Z" w16du:dateUtc="2025-10-26T17:54:00Z"/>
          <w:rFonts w:ascii="Times New Roman" w:hAnsi="Times New Roman" w:cs="Times New Roman"/>
        </w:rPr>
      </w:pPr>
    </w:p>
    <w:p w14:paraId="0639374C" w14:textId="77777777" w:rsidR="005D7027" w:rsidRPr="005D7027" w:rsidRDefault="005D7027" w:rsidP="005D7027">
      <w:pPr>
        <w:spacing w:line="360" w:lineRule="auto"/>
        <w:jc w:val="both"/>
        <w:rPr>
          <w:ins w:id="3532" w:author="Office" w:date="2025-10-26T17:54:00Z" w16du:dateUtc="2025-10-26T17:54:00Z"/>
          <w:rFonts w:ascii="Times New Roman" w:hAnsi="Times New Roman" w:cs="Times New Roman"/>
        </w:rPr>
      </w:pPr>
      <w:ins w:id="3533" w:author="Office" w:date="2025-10-26T17:54:00Z" w16du:dateUtc="2025-10-26T17:54:00Z">
        <w:r w:rsidRPr="005D7027">
          <w:rPr>
            <w:rFonts w:ascii="Times New Roman" w:hAnsi="Times New Roman" w:cs="Times New Roman"/>
          </w:rPr>
          <w:t># 2. Create virtual environment</w:t>
        </w:r>
      </w:ins>
    </w:p>
    <w:p w14:paraId="5C0B01E6" w14:textId="77777777" w:rsidR="005D7027" w:rsidRPr="005D7027" w:rsidRDefault="005D7027" w:rsidP="005D7027">
      <w:pPr>
        <w:spacing w:line="360" w:lineRule="auto"/>
        <w:jc w:val="both"/>
        <w:rPr>
          <w:ins w:id="3534" w:author="Office" w:date="2025-10-26T17:54:00Z" w16du:dateUtc="2025-10-26T17:54:00Z"/>
          <w:rFonts w:ascii="Times New Roman" w:hAnsi="Times New Roman" w:cs="Times New Roman"/>
        </w:rPr>
      </w:pPr>
      <w:ins w:id="3535" w:author="Office" w:date="2025-10-26T17:54:00Z" w16du:dateUtc="2025-10-26T17:54:00Z">
        <w:r w:rsidRPr="005D7027">
          <w:rPr>
            <w:rFonts w:ascii="Times New Roman" w:hAnsi="Times New Roman" w:cs="Times New Roman"/>
          </w:rPr>
          <w:t>python -m venv gse_sentiment_env</w:t>
        </w:r>
      </w:ins>
    </w:p>
    <w:p w14:paraId="2D54C39A" w14:textId="77777777" w:rsidR="005D7027" w:rsidRPr="005D7027" w:rsidRDefault="005D7027" w:rsidP="005D7027">
      <w:pPr>
        <w:spacing w:line="360" w:lineRule="auto"/>
        <w:jc w:val="both"/>
        <w:rPr>
          <w:ins w:id="3536" w:author="Office" w:date="2025-10-26T17:54:00Z" w16du:dateUtc="2025-10-26T17:54:00Z"/>
          <w:rFonts w:ascii="Times New Roman" w:hAnsi="Times New Roman" w:cs="Times New Roman"/>
        </w:rPr>
      </w:pPr>
      <w:ins w:id="3537" w:author="Office" w:date="2025-10-26T17:54:00Z" w16du:dateUtc="2025-10-26T17:54:00Z">
        <w:r w:rsidRPr="005D7027">
          <w:rPr>
            <w:rFonts w:ascii="Times New Roman" w:hAnsi="Times New Roman" w:cs="Times New Roman"/>
          </w:rPr>
          <w:lastRenderedPageBreak/>
          <w:t>source gse_sentiment_env/bin/activate  # On Windows: gse_sentiment_env\Scripts\activate</w:t>
        </w:r>
      </w:ins>
    </w:p>
    <w:p w14:paraId="27E0A5C4" w14:textId="77777777" w:rsidR="005D7027" w:rsidRPr="005D7027" w:rsidRDefault="005D7027" w:rsidP="005D7027">
      <w:pPr>
        <w:spacing w:line="360" w:lineRule="auto"/>
        <w:jc w:val="both"/>
        <w:rPr>
          <w:ins w:id="3538" w:author="Office" w:date="2025-10-26T17:54:00Z" w16du:dateUtc="2025-10-26T17:54:00Z"/>
          <w:rFonts w:ascii="Times New Roman" w:hAnsi="Times New Roman" w:cs="Times New Roman"/>
        </w:rPr>
      </w:pPr>
    </w:p>
    <w:p w14:paraId="70441A3B" w14:textId="77777777" w:rsidR="005D7027" w:rsidRPr="005D7027" w:rsidRDefault="005D7027" w:rsidP="005D7027">
      <w:pPr>
        <w:spacing w:line="360" w:lineRule="auto"/>
        <w:jc w:val="both"/>
        <w:rPr>
          <w:ins w:id="3539" w:author="Office" w:date="2025-10-26T17:54:00Z" w16du:dateUtc="2025-10-26T17:54:00Z"/>
          <w:rFonts w:ascii="Times New Roman" w:hAnsi="Times New Roman" w:cs="Times New Roman"/>
        </w:rPr>
      </w:pPr>
      <w:ins w:id="3540" w:author="Office" w:date="2025-10-26T17:54:00Z" w16du:dateUtc="2025-10-26T17:54:00Z">
        <w:r w:rsidRPr="005D7027">
          <w:rPr>
            <w:rFonts w:ascii="Times New Roman" w:hAnsi="Times New Roman" w:cs="Times New Roman"/>
          </w:rPr>
          <w:t># 3. Install dependencies</w:t>
        </w:r>
      </w:ins>
    </w:p>
    <w:p w14:paraId="7FAF34F4" w14:textId="77777777" w:rsidR="005D7027" w:rsidRPr="005D7027" w:rsidRDefault="005D7027" w:rsidP="005D7027">
      <w:pPr>
        <w:spacing w:line="360" w:lineRule="auto"/>
        <w:jc w:val="both"/>
        <w:rPr>
          <w:ins w:id="3541" w:author="Office" w:date="2025-10-26T17:54:00Z" w16du:dateUtc="2025-10-26T17:54:00Z"/>
          <w:rFonts w:ascii="Times New Roman" w:hAnsi="Times New Roman" w:cs="Times New Roman"/>
        </w:rPr>
      </w:pPr>
      <w:ins w:id="3542" w:author="Office" w:date="2025-10-26T17:54:00Z" w16du:dateUtc="2025-10-26T17:54:00Z">
        <w:r w:rsidRPr="005D7027">
          <w:rPr>
            <w:rFonts w:ascii="Times New Roman" w:hAnsi="Times New Roman" w:cs="Times New Roman"/>
          </w:rPr>
          <w:t>pip install -r requirements.txt</w:t>
        </w:r>
      </w:ins>
    </w:p>
    <w:p w14:paraId="7F8F67A7" w14:textId="77777777" w:rsidR="005D7027" w:rsidRPr="005D7027" w:rsidRDefault="005D7027" w:rsidP="005D7027">
      <w:pPr>
        <w:spacing w:line="360" w:lineRule="auto"/>
        <w:jc w:val="both"/>
        <w:rPr>
          <w:ins w:id="3543" w:author="Office" w:date="2025-10-26T17:54:00Z" w16du:dateUtc="2025-10-26T17:54:00Z"/>
          <w:rFonts w:ascii="Times New Roman" w:hAnsi="Times New Roman" w:cs="Times New Roman"/>
        </w:rPr>
      </w:pPr>
    </w:p>
    <w:p w14:paraId="3B886AFA" w14:textId="77777777" w:rsidR="005D7027" w:rsidRPr="005D7027" w:rsidRDefault="005D7027" w:rsidP="005D7027">
      <w:pPr>
        <w:spacing w:line="360" w:lineRule="auto"/>
        <w:jc w:val="both"/>
        <w:rPr>
          <w:ins w:id="3544" w:author="Office" w:date="2025-10-26T17:54:00Z" w16du:dateUtc="2025-10-26T17:54:00Z"/>
          <w:rFonts w:ascii="Times New Roman" w:hAnsi="Times New Roman" w:cs="Times New Roman"/>
        </w:rPr>
      </w:pPr>
      <w:ins w:id="3545" w:author="Office" w:date="2025-10-26T17:54:00Z" w16du:dateUtc="2025-10-26T17:54:00Z">
        <w:r w:rsidRPr="005D7027">
          <w:rPr>
            <w:rFonts w:ascii="Times New Roman" w:hAnsi="Times New Roman" w:cs="Times New Roman"/>
          </w:rPr>
          <w:t># 4. Download NLTK data</w:t>
        </w:r>
      </w:ins>
    </w:p>
    <w:p w14:paraId="7B7CD5A7" w14:textId="77777777" w:rsidR="005D7027" w:rsidRPr="005D7027" w:rsidRDefault="005D7027" w:rsidP="005D7027">
      <w:pPr>
        <w:spacing w:line="360" w:lineRule="auto"/>
        <w:jc w:val="both"/>
        <w:rPr>
          <w:ins w:id="3546" w:author="Office" w:date="2025-10-26T17:54:00Z" w16du:dateUtc="2025-10-26T17:54:00Z"/>
          <w:rFonts w:ascii="Times New Roman" w:hAnsi="Times New Roman" w:cs="Times New Roman"/>
        </w:rPr>
      </w:pPr>
      <w:ins w:id="3547" w:author="Office" w:date="2025-10-26T17:54:00Z" w16du:dateUtc="2025-10-26T17:54:00Z">
        <w:r w:rsidRPr="005D7027">
          <w:rPr>
            <w:rFonts w:ascii="Times New Roman" w:hAnsi="Times New Roman" w:cs="Times New Roman"/>
          </w:rPr>
          <w:t>python -c "import nltk; nltk.download('vader_lexicon'); nltk.download('punkt')"</w:t>
        </w:r>
      </w:ins>
    </w:p>
    <w:p w14:paraId="7F1D69E4" w14:textId="77777777" w:rsidR="005D7027" w:rsidRPr="005D7027" w:rsidRDefault="005D7027" w:rsidP="005D7027">
      <w:pPr>
        <w:spacing w:line="360" w:lineRule="auto"/>
        <w:jc w:val="both"/>
        <w:rPr>
          <w:ins w:id="3548" w:author="Office" w:date="2025-10-26T17:54:00Z" w16du:dateUtc="2025-10-26T17:54:00Z"/>
          <w:rFonts w:ascii="Times New Roman" w:hAnsi="Times New Roman" w:cs="Times New Roman"/>
        </w:rPr>
      </w:pPr>
    </w:p>
    <w:p w14:paraId="26744458" w14:textId="77777777" w:rsidR="005D7027" w:rsidRPr="005D7027" w:rsidRDefault="005D7027" w:rsidP="005D7027">
      <w:pPr>
        <w:spacing w:line="360" w:lineRule="auto"/>
        <w:jc w:val="both"/>
        <w:rPr>
          <w:ins w:id="3549" w:author="Office" w:date="2025-10-26T17:54:00Z" w16du:dateUtc="2025-10-26T17:54:00Z"/>
          <w:rFonts w:ascii="Times New Roman" w:hAnsi="Times New Roman" w:cs="Times New Roman"/>
        </w:rPr>
      </w:pPr>
      <w:ins w:id="3550" w:author="Office" w:date="2025-10-26T17:54:00Z" w16du:dateUtc="2025-10-26T17:54:00Z">
        <w:r w:rsidRPr="005D7027">
          <w:rPr>
            <w:rFonts w:ascii="Times New Roman" w:hAnsi="Times New Roman" w:cs="Times New Roman"/>
          </w:rPr>
          <w:t># 5. Set up configuration</w:t>
        </w:r>
      </w:ins>
    </w:p>
    <w:p w14:paraId="556EA8D4" w14:textId="77777777" w:rsidR="005D7027" w:rsidRPr="005D7027" w:rsidRDefault="005D7027" w:rsidP="005D7027">
      <w:pPr>
        <w:spacing w:line="360" w:lineRule="auto"/>
        <w:jc w:val="both"/>
        <w:rPr>
          <w:ins w:id="3551" w:author="Office" w:date="2025-10-26T17:54:00Z" w16du:dateUtc="2025-10-26T17:54:00Z"/>
          <w:rFonts w:ascii="Times New Roman" w:hAnsi="Times New Roman" w:cs="Times New Roman"/>
        </w:rPr>
      </w:pPr>
      <w:ins w:id="3552" w:author="Office" w:date="2025-10-26T17:54:00Z" w16du:dateUtc="2025-10-26T17:54:00Z">
        <w:r w:rsidRPr="005D7027">
          <w:rPr>
            <w:rFonts w:ascii="Times New Roman" w:hAnsi="Times New Roman" w:cs="Times New Roman"/>
          </w:rPr>
          <w:t>cp config.json.example config.json</w:t>
        </w:r>
      </w:ins>
    </w:p>
    <w:p w14:paraId="114FA416" w14:textId="77777777" w:rsidR="005D7027" w:rsidRPr="005D7027" w:rsidRDefault="005D7027" w:rsidP="005D7027">
      <w:pPr>
        <w:spacing w:line="360" w:lineRule="auto"/>
        <w:jc w:val="both"/>
        <w:rPr>
          <w:ins w:id="3553" w:author="Office" w:date="2025-10-26T17:54:00Z" w16du:dateUtc="2025-10-26T17:54:00Z"/>
          <w:rFonts w:ascii="Times New Roman" w:hAnsi="Times New Roman" w:cs="Times New Roman"/>
        </w:rPr>
      </w:pPr>
      <w:ins w:id="3554" w:author="Office" w:date="2025-10-26T17:54:00Z" w16du:dateUtc="2025-10-26T17:54:00Z">
        <w:r w:rsidRPr="005D7027">
          <w:rPr>
            <w:rFonts w:ascii="Times New Roman" w:hAnsi="Times New Roman" w:cs="Times New Roman"/>
          </w:rPr>
          <w:t># Edit config.json with your API keys and preferences</w:t>
        </w:r>
      </w:ins>
    </w:p>
    <w:p w14:paraId="37569604" w14:textId="77777777" w:rsidR="005D7027" w:rsidRPr="005D7027" w:rsidRDefault="005D7027" w:rsidP="005D7027">
      <w:pPr>
        <w:spacing w:line="360" w:lineRule="auto"/>
        <w:jc w:val="both"/>
        <w:rPr>
          <w:ins w:id="3555" w:author="Office" w:date="2025-10-26T17:54:00Z" w16du:dateUtc="2025-10-26T17:54:00Z"/>
          <w:rFonts w:ascii="Times New Roman" w:hAnsi="Times New Roman" w:cs="Times New Roman"/>
        </w:rPr>
      </w:pPr>
    </w:p>
    <w:p w14:paraId="0FC5EFDF" w14:textId="77777777" w:rsidR="005D7027" w:rsidRPr="005D7027" w:rsidRDefault="005D7027" w:rsidP="005D7027">
      <w:pPr>
        <w:spacing w:line="360" w:lineRule="auto"/>
        <w:jc w:val="both"/>
        <w:rPr>
          <w:ins w:id="3556" w:author="Office" w:date="2025-10-26T17:54:00Z" w16du:dateUtc="2025-10-26T17:54:00Z"/>
          <w:rFonts w:ascii="Times New Roman" w:hAnsi="Times New Roman" w:cs="Times New Roman"/>
        </w:rPr>
      </w:pPr>
      <w:ins w:id="3557" w:author="Office" w:date="2025-10-26T17:54:00Z" w16du:dateUtc="2025-10-26T17:54:00Z">
        <w:r w:rsidRPr="005D7027">
          <w:rPr>
            <w:rFonts w:ascii="Times New Roman" w:hAnsi="Times New Roman" w:cs="Times New Roman"/>
          </w:rPr>
          <w:t># 6. Initialize database</w:t>
        </w:r>
      </w:ins>
    </w:p>
    <w:p w14:paraId="378FFE60" w14:textId="77777777" w:rsidR="005D7027" w:rsidRPr="005D7027" w:rsidRDefault="005D7027" w:rsidP="005D7027">
      <w:pPr>
        <w:spacing w:line="360" w:lineRule="auto"/>
        <w:jc w:val="both"/>
        <w:rPr>
          <w:ins w:id="3558" w:author="Office" w:date="2025-10-26T17:54:00Z" w16du:dateUtc="2025-10-26T17:54:00Z"/>
          <w:rFonts w:ascii="Times New Roman" w:hAnsi="Times New Roman" w:cs="Times New Roman"/>
        </w:rPr>
      </w:pPr>
      <w:ins w:id="3559" w:author="Office" w:date="2025-10-26T17:54:00Z" w16du:dateUtc="2025-10-26T17:54:00Z">
        <w:r w:rsidRPr="005D7027">
          <w:rPr>
            <w:rFonts w:ascii="Times New Roman" w:hAnsi="Times New Roman" w:cs="Times New Roman"/>
          </w:rPr>
          <w:t>python setup_and_run.py --init-db</w:t>
        </w:r>
      </w:ins>
    </w:p>
    <w:p w14:paraId="2A1E83D7" w14:textId="77777777" w:rsidR="005D7027" w:rsidRPr="005D7027" w:rsidRDefault="005D7027" w:rsidP="005D7027">
      <w:pPr>
        <w:spacing w:line="360" w:lineRule="auto"/>
        <w:jc w:val="both"/>
        <w:rPr>
          <w:ins w:id="3560" w:author="Office" w:date="2025-10-26T17:54:00Z" w16du:dateUtc="2025-10-26T17:54:00Z"/>
          <w:rFonts w:ascii="Times New Roman" w:hAnsi="Times New Roman" w:cs="Times New Roman"/>
        </w:rPr>
      </w:pPr>
    </w:p>
    <w:p w14:paraId="6FB49636" w14:textId="77777777" w:rsidR="005D7027" w:rsidRPr="005D7027" w:rsidRDefault="005D7027" w:rsidP="005D7027">
      <w:pPr>
        <w:spacing w:line="360" w:lineRule="auto"/>
        <w:jc w:val="both"/>
        <w:rPr>
          <w:ins w:id="3561" w:author="Office" w:date="2025-10-26T17:54:00Z" w16du:dateUtc="2025-10-26T17:54:00Z"/>
          <w:rFonts w:ascii="Times New Roman" w:hAnsi="Times New Roman" w:cs="Times New Roman"/>
        </w:rPr>
      </w:pPr>
      <w:ins w:id="3562" w:author="Office" w:date="2025-10-26T17:54:00Z" w16du:dateUtc="2025-10-26T17:54:00Z">
        <w:r w:rsidRPr="005D7027">
          <w:rPr>
            <w:rFonts w:ascii="Times New Roman" w:hAnsi="Times New Roman" w:cs="Times New Roman"/>
          </w:rPr>
          <w:t># 7. Run initial data collection (optional, uses sample data if skipped)</w:t>
        </w:r>
      </w:ins>
    </w:p>
    <w:p w14:paraId="7DF37DEA" w14:textId="77777777" w:rsidR="005D7027" w:rsidRPr="005D7027" w:rsidRDefault="005D7027" w:rsidP="005D7027">
      <w:pPr>
        <w:spacing w:line="360" w:lineRule="auto"/>
        <w:jc w:val="both"/>
        <w:rPr>
          <w:ins w:id="3563" w:author="Office" w:date="2025-10-26T17:54:00Z" w16du:dateUtc="2025-10-26T17:54:00Z"/>
          <w:rFonts w:ascii="Times New Roman" w:hAnsi="Times New Roman" w:cs="Times New Roman"/>
        </w:rPr>
      </w:pPr>
      <w:ins w:id="3564" w:author="Office" w:date="2025-10-26T17:54:00Z" w16du:dateUtc="2025-10-26T17:54:00Z">
        <w:r w:rsidRPr="005D7027">
          <w:rPr>
            <w:rFonts w:ascii="Times New Roman" w:hAnsi="Times New Roman" w:cs="Times New Roman"/>
          </w:rPr>
          <w:t>python setup_and_run.py --collect-data</w:t>
        </w:r>
      </w:ins>
    </w:p>
    <w:p w14:paraId="01327438" w14:textId="77777777" w:rsidR="005D7027" w:rsidRPr="005D7027" w:rsidRDefault="005D7027" w:rsidP="005D7027">
      <w:pPr>
        <w:spacing w:line="360" w:lineRule="auto"/>
        <w:jc w:val="both"/>
        <w:rPr>
          <w:ins w:id="3565" w:author="Office" w:date="2025-10-26T17:54:00Z" w16du:dateUtc="2025-10-26T17:54:00Z"/>
          <w:rFonts w:ascii="Times New Roman" w:hAnsi="Times New Roman" w:cs="Times New Roman"/>
        </w:rPr>
      </w:pPr>
    </w:p>
    <w:p w14:paraId="07A145B7" w14:textId="77777777" w:rsidR="005D7027" w:rsidRPr="005D7027" w:rsidRDefault="005D7027" w:rsidP="005D7027">
      <w:pPr>
        <w:spacing w:line="360" w:lineRule="auto"/>
        <w:jc w:val="both"/>
        <w:rPr>
          <w:ins w:id="3566" w:author="Office" w:date="2025-10-26T17:54:00Z" w16du:dateUtc="2025-10-26T17:54:00Z"/>
          <w:rFonts w:ascii="Times New Roman" w:hAnsi="Times New Roman" w:cs="Times New Roman"/>
        </w:rPr>
      </w:pPr>
      <w:ins w:id="3567" w:author="Office" w:date="2025-10-26T17:54:00Z" w16du:dateUtc="2025-10-26T17:54:00Z">
        <w:r w:rsidRPr="005D7027">
          <w:rPr>
            <w:rFonts w:ascii="Times New Roman" w:hAnsi="Times New Roman" w:cs="Times New Roman"/>
          </w:rPr>
          <w:t># 8. Train models</w:t>
        </w:r>
      </w:ins>
    </w:p>
    <w:p w14:paraId="50FC27E4" w14:textId="77777777" w:rsidR="005D7027" w:rsidRPr="005D7027" w:rsidRDefault="005D7027" w:rsidP="005D7027">
      <w:pPr>
        <w:spacing w:line="360" w:lineRule="auto"/>
        <w:jc w:val="both"/>
        <w:rPr>
          <w:ins w:id="3568" w:author="Office" w:date="2025-10-26T17:54:00Z" w16du:dateUtc="2025-10-26T17:54:00Z"/>
          <w:rFonts w:ascii="Times New Roman" w:hAnsi="Times New Roman" w:cs="Times New Roman"/>
        </w:rPr>
      </w:pPr>
      <w:ins w:id="3569" w:author="Office" w:date="2025-10-26T17:54:00Z" w16du:dateUtc="2025-10-26T17:54:00Z">
        <w:r w:rsidRPr="005D7027">
          <w:rPr>
            <w:rFonts w:ascii="Times New Roman" w:hAnsi="Times New Roman" w:cs="Times New Roman"/>
          </w:rPr>
          <w:t>python setup_and_run.py --train-models</w:t>
        </w:r>
      </w:ins>
    </w:p>
    <w:p w14:paraId="749333D3" w14:textId="77777777" w:rsidR="005D7027" w:rsidRPr="005D7027" w:rsidRDefault="005D7027" w:rsidP="005D7027">
      <w:pPr>
        <w:spacing w:line="360" w:lineRule="auto"/>
        <w:jc w:val="both"/>
        <w:rPr>
          <w:ins w:id="3570" w:author="Office" w:date="2025-10-26T17:54:00Z" w16du:dateUtc="2025-10-26T17:54:00Z"/>
          <w:rFonts w:ascii="Times New Roman" w:hAnsi="Times New Roman" w:cs="Times New Roman"/>
        </w:rPr>
      </w:pPr>
    </w:p>
    <w:p w14:paraId="4E380DA7" w14:textId="77777777" w:rsidR="005D7027" w:rsidRPr="005D7027" w:rsidRDefault="005D7027" w:rsidP="005D7027">
      <w:pPr>
        <w:spacing w:line="360" w:lineRule="auto"/>
        <w:jc w:val="both"/>
        <w:rPr>
          <w:ins w:id="3571" w:author="Office" w:date="2025-10-26T17:54:00Z" w16du:dateUtc="2025-10-26T17:54:00Z"/>
          <w:rFonts w:ascii="Times New Roman" w:hAnsi="Times New Roman" w:cs="Times New Roman"/>
        </w:rPr>
      </w:pPr>
      <w:ins w:id="3572" w:author="Office" w:date="2025-10-26T17:54:00Z" w16du:dateUtc="2025-10-26T17:54:00Z">
        <w:r w:rsidRPr="005D7027">
          <w:rPr>
            <w:rFonts w:ascii="Times New Roman" w:hAnsi="Times New Roman" w:cs="Times New Roman"/>
          </w:rPr>
          <w:lastRenderedPageBreak/>
          <w:t># 9. Start dashboard</w:t>
        </w:r>
      </w:ins>
    </w:p>
    <w:p w14:paraId="57709E00" w14:textId="77777777" w:rsidR="005D7027" w:rsidRPr="005D7027" w:rsidRDefault="005D7027" w:rsidP="005D7027">
      <w:pPr>
        <w:spacing w:line="360" w:lineRule="auto"/>
        <w:jc w:val="both"/>
        <w:rPr>
          <w:ins w:id="3573" w:author="Office" w:date="2025-10-26T17:54:00Z" w16du:dateUtc="2025-10-26T17:54:00Z"/>
          <w:rFonts w:ascii="Times New Roman" w:hAnsi="Times New Roman" w:cs="Times New Roman"/>
        </w:rPr>
      </w:pPr>
      <w:ins w:id="3574" w:author="Office" w:date="2025-10-26T17:54:00Z" w16du:dateUtc="2025-10-26T17:54:00Z">
        <w:r w:rsidRPr="005D7027">
          <w:rPr>
            <w:rFonts w:ascii="Times New Roman" w:hAnsi="Times New Roman" w:cs="Times New Roman"/>
          </w:rPr>
          <w:t>streamlit run working_dashboard.py</w:t>
        </w:r>
      </w:ins>
    </w:p>
    <w:p w14:paraId="166A5A24" w14:textId="77777777" w:rsidR="005D7027" w:rsidRPr="005D7027" w:rsidRDefault="005D7027" w:rsidP="005D7027">
      <w:pPr>
        <w:spacing w:line="360" w:lineRule="auto"/>
        <w:jc w:val="both"/>
        <w:rPr>
          <w:ins w:id="3575" w:author="Office" w:date="2025-10-26T17:54:00Z" w16du:dateUtc="2025-10-26T17:54:00Z"/>
          <w:rFonts w:ascii="Times New Roman" w:hAnsi="Times New Roman" w:cs="Times New Roman"/>
        </w:rPr>
      </w:pPr>
    </w:p>
    <w:p w14:paraId="0910DF63" w14:textId="77777777" w:rsidR="005D7027" w:rsidRPr="005D7027" w:rsidRDefault="005D7027" w:rsidP="005D7027">
      <w:pPr>
        <w:spacing w:line="360" w:lineRule="auto"/>
        <w:jc w:val="both"/>
        <w:rPr>
          <w:ins w:id="3576" w:author="Office" w:date="2025-10-26T17:54:00Z" w16du:dateUtc="2025-10-26T17:54:00Z"/>
          <w:rFonts w:ascii="Times New Roman" w:hAnsi="Times New Roman" w:cs="Times New Roman"/>
        </w:rPr>
      </w:pPr>
      <w:ins w:id="3577" w:author="Office" w:date="2025-10-26T17:54:00Z" w16du:dateUtc="2025-10-26T17:54:00Z">
        <w:r w:rsidRPr="005D7027">
          <w:rPr>
            <w:rFonts w:ascii="Times New Roman" w:hAnsi="Times New Roman" w:cs="Times New Roman"/>
          </w:rPr>
          <w:t>A.11.2 Reproducing Research Results</w:t>
        </w:r>
      </w:ins>
    </w:p>
    <w:p w14:paraId="6756974E" w14:textId="77777777" w:rsidR="005D7027" w:rsidRPr="005D7027" w:rsidRDefault="005D7027" w:rsidP="005D7027">
      <w:pPr>
        <w:spacing w:line="360" w:lineRule="auto"/>
        <w:jc w:val="both"/>
        <w:rPr>
          <w:ins w:id="3578" w:author="Office" w:date="2025-10-26T17:54:00Z" w16du:dateUtc="2025-10-26T17:54:00Z"/>
          <w:rFonts w:ascii="Times New Roman" w:hAnsi="Times New Roman" w:cs="Times New Roman"/>
        </w:rPr>
      </w:pPr>
    </w:p>
    <w:p w14:paraId="7FF769F7" w14:textId="77777777" w:rsidR="005D7027" w:rsidRPr="005D7027" w:rsidRDefault="005D7027" w:rsidP="005D7027">
      <w:pPr>
        <w:spacing w:line="360" w:lineRule="auto"/>
        <w:jc w:val="both"/>
        <w:rPr>
          <w:ins w:id="3579" w:author="Office" w:date="2025-10-26T17:54:00Z" w16du:dateUtc="2025-10-26T17:54:00Z"/>
          <w:rFonts w:ascii="Times New Roman" w:hAnsi="Times New Roman" w:cs="Times New Roman"/>
        </w:rPr>
      </w:pPr>
      <w:ins w:id="3580" w:author="Office" w:date="2025-10-26T17:54:00Z" w16du:dateUtc="2025-10-26T17:54:00Z">
        <w:r w:rsidRPr="005D7027">
          <w:rPr>
            <w:rFonts w:ascii="Times New Roman" w:hAnsi="Times New Roman" w:cs="Times New Roman"/>
          </w:rPr>
          <w:t>Step-by-Step Replication:</w:t>
        </w:r>
      </w:ins>
    </w:p>
    <w:p w14:paraId="51A938BE" w14:textId="77777777" w:rsidR="005D7027" w:rsidRPr="005D7027" w:rsidRDefault="005D7027" w:rsidP="005D7027">
      <w:pPr>
        <w:spacing w:line="360" w:lineRule="auto"/>
        <w:jc w:val="both"/>
        <w:rPr>
          <w:ins w:id="3581" w:author="Office" w:date="2025-10-26T17:54:00Z" w16du:dateUtc="2025-10-26T17:54:00Z"/>
          <w:rFonts w:ascii="Times New Roman" w:hAnsi="Times New Roman" w:cs="Times New Roman"/>
        </w:rPr>
      </w:pPr>
    </w:p>
    <w:p w14:paraId="63F2AF5B" w14:textId="77777777" w:rsidR="005D7027" w:rsidRPr="005D7027" w:rsidRDefault="005D7027" w:rsidP="005D7027">
      <w:pPr>
        <w:spacing w:line="360" w:lineRule="auto"/>
        <w:jc w:val="both"/>
        <w:rPr>
          <w:ins w:id="3582" w:author="Office" w:date="2025-10-26T17:54:00Z" w16du:dateUtc="2025-10-26T17:54:00Z"/>
          <w:rFonts w:ascii="Times New Roman" w:hAnsi="Times New Roman" w:cs="Times New Roman"/>
        </w:rPr>
      </w:pPr>
      <w:ins w:id="3583" w:author="Office" w:date="2025-10-26T17:54:00Z" w16du:dateUtc="2025-10-26T17:54:00Z">
        <w:r w:rsidRPr="005D7027">
          <w:rPr>
            <w:rFonts w:ascii="Times New Roman" w:hAnsi="Times New Roman" w:cs="Times New Roman"/>
          </w:rPr>
          <w:t># Complete research replication script</w:t>
        </w:r>
      </w:ins>
    </w:p>
    <w:p w14:paraId="703E2A32" w14:textId="77777777" w:rsidR="005D7027" w:rsidRPr="005D7027" w:rsidRDefault="005D7027" w:rsidP="005D7027">
      <w:pPr>
        <w:spacing w:line="360" w:lineRule="auto"/>
        <w:jc w:val="both"/>
        <w:rPr>
          <w:ins w:id="3584" w:author="Office" w:date="2025-10-26T17:54:00Z" w16du:dateUtc="2025-10-26T17:54:00Z"/>
          <w:rFonts w:ascii="Times New Roman" w:hAnsi="Times New Roman" w:cs="Times New Roman"/>
        </w:rPr>
      </w:pPr>
      <w:ins w:id="3585" w:author="Office" w:date="2025-10-26T17:54:00Z" w16du:dateUtc="2025-10-26T17:54:00Z">
        <w:r w:rsidRPr="005D7027">
          <w:rPr>
            <w:rFonts w:ascii="Times New Roman" w:hAnsi="Times New Roman" w:cs="Times New Roman"/>
          </w:rPr>
          <w:t>def reproduce_research_results():</w:t>
        </w:r>
      </w:ins>
    </w:p>
    <w:p w14:paraId="1BE5AED6" w14:textId="77777777" w:rsidR="005D7027" w:rsidRPr="005D7027" w:rsidRDefault="005D7027" w:rsidP="005D7027">
      <w:pPr>
        <w:spacing w:line="360" w:lineRule="auto"/>
        <w:jc w:val="both"/>
        <w:rPr>
          <w:ins w:id="3586" w:author="Office" w:date="2025-10-26T17:54:00Z" w16du:dateUtc="2025-10-26T17:54:00Z"/>
          <w:rFonts w:ascii="Times New Roman" w:hAnsi="Times New Roman" w:cs="Times New Roman"/>
        </w:rPr>
      </w:pPr>
      <w:ins w:id="3587" w:author="Office" w:date="2025-10-26T17:54:00Z" w16du:dateUtc="2025-10-26T17:54:00Z">
        <w:r w:rsidRPr="005D7027">
          <w:rPr>
            <w:rFonts w:ascii="Times New Roman" w:hAnsi="Times New Roman" w:cs="Times New Roman"/>
          </w:rPr>
          <w:t xml:space="preserve">    """</w:t>
        </w:r>
      </w:ins>
    </w:p>
    <w:p w14:paraId="55710628" w14:textId="77777777" w:rsidR="005D7027" w:rsidRPr="005D7027" w:rsidRDefault="005D7027" w:rsidP="005D7027">
      <w:pPr>
        <w:spacing w:line="360" w:lineRule="auto"/>
        <w:jc w:val="both"/>
        <w:rPr>
          <w:ins w:id="3588" w:author="Office" w:date="2025-10-26T17:54:00Z" w16du:dateUtc="2025-10-26T17:54:00Z"/>
          <w:rFonts w:ascii="Times New Roman" w:hAnsi="Times New Roman" w:cs="Times New Roman"/>
        </w:rPr>
      </w:pPr>
      <w:ins w:id="3589" w:author="Office" w:date="2025-10-26T17:54:00Z" w16du:dateUtc="2025-10-26T17:54:00Z">
        <w:r w:rsidRPr="005D7027">
          <w:rPr>
            <w:rFonts w:ascii="Times New Roman" w:hAnsi="Times New Roman" w:cs="Times New Roman"/>
          </w:rPr>
          <w:t xml:space="preserve">    Reproduce all research results presented in Chapter 4</w:t>
        </w:r>
      </w:ins>
    </w:p>
    <w:p w14:paraId="6C061222" w14:textId="77777777" w:rsidR="005D7027" w:rsidRPr="005D7027" w:rsidRDefault="005D7027" w:rsidP="005D7027">
      <w:pPr>
        <w:spacing w:line="360" w:lineRule="auto"/>
        <w:jc w:val="both"/>
        <w:rPr>
          <w:ins w:id="3590" w:author="Office" w:date="2025-10-26T17:54:00Z" w16du:dateUtc="2025-10-26T17:54:00Z"/>
          <w:rFonts w:ascii="Times New Roman" w:hAnsi="Times New Roman" w:cs="Times New Roman"/>
        </w:rPr>
      </w:pPr>
      <w:ins w:id="3591" w:author="Office" w:date="2025-10-26T17:54:00Z" w16du:dateUtc="2025-10-26T17:54:00Z">
        <w:r w:rsidRPr="005D7027">
          <w:rPr>
            <w:rFonts w:ascii="Times New Roman" w:hAnsi="Times New Roman" w:cs="Times New Roman"/>
          </w:rPr>
          <w:t xml:space="preserve">    """</w:t>
        </w:r>
      </w:ins>
    </w:p>
    <w:p w14:paraId="3FF287E1" w14:textId="77777777" w:rsidR="005D7027" w:rsidRPr="005D7027" w:rsidRDefault="005D7027" w:rsidP="005D7027">
      <w:pPr>
        <w:spacing w:line="360" w:lineRule="auto"/>
        <w:jc w:val="both"/>
        <w:rPr>
          <w:ins w:id="3592" w:author="Office" w:date="2025-10-26T17:54:00Z" w16du:dateUtc="2025-10-26T17:54:00Z"/>
          <w:rFonts w:ascii="Times New Roman" w:hAnsi="Times New Roman" w:cs="Times New Roman"/>
        </w:rPr>
      </w:pPr>
      <w:ins w:id="3593" w:author="Office" w:date="2025-10-26T17:54:00Z" w16du:dateUtc="2025-10-26T17:54:00Z">
        <w:r w:rsidRPr="005D7027">
          <w:rPr>
            <w:rFonts w:ascii="Times New Roman" w:hAnsi="Times New Roman" w:cs="Times New Roman"/>
          </w:rPr>
          <w:t xml:space="preserve">    print("=== GSE Sentiment Analysis Research Replication ===")</w:t>
        </w:r>
      </w:ins>
    </w:p>
    <w:p w14:paraId="5653A15F" w14:textId="77777777" w:rsidR="005D7027" w:rsidRPr="005D7027" w:rsidRDefault="005D7027" w:rsidP="005D7027">
      <w:pPr>
        <w:spacing w:line="360" w:lineRule="auto"/>
        <w:jc w:val="both"/>
        <w:rPr>
          <w:ins w:id="3594" w:author="Office" w:date="2025-10-26T17:54:00Z" w16du:dateUtc="2025-10-26T17:54:00Z"/>
          <w:rFonts w:ascii="Times New Roman" w:hAnsi="Times New Roman" w:cs="Times New Roman"/>
        </w:rPr>
      </w:pPr>
    </w:p>
    <w:p w14:paraId="6162A329" w14:textId="77777777" w:rsidR="005D7027" w:rsidRPr="005D7027" w:rsidRDefault="005D7027" w:rsidP="005D7027">
      <w:pPr>
        <w:spacing w:line="360" w:lineRule="auto"/>
        <w:jc w:val="both"/>
        <w:rPr>
          <w:ins w:id="3595" w:author="Office" w:date="2025-10-26T17:54:00Z" w16du:dateUtc="2025-10-26T17:54:00Z"/>
          <w:rFonts w:ascii="Times New Roman" w:hAnsi="Times New Roman" w:cs="Times New Roman"/>
        </w:rPr>
      </w:pPr>
      <w:ins w:id="3596" w:author="Office" w:date="2025-10-26T17:54:00Z" w16du:dateUtc="2025-10-26T17:54:00Z">
        <w:r w:rsidRPr="005D7027">
          <w:rPr>
            <w:rFonts w:ascii="Times New Roman" w:hAnsi="Times New Roman" w:cs="Times New Roman"/>
          </w:rPr>
          <w:t xml:space="preserve">    # 1. Data Collection (if not using provided data)</w:t>
        </w:r>
      </w:ins>
    </w:p>
    <w:p w14:paraId="201A3A15" w14:textId="77777777" w:rsidR="005D7027" w:rsidRPr="005D7027" w:rsidRDefault="005D7027" w:rsidP="005D7027">
      <w:pPr>
        <w:spacing w:line="360" w:lineRule="auto"/>
        <w:jc w:val="both"/>
        <w:rPr>
          <w:ins w:id="3597" w:author="Office" w:date="2025-10-26T17:54:00Z" w16du:dateUtc="2025-10-26T17:54:00Z"/>
          <w:rFonts w:ascii="Times New Roman" w:hAnsi="Times New Roman" w:cs="Times New Roman"/>
        </w:rPr>
      </w:pPr>
      <w:ins w:id="3598" w:author="Office" w:date="2025-10-26T17:54:00Z" w16du:dateUtc="2025-10-26T17:54:00Z">
        <w:r w:rsidRPr="005D7027">
          <w:rPr>
            <w:rFonts w:ascii="Times New Roman" w:hAnsi="Times New Roman" w:cs="Times New Roman"/>
          </w:rPr>
          <w:t xml:space="preserve">    print("\n1. Data Collection Phase")</w:t>
        </w:r>
      </w:ins>
    </w:p>
    <w:p w14:paraId="2932F778" w14:textId="77777777" w:rsidR="005D7027" w:rsidRPr="005D7027" w:rsidRDefault="005D7027" w:rsidP="005D7027">
      <w:pPr>
        <w:spacing w:line="360" w:lineRule="auto"/>
        <w:jc w:val="both"/>
        <w:rPr>
          <w:ins w:id="3599" w:author="Office" w:date="2025-10-26T17:54:00Z" w16du:dateUtc="2025-10-26T17:54:00Z"/>
          <w:rFonts w:ascii="Times New Roman" w:hAnsi="Times New Roman" w:cs="Times New Roman"/>
        </w:rPr>
      </w:pPr>
      <w:ins w:id="3600" w:author="Office" w:date="2025-10-26T17:54:00Z" w16du:dateUtc="2025-10-26T17:54:00Z">
        <w:r w:rsidRPr="005D7027">
          <w:rPr>
            <w:rFonts w:ascii="Times New Roman" w:hAnsi="Times New Roman" w:cs="Times New Roman"/>
          </w:rPr>
          <w:t xml:space="preserve">    if use_provided_data:</w:t>
        </w:r>
      </w:ins>
    </w:p>
    <w:p w14:paraId="234C8725" w14:textId="77777777" w:rsidR="005D7027" w:rsidRPr="005D7027" w:rsidRDefault="005D7027" w:rsidP="005D7027">
      <w:pPr>
        <w:spacing w:line="360" w:lineRule="auto"/>
        <w:jc w:val="both"/>
        <w:rPr>
          <w:ins w:id="3601" w:author="Office" w:date="2025-10-26T17:54:00Z" w16du:dateUtc="2025-10-26T17:54:00Z"/>
          <w:rFonts w:ascii="Times New Roman" w:hAnsi="Times New Roman" w:cs="Times New Roman"/>
        </w:rPr>
      </w:pPr>
      <w:ins w:id="3602" w:author="Office" w:date="2025-10-26T17:54:00Z" w16du:dateUtc="2025-10-26T17:54:00Z">
        <w:r w:rsidRPr="005D7027">
          <w:rPr>
            <w:rFonts w:ascii="Times New Roman" w:hAnsi="Times New Roman" w:cs="Times New Roman"/>
          </w:rPr>
          <w:t xml:space="preserve">        load_provided_datasets()</w:t>
        </w:r>
      </w:ins>
    </w:p>
    <w:p w14:paraId="49E95408" w14:textId="77777777" w:rsidR="005D7027" w:rsidRPr="005D7027" w:rsidRDefault="005D7027" w:rsidP="005D7027">
      <w:pPr>
        <w:spacing w:line="360" w:lineRule="auto"/>
        <w:jc w:val="both"/>
        <w:rPr>
          <w:ins w:id="3603" w:author="Office" w:date="2025-10-26T17:54:00Z" w16du:dateUtc="2025-10-26T17:54:00Z"/>
          <w:rFonts w:ascii="Times New Roman" w:hAnsi="Times New Roman" w:cs="Times New Roman"/>
        </w:rPr>
      </w:pPr>
      <w:ins w:id="3604" w:author="Office" w:date="2025-10-26T17:54:00Z" w16du:dateUtc="2025-10-26T17:54:00Z">
        <w:r w:rsidRPr="005D7027">
          <w:rPr>
            <w:rFonts w:ascii="Times New Roman" w:hAnsi="Times New Roman" w:cs="Times New Roman"/>
          </w:rPr>
          <w:t xml:space="preserve">    else:</w:t>
        </w:r>
      </w:ins>
    </w:p>
    <w:p w14:paraId="17499C96" w14:textId="77777777" w:rsidR="005D7027" w:rsidRPr="005D7027" w:rsidRDefault="005D7027" w:rsidP="005D7027">
      <w:pPr>
        <w:spacing w:line="360" w:lineRule="auto"/>
        <w:jc w:val="both"/>
        <w:rPr>
          <w:ins w:id="3605" w:author="Office" w:date="2025-10-26T17:54:00Z" w16du:dateUtc="2025-10-26T17:54:00Z"/>
          <w:rFonts w:ascii="Times New Roman" w:hAnsi="Times New Roman" w:cs="Times New Roman"/>
        </w:rPr>
      </w:pPr>
      <w:ins w:id="3606" w:author="Office" w:date="2025-10-26T17:54:00Z" w16du:dateUtc="2025-10-26T17:54:00Z">
        <w:r w:rsidRPr="005D7027">
          <w:rPr>
            <w:rFonts w:ascii="Times New Roman" w:hAnsi="Times New Roman" w:cs="Times New Roman"/>
          </w:rPr>
          <w:t xml:space="preserve">        run_full_data_collection()</w:t>
        </w:r>
      </w:ins>
    </w:p>
    <w:p w14:paraId="7E08EC9F" w14:textId="77777777" w:rsidR="005D7027" w:rsidRPr="005D7027" w:rsidRDefault="005D7027" w:rsidP="005D7027">
      <w:pPr>
        <w:spacing w:line="360" w:lineRule="auto"/>
        <w:jc w:val="both"/>
        <w:rPr>
          <w:ins w:id="3607" w:author="Office" w:date="2025-10-26T17:54:00Z" w16du:dateUtc="2025-10-26T17:54:00Z"/>
          <w:rFonts w:ascii="Times New Roman" w:hAnsi="Times New Roman" w:cs="Times New Roman"/>
        </w:rPr>
      </w:pPr>
    </w:p>
    <w:p w14:paraId="376A9090" w14:textId="77777777" w:rsidR="005D7027" w:rsidRPr="005D7027" w:rsidRDefault="005D7027" w:rsidP="005D7027">
      <w:pPr>
        <w:spacing w:line="360" w:lineRule="auto"/>
        <w:jc w:val="both"/>
        <w:rPr>
          <w:ins w:id="3608" w:author="Office" w:date="2025-10-26T17:54:00Z" w16du:dateUtc="2025-10-26T17:54:00Z"/>
          <w:rFonts w:ascii="Times New Roman" w:hAnsi="Times New Roman" w:cs="Times New Roman"/>
        </w:rPr>
      </w:pPr>
      <w:ins w:id="3609" w:author="Office" w:date="2025-10-26T17:54:00Z" w16du:dateUtc="2025-10-26T17:54:00Z">
        <w:r w:rsidRPr="005D7027">
          <w:rPr>
            <w:rFonts w:ascii="Times New Roman" w:hAnsi="Times New Roman" w:cs="Times New Roman"/>
          </w:rPr>
          <w:lastRenderedPageBreak/>
          <w:t xml:space="preserve">    # 2. Sentiment Analysis</w:t>
        </w:r>
      </w:ins>
    </w:p>
    <w:p w14:paraId="0E38C772" w14:textId="77777777" w:rsidR="005D7027" w:rsidRPr="005D7027" w:rsidRDefault="005D7027" w:rsidP="005D7027">
      <w:pPr>
        <w:spacing w:line="360" w:lineRule="auto"/>
        <w:jc w:val="both"/>
        <w:rPr>
          <w:ins w:id="3610" w:author="Office" w:date="2025-10-26T17:54:00Z" w16du:dateUtc="2025-10-26T17:54:00Z"/>
          <w:rFonts w:ascii="Times New Roman" w:hAnsi="Times New Roman" w:cs="Times New Roman"/>
        </w:rPr>
      </w:pPr>
      <w:ins w:id="3611" w:author="Office" w:date="2025-10-26T17:54:00Z" w16du:dateUtc="2025-10-26T17:54:00Z">
        <w:r w:rsidRPr="005D7027">
          <w:rPr>
            <w:rFonts w:ascii="Times New Roman" w:hAnsi="Times New Roman" w:cs="Times New Roman"/>
          </w:rPr>
          <w:t xml:space="preserve">    print("\n2. Sentiment Analysis Phase")</w:t>
        </w:r>
      </w:ins>
    </w:p>
    <w:p w14:paraId="33481FCE" w14:textId="77777777" w:rsidR="005D7027" w:rsidRPr="005D7027" w:rsidRDefault="005D7027" w:rsidP="005D7027">
      <w:pPr>
        <w:spacing w:line="360" w:lineRule="auto"/>
        <w:jc w:val="both"/>
        <w:rPr>
          <w:ins w:id="3612" w:author="Office" w:date="2025-10-26T17:54:00Z" w16du:dateUtc="2025-10-26T17:54:00Z"/>
          <w:rFonts w:ascii="Times New Roman" w:hAnsi="Times New Roman" w:cs="Times New Roman"/>
        </w:rPr>
      </w:pPr>
      <w:ins w:id="3613" w:author="Office" w:date="2025-10-26T17:54:00Z" w16du:dateUtc="2025-10-26T17:54:00Z">
        <w:r w:rsidRPr="005D7027">
          <w:rPr>
            <w:rFonts w:ascii="Times New Roman" w:hAnsi="Times New Roman" w:cs="Times New Roman"/>
          </w:rPr>
          <w:t xml:space="preserve">    sentiment_results = perform_sentiment_analysis()</w:t>
        </w:r>
      </w:ins>
    </w:p>
    <w:p w14:paraId="70F8EEEF" w14:textId="77777777" w:rsidR="005D7027" w:rsidRPr="005D7027" w:rsidRDefault="005D7027" w:rsidP="005D7027">
      <w:pPr>
        <w:spacing w:line="360" w:lineRule="auto"/>
        <w:jc w:val="both"/>
        <w:rPr>
          <w:ins w:id="3614" w:author="Office" w:date="2025-10-26T17:54:00Z" w16du:dateUtc="2025-10-26T17:54:00Z"/>
          <w:rFonts w:ascii="Times New Roman" w:hAnsi="Times New Roman" w:cs="Times New Roman"/>
        </w:rPr>
      </w:pPr>
      <w:ins w:id="3615" w:author="Office" w:date="2025-10-26T17:54:00Z" w16du:dateUtc="2025-10-26T17:54:00Z">
        <w:r w:rsidRPr="005D7027">
          <w:rPr>
            <w:rFonts w:ascii="Times New Roman" w:hAnsi="Times New Roman" w:cs="Times New Roman"/>
          </w:rPr>
          <w:t xml:space="preserve">    validate_sentiment_results(sentiment_results)</w:t>
        </w:r>
      </w:ins>
    </w:p>
    <w:p w14:paraId="18F34382" w14:textId="77777777" w:rsidR="005D7027" w:rsidRPr="005D7027" w:rsidRDefault="005D7027" w:rsidP="005D7027">
      <w:pPr>
        <w:spacing w:line="360" w:lineRule="auto"/>
        <w:jc w:val="both"/>
        <w:rPr>
          <w:ins w:id="3616" w:author="Office" w:date="2025-10-26T17:54:00Z" w16du:dateUtc="2025-10-26T17:54:00Z"/>
          <w:rFonts w:ascii="Times New Roman" w:hAnsi="Times New Roman" w:cs="Times New Roman"/>
        </w:rPr>
      </w:pPr>
    </w:p>
    <w:p w14:paraId="47718F4B" w14:textId="77777777" w:rsidR="005D7027" w:rsidRPr="005D7027" w:rsidRDefault="005D7027" w:rsidP="005D7027">
      <w:pPr>
        <w:spacing w:line="360" w:lineRule="auto"/>
        <w:jc w:val="both"/>
        <w:rPr>
          <w:ins w:id="3617" w:author="Office" w:date="2025-10-26T17:54:00Z" w16du:dateUtc="2025-10-26T17:54:00Z"/>
          <w:rFonts w:ascii="Times New Roman" w:hAnsi="Times New Roman" w:cs="Times New Roman"/>
        </w:rPr>
      </w:pPr>
      <w:ins w:id="3618" w:author="Office" w:date="2025-10-26T17:54:00Z" w16du:dateUtc="2025-10-26T17:54:00Z">
        <w:r w:rsidRPr="005D7027">
          <w:rPr>
            <w:rFonts w:ascii="Times New Roman" w:hAnsi="Times New Roman" w:cs="Times New Roman"/>
          </w:rPr>
          <w:t xml:space="preserve">    # 3. Machine Learning Models</w:t>
        </w:r>
      </w:ins>
    </w:p>
    <w:p w14:paraId="6A930B82" w14:textId="77777777" w:rsidR="005D7027" w:rsidRPr="005D7027" w:rsidRDefault="005D7027" w:rsidP="005D7027">
      <w:pPr>
        <w:spacing w:line="360" w:lineRule="auto"/>
        <w:jc w:val="both"/>
        <w:rPr>
          <w:ins w:id="3619" w:author="Office" w:date="2025-10-26T17:54:00Z" w16du:dateUtc="2025-10-26T17:54:00Z"/>
          <w:rFonts w:ascii="Times New Roman" w:hAnsi="Times New Roman" w:cs="Times New Roman"/>
        </w:rPr>
      </w:pPr>
      <w:ins w:id="3620" w:author="Office" w:date="2025-10-26T17:54:00Z" w16du:dateUtc="2025-10-26T17:54:00Z">
        <w:r w:rsidRPr="005D7027">
          <w:rPr>
            <w:rFonts w:ascii="Times New Roman" w:hAnsi="Times New Roman" w:cs="Times New Roman"/>
          </w:rPr>
          <w:t xml:space="preserve">    print("\n3. Machine Learning Phase")</w:t>
        </w:r>
      </w:ins>
    </w:p>
    <w:p w14:paraId="262D5D35" w14:textId="77777777" w:rsidR="005D7027" w:rsidRPr="005D7027" w:rsidRDefault="005D7027" w:rsidP="005D7027">
      <w:pPr>
        <w:spacing w:line="360" w:lineRule="auto"/>
        <w:jc w:val="both"/>
        <w:rPr>
          <w:ins w:id="3621" w:author="Office" w:date="2025-10-26T17:54:00Z" w16du:dateUtc="2025-10-26T17:54:00Z"/>
          <w:rFonts w:ascii="Times New Roman" w:hAnsi="Times New Roman" w:cs="Times New Roman"/>
        </w:rPr>
      </w:pPr>
      <w:ins w:id="3622" w:author="Office" w:date="2025-10-26T17:54:00Z" w16du:dateUtc="2025-10-26T17:54:00Z">
        <w:r w:rsidRPr="005D7027">
          <w:rPr>
            <w:rFonts w:ascii="Times New Roman" w:hAnsi="Times New Roman" w:cs="Times New Roman"/>
          </w:rPr>
          <w:t xml:space="preserve">    ml_results = train_and_evaluate_models()</w:t>
        </w:r>
      </w:ins>
    </w:p>
    <w:p w14:paraId="355D9212" w14:textId="77777777" w:rsidR="005D7027" w:rsidRPr="005D7027" w:rsidRDefault="005D7027" w:rsidP="005D7027">
      <w:pPr>
        <w:spacing w:line="360" w:lineRule="auto"/>
        <w:jc w:val="both"/>
        <w:rPr>
          <w:ins w:id="3623" w:author="Office" w:date="2025-10-26T17:54:00Z" w16du:dateUtc="2025-10-26T17:54:00Z"/>
          <w:rFonts w:ascii="Times New Roman" w:hAnsi="Times New Roman" w:cs="Times New Roman"/>
        </w:rPr>
      </w:pPr>
    </w:p>
    <w:p w14:paraId="61B991E1" w14:textId="77777777" w:rsidR="005D7027" w:rsidRPr="005D7027" w:rsidRDefault="005D7027" w:rsidP="005D7027">
      <w:pPr>
        <w:spacing w:line="360" w:lineRule="auto"/>
        <w:jc w:val="both"/>
        <w:rPr>
          <w:ins w:id="3624" w:author="Office" w:date="2025-10-26T17:54:00Z" w16du:dateUtc="2025-10-26T17:54:00Z"/>
          <w:rFonts w:ascii="Times New Roman" w:hAnsi="Times New Roman" w:cs="Times New Roman"/>
        </w:rPr>
      </w:pPr>
      <w:ins w:id="3625" w:author="Office" w:date="2025-10-26T17:54:00Z" w16du:dateUtc="2025-10-26T17:54:00Z">
        <w:r w:rsidRPr="005D7027">
          <w:rPr>
            <w:rFonts w:ascii="Times New Roman" w:hAnsi="Times New Roman" w:cs="Times New Roman"/>
          </w:rPr>
          <w:t xml:space="preserve">    # 4. Statistical Analysis</w:t>
        </w:r>
      </w:ins>
    </w:p>
    <w:p w14:paraId="271E60AC" w14:textId="77777777" w:rsidR="005D7027" w:rsidRPr="005D7027" w:rsidRDefault="005D7027" w:rsidP="005D7027">
      <w:pPr>
        <w:spacing w:line="360" w:lineRule="auto"/>
        <w:jc w:val="both"/>
        <w:rPr>
          <w:ins w:id="3626" w:author="Office" w:date="2025-10-26T17:54:00Z" w16du:dateUtc="2025-10-26T17:54:00Z"/>
          <w:rFonts w:ascii="Times New Roman" w:hAnsi="Times New Roman" w:cs="Times New Roman"/>
        </w:rPr>
      </w:pPr>
      <w:ins w:id="3627" w:author="Office" w:date="2025-10-26T17:54:00Z" w16du:dateUtc="2025-10-26T17:54:00Z">
        <w:r w:rsidRPr="005D7027">
          <w:rPr>
            <w:rFonts w:ascii="Times New Roman" w:hAnsi="Times New Roman" w:cs="Times New Roman"/>
          </w:rPr>
          <w:t xml:space="preserve">    print("\n4. Statistical Analysis Phase")</w:t>
        </w:r>
      </w:ins>
    </w:p>
    <w:p w14:paraId="536F6A98" w14:textId="77777777" w:rsidR="005D7027" w:rsidRPr="005D7027" w:rsidRDefault="005D7027" w:rsidP="005D7027">
      <w:pPr>
        <w:spacing w:line="360" w:lineRule="auto"/>
        <w:jc w:val="both"/>
        <w:rPr>
          <w:ins w:id="3628" w:author="Office" w:date="2025-10-26T17:54:00Z" w16du:dateUtc="2025-10-26T17:54:00Z"/>
          <w:rFonts w:ascii="Times New Roman" w:hAnsi="Times New Roman" w:cs="Times New Roman"/>
        </w:rPr>
      </w:pPr>
      <w:ins w:id="3629" w:author="Office" w:date="2025-10-26T17:54:00Z" w16du:dateUtc="2025-10-26T17:54:00Z">
        <w:r w:rsidRPr="005D7027">
          <w:rPr>
            <w:rFonts w:ascii="Times New Roman" w:hAnsi="Times New Roman" w:cs="Times New Roman"/>
          </w:rPr>
          <w:t xml:space="preserve">    correlation_results = perform_correlation_analysis()</w:t>
        </w:r>
      </w:ins>
    </w:p>
    <w:p w14:paraId="74592753" w14:textId="77777777" w:rsidR="005D7027" w:rsidRPr="005D7027" w:rsidRDefault="005D7027" w:rsidP="005D7027">
      <w:pPr>
        <w:spacing w:line="360" w:lineRule="auto"/>
        <w:jc w:val="both"/>
        <w:rPr>
          <w:ins w:id="3630" w:author="Office" w:date="2025-10-26T17:54:00Z" w16du:dateUtc="2025-10-26T17:54:00Z"/>
          <w:rFonts w:ascii="Times New Roman" w:hAnsi="Times New Roman" w:cs="Times New Roman"/>
        </w:rPr>
      </w:pPr>
      <w:ins w:id="3631" w:author="Office" w:date="2025-10-26T17:54:00Z" w16du:dateUtc="2025-10-26T17:54:00Z">
        <w:r w:rsidRPr="005D7027">
          <w:rPr>
            <w:rFonts w:ascii="Times New Roman" w:hAnsi="Times New Roman" w:cs="Times New Roman"/>
          </w:rPr>
          <w:t xml:space="preserve">    granger_results = perform_granger_causality_tests()</w:t>
        </w:r>
      </w:ins>
    </w:p>
    <w:p w14:paraId="1B46A0C1" w14:textId="77777777" w:rsidR="005D7027" w:rsidRPr="005D7027" w:rsidRDefault="005D7027" w:rsidP="005D7027">
      <w:pPr>
        <w:spacing w:line="360" w:lineRule="auto"/>
        <w:jc w:val="both"/>
        <w:rPr>
          <w:ins w:id="3632" w:author="Office" w:date="2025-10-26T17:54:00Z" w16du:dateUtc="2025-10-26T17:54:00Z"/>
          <w:rFonts w:ascii="Times New Roman" w:hAnsi="Times New Roman" w:cs="Times New Roman"/>
        </w:rPr>
      </w:pPr>
    </w:p>
    <w:p w14:paraId="7F91BA7E" w14:textId="77777777" w:rsidR="005D7027" w:rsidRPr="005D7027" w:rsidRDefault="005D7027" w:rsidP="005D7027">
      <w:pPr>
        <w:spacing w:line="360" w:lineRule="auto"/>
        <w:jc w:val="both"/>
        <w:rPr>
          <w:ins w:id="3633" w:author="Office" w:date="2025-10-26T17:54:00Z" w16du:dateUtc="2025-10-26T17:54:00Z"/>
          <w:rFonts w:ascii="Times New Roman" w:hAnsi="Times New Roman" w:cs="Times New Roman"/>
        </w:rPr>
      </w:pPr>
      <w:ins w:id="3634" w:author="Office" w:date="2025-10-26T17:54:00Z" w16du:dateUtc="2025-10-26T17:54:00Z">
        <w:r w:rsidRPr="005D7027">
          <w:rPr>
            <w:rFonts w:ascii="Times New Roman" w:hAnsi="Times New Roman" w:cs="Times New Roman"/>
          </w:rPr>
          <w:t xml:space="preserve">    # 5. Performance Evaluation</w:t>
        </w:r>
      </w:ins>
    </w:p>
    <w:p w14:paraId="14AC5E53" w14:textId="77777777" w:rsidR="005D7027" w:rsidRPr="005D7027" w:rsidRDefault="005D7027" w:rsidP="005D7027">
      <w:pPr>
        <w:spacing w:line="360" w:lineRule="auto"/>
        <w:jc w:val="both"/>
        <w:rPr>
          <w:ins w:id="3635" w:author="Office" w:date="2025-10-26T17:54:00Z" w16du:dateUtc="2025-10-26T17:54:00Z"/>
          <w:rFonts w:ascii="Times New Roman" w:hAnsi="Times New Roman" w:cs="Times New Roman"/>
        </w:rPr>
      </w:pPr>
      <w:ins w:id="3636" w:author="Office" w:date="2025-10-26T17:54:00Z" w16du:dateUtc="2025-10-26T17:54:00Z">
        <w:r w:rsidRPr="005D7027">
          <w:rPr>
            <w:rFonts w:ascii="Times New Roman" w:hAnsi="Times New Roman" w:cs="Times New Roman"/>
          </w:rPr>
          <w:t xml:space="preserve">    print("\n5. Performance Evaluation Phase")</w:t>
        </w:r>
      </w:ins>
    </w:p>
    <w:p w14:paraId="33AB5505" w14:textId="77777777" w:rsidR="005D7027" w:rsidRPr="005D7027" w:rsidRDefault="005D7027" w:rsidP="005D7027">
      <w:pPr>
        <w:spacing w:line="360" w:lineRule="auto"/>
        <w:jc w:val="both"/>
        <w:rPr>
          <w:ins w:id="3637" w:author="Office" w:date="2025-10-26T17:54:00Z" w16du:dateUtc="2025-10-26T17:54:00Z"/>
          <w:rFonts w:ascii="Times New Roman" w:hAnsi="Times New Roman" w:cs="Times New Roman"/>
        </w:rPr>
      </w:pPr>
      <w:ins w:id="3638" w:author="Office" w:date="2025-10-26T17:54:00Z" w16du:dateUtc="2025-10-26T17:54:00Z">
        <w:r w:rsidRPr="005D7027">
          <w:rPr>
            <w:rFonts w:ascii="Times New Roman" w:hAnsi="Times New Roman" w:cs="Times New Roman"/>
          </w:rPr>
          <w:t xml:space="preserve">    performance_results = evaluate_prediction_performance()</w:t>
        </w:r>
      </w:ins>
    </w:p>
    <w:p w14:paraId="4EE96381" w14:textId="77777777" w:rsidR="005D7027" w:rsidRPr="005D7027" w:rsidRDefault="005D7027" w:rsidP="005D7027">
      <w:pPr>
        <w:spacing w:line="360" w:lineRule="auto"/>
        <w:jc w:val="both"/>
        <w:rPr>
          <w:ins w:id="3639" w:author="Office" w:date="2025-10-26T17:54:00Z" w16du:dateUtc="2025-10-26T17:54:00Z"/>
          <w:rFonts w:ascii="Times New Roman" w:hAnsi="Times New Roman" w:cs="Times New Roman"/>
        </w:rPr>
      </w:pPr>
    </w:p>
    <w:p w14:paraId="6A9B18AA" w14:textId="77777777" w:rsidR="005D7027" w:rsidRPr="005D7027" w:rsidRDefault="005D7027" w:rsidP="005D7027">
      <w:pPr>
        <w:spacing w:line="360" w:lineRule="auto"/>
        <w:jc w:val="both"/>
        <w:rPr>
          <w:ins w:id="3640" w:author="Office" w:date="2025-10-26T17:54:00Z" w16du:dateUtc="2025-10-26T17:54:00Z"/>
          <w:rFonts w:ascii="Times New Roman" w:hAnsi="Times New Roman" w:cs="Times New Roman"/>
        </w:rPr>
      </w:pPr>
      <w:ins w:id="3641" w:author="Office" w:date="2025-10-26T17:54:00Z" w16du:dateUtc="2025-10-26T17:54:00Z">
        <w:r w:rsidRPr="005D7027">
          <w:rPr>
            <w:rFonts w:ascii="Times New Roman" w:hAnsi="Times New Roman" w:cs="Times New Roman"/>
          </w:rPr>
          <w:t xml:space="preserve">    # 6. Generate Tables and Figures</w:t>
        </w:r>
      </w:ins>
    </w:p>
    <w:p w14:paraId="5B0E1290" w14:textId="77777777" w:rsidR="005D7027" w:rsidRPr="005D7027" w:rsidRDefault="005D7027" w:rsidP="005D7027">
      <w:pPr>
        <w:spacing w:line="360" w:lineRule="auto"/>
        <w:jc w:val="both"/>
        <w:rPr>
          <w:ins w:id="3642" w:author="Office" w:date="2025-10-26T17:54:00Z" w16du:dateUtc="2025-10-26T17:54:00Z"/>
          <w:rFonts w:ascii="Times New Roman" w:hAnsi="Times New Roman" w:cs="Times New Roman"/>
        </w:rPr>
      </w:pPr>
      <w:ins w:id="3643" w:author="Office" w:date="2025-10-26T17:54:00Z" w16du:dateUtc="2025-10-26T17:54:00Z">
        <w:r w:rsidRPr="005D7027">
          <w:rPr>
            <w:rFonts w:ascii="Times New Roman" w:hAnsi="Times New Roman" w:cs="Times New Roman"/>
          </w:rPr>
          <w:t xml:space="preserve">    print("\n6. Generating Research Outputs")</w:t>
        </w:r>
      </w:ins>
    </w:p>
    <w:p w14:paraId="45EB123A" w14:textId="77777777" w:rsidR="005D7027" w:rsidRPr="005D7027" w:rsidRDefault="005D7027" w:rsidP="005D7027">
      <w:pPr>
        <w:spacing w:line="360" w:lineRule="auto"/>
        <w:jc w:val="both"/>
        <w:rPr>
          <w:ins w:id="3644" w:author="Office" w:date="2025-10-26T17:54:00Z" w16du:dateUtc="2025-10-26T17:54:00Z"/>
          <w:rFonts w:ascii="Times New Roman" w:hAnsi="Times New Roman" w:cs="Times New Roman"/>
        </w:rPr>
      </w:pPr>
      <w:ins w:id="3645" w:author="Office" w:date="2025-10-26T17:54:00Z" w16du:dateUtc="2025-10-26T17:54:00Z">
        <w:r w:rsidRPr="005D7027">
          <w:rPr>
            <w:rFonts w:ascii="Times New Roman" w:hAnsi="Times New Roman" w:cs="Times New Roman"/>
          </w:rPr>
          <w:t xml:space="preserve">    generate_research_tables(ml_results, correlation_results, performance_results)</w:t>
        </w:r>
      </w:ins>
    </w:p>
    <w:p w14:paraId="662714D5" w14:textId="77777777" w:rsidR="005D7027" w:rsidRPr="005D7027" w:rsidRDefault="005D7027" w:rsidP="005D7027">
      <w:pPr>
        <w:spacing w:line="360" w:lineRule="auto"/>
        <w:jc w:val="both"/>
        <w:rPr>
          <w:ins w:id="3646" w:author="Office" w:date="2025-10-26T17:54:00Z" w16du:dateUtc="2025-10-26T17:54:00Z"/>
          <w:rFonts w:ascii="Times New Roman" w:hAnsi="Times New Roman" w:cs="Times New Roman"/>
        </w:rPr>
      </w:pPr>
      <w:ins w:id="3647" w:author="Office" w:date="2025-10-26T17:54:00Z" w16du:dateUtc="2025-10-26T17:54:00Z">
        <w:r w:rsidRPr="005D7027">
          <w:rPr>
            <w:rFonts w:ascii="Times New Roman" w:hAnsi="Times New Roman" w:cs="Times New Roman"/>
          </w:rPr>
          <w:lastRenderedPageBreak/>
          <w:t xml:space="preserve">    generate_research_figures(sentiment_results, ml_results, correlation_results)</w:t>
        </w:r>
      </w:ins>
    </w:p>
    <w:p w14:paraId="04572073" w14:textId="77777777" w:rsidR="005D7027" w:rsidRPr="005D7027" w:rsidRDefault="005D7027" w:rsidP="005D7027">
      <w:pPr>
        <w:spacing w:line="360" w:lineRule="auto"/>
        <w:jc w:val="both"/>
        <w:rPr>
          <w:ins w:id="3648" w:author="Office" w:date="2025-10-26T17:54:00Z" w16du:dateUtc="2025-10-26T17:54:00Z"/>
          <w:rFonts w:ascii="Times New Roman" w:hAnsi="Times New Roman" w:cs="Times New Roman"/>
        </w:rPr>
      </w:pPr>
    </w:p>
    <w:p w14:paraId="1D8492ED" w14:textId="77777777" w:rsidR="005D7027" w:rsidRPr="005D7027" w:rsidRDefault="005D7027" w:rsidP="005D7027">
      <w:pPr>
        <w:spacing w:line="360" w:lineRule="auto"/>
        <w:jc w:val="both"/>
        <w:rPr>
          <w:ins w:id="3649" w:author="Office" w:date="2025-10-26T17:54:00Z" w16du:dateUtc="2025-10-26T17:54:00Z"/>
          <w:rFonts w:ascii="Times New Roman" w:hAnsi="Times New Roman" w:cs="Times New Roman"/>
        </w:rPr>
      </w:pPr>
      <w:ins w:id="3650" w:author="Office" w:date="2025-10-26T17:54:00Z" w16du:dateUtc="2025-10-26T17:54:00Z">
        <w:r w:rsidRPr="005D7027">
          <w:rPr>
            <w:rFonts w:ascii="Times New Roman" w:hAnsi="Times New Roman" w:cs="Times New Roman"/>
          </w:rPr>
          <w:t xml:space="preserve">    # 7. Validation</w:t>
        </w:r>
      </w:ins>
    </w:p>
    <w:p w14:paraId="02055BF4" w14:textId="77777777" w:rsidR="005D7027" w:rsidRPr="005D7027" w:rsidRDefault="005D7027" w:rsidP="005D7027">
      <w:pPr>
        <w:spacing w:line="360" w:lineRule="auto"/>
        <w:jc w:val="both"/>
        <w:rPr>
          <w:ins w:id="3651" w:author="Office" w:date="2025-10-26T17:54:00Z" w16du:dateUtc="2025-10-26T17:54:00Z"/>
          <w:rFonts w:ascii="Times New Roman" w:hAnsi="Times New Roman" w:cs="Times New Roman"/>
        </w:rPr>
      </w:pPr>
      <w:ins w:id="3652" w:author="Office" w:date="2025-10-26T17:54:00Z" w16du:dateUtc="2025-10-26T17:54:00Z">
        <w:r w:rsidRPr="005D7027">
          <w:rPr>
            <w:rFonts w:ascii="Times New Roman" w:hAnsi="Times New Roman" w:cs="Times New Roman"/>
          </w:rPr>
          <w:t xml:space="preserve">    print("\n7. Validating Results")</w:t>
        </w:r>
      </w:ins>
    </w:p>
    <w:p w14:paraId="22A5488E" w14:textId="77777777" w:rsidR="005D7027" w:rsidRPr="005D7027" w:rsidRDefault="005D7027" w:rsidP="005D7027">
      <w:pPr>
        <w:spacing w:line="360" w:lineRule="auto"/>
        <w:jc w:val="both"/>
        <w:rPr>
          <w:ins w:id="3653" w:author="Office" w:date="2025-10-26T17:54:00Z" w16du:dateUtc="2025-10-26T17:54:00Z"/>
          <w:rFonts w:ascii="Times New Roman" w:hAnsi="Times New Roman" w:cs="Times New Roman"/>
        </w:rPr>
      </w:pPr>
      <w:ins w:id="3654" w:author="Office" w:date="2025-10-26T17:54:00Z" w16du:dateUtc="2025-10-26T17:54:00Z">
        <w:r w:rsidRPr="005D7027">
          <w:rPr>
            <w:rFonts w:ascii="Times New Roman" w:hAnsi="Times New Roman" w:cs="Times New Roman"/>
          </w:rPr>
          <w:t xml:space="preserve">    validate_against_published_results(</w:t>
        </w:r>
      </w:ins>
    </w:p>
    <w:p w14:paraId="39DD29CF" w14:textId="77777777" w:rsidR="005D7027" w:rsidRPr="005D7027" w:rsidRDefault="005D7027" w:rsidP="005D7027">
      <w:pPr>
        <w:spacing w:line="360" w:lineRule="auto"/>
        <w:jc w:val="both"/>
        <w:rPr>
          <w:ins w:id="3655" w:author="Office" w:date="2025-10-26T17:54:00Z" w16du:dateUtc="2025-10-26T17:54:00Z"/>
          <w:rFonts w:ascii="Times New Roman" w:hAnsi="Times New Roman" w:cs="Times New Roman"/>
        </w:rPr>
      </w:pPr>
      <w:ins w:id="3656" w:author="Office" w:date="2025-10-26T17:54:00Z" w16du:dateUtc="2025-10-26T17:54:00Z">
        <w:r w:rsidRPr="005D7027">
          <w:rPr>
            <w:rFonts w:ascii="Times New Roman" w:hAnsi="Times New Roman" w:cs="Times New Roman"/>
          </w:rPr>
          <w:t xml:space="preserve">        ml_results, correlation_results, performance_results</w:t>
        </w:r>
      </w:ins>
    </w:p>
    <w:p w14:paraId="7499B9D8" w14:textId="77777777" w:rsidR="005D7027" w:rsidRPr="005D7027" w:rsidRDefault="005D7027" w:rsidP="005D7027">
      <w:pPr>
        <w:spacing w:line="360" w:lineRule="auto"/>
        <w:jc w:val="both"/>
        <w:rPr>
          <w:ins w:id="3657" w:author="Office" w:date="2025-10-26T17:54:00Z" w16du:dateUtc="2025-10-26T17:54:00Z"/>
          <w:rFonts w:ascii="Times New Roman" w:hAnsi="Times New Roman" w:cs="Times New Roman"/>
        </w:rPr>
      </w:pPr>
      <w:ins w:id="3658" w:author="Office" w:date="2025-10-26T17:54:00Z" w16du:dateUtc="2025-10-26T17:54:00Z">
        <w:r w:rsidRPr="005D7027">
          <w:rPr>
            <w:rFonts w:ascii="Times New Roman" w:hAnsi="Times New Roman" w:cs="Times New Roman"/>
          </w:rPr>
          <w:t xml:space="preserve">    )</w:t>
        </w:r>
      </w:ins>
    </w:p>
    <w:p w14:paraId="487B96E5" w14:textId="77777777" w:rsidR="005D7027" w:rsidRPr="005D7027" w:rsidRDefault="005D7027" w:rsidP="005D7027">
      <w:pPr>
        <w:spacing w:line="360" w:lineRule="auto"/>
        <w:jc w:val="both"/>
        <w:rPr>
          <w:ins w:id="3659" w:author="Office" w:date="2025-10-26T17:54:00Z" w16du:dateUtc="2025-10-26T17:54:00Z"/>
          <w:rFonts w:ascii="Times New Roman" w:hAnsi="Times New Roman" w:cs="Times New Roman"/>
        </w:rPr>
      </w:pPr>
    </w:p>
    <w:p w14:paraId="485899BF" w14:textId="77777777" w:rsidR="005D7027" w:rsidRPr="005D7027" w:rsidRDefault="005D7027" w:rsidP="005D7027">
      <w:pPr>
        <w:spacing w:line="360" w:lineRule="auto"/>
        <w:jc w:val="both"/>
        <w:rPr>
          <w:ins w:id="3660" w:author="Office" w:date="2025-10-26T17:54:00Z" w16du:dateUtc="2025-10-26T17:54:00Z"/>
          <w:rFonts w:ascii="Times New Roman" w:hAnsi="Times New Roman" w:cs="Times New Roman"/>
        </w:rPr>
      </w:pPr>
      <w:ins w:id="3661" w:author="Office" w:date="2025-10-26T17:54:00Z" w16du:dateUtc="2025-10-26T17:54:00Z">
        <w:r w:rsidRPr="005D7027">
          <w:rPr>
            <w:rFonts w:ascii="Times New Roman" w:hAnsi="Times New Roman" w:cs="Times New Roman"/>
          </w:rPr>
          <w:t xml:space="preserve">    print("\n=== Replication Complete ===")</w:t>
        </w:r>
      </w:ins>
    </w:p>
    <w:p w14:paraId="0A0F03F7" w14:textId="77777777" w:rsidR="005D7027" w:rsidRPr="005D7027" w:rsidRDefault="005D7027" w:rsidP="005D7027">
      <w:pPr>
        <w:spacing w:line="360" w:lineRule="auto"/>
        <w:jc w:val="both"/>
        <w:rPr>
          <w:ins w:id="3662" w:author="Office" w:date="2025-10-26T17:54:00Z" w16du:dateUtc="2025-10-26T17:54:00Z"/>
          <w:rFonts w:ascii="Times New Roman" w:hAnsi="Times New Roman" w:cs="Times New Roman"/>
        </w:rPr>
      </w:pPr>
      <w:ins w:id="3663" w:author="Office" w:date="2025-10-26T17:54:00Z" w16du:dateUtc="2025-10-26T17:54:00Z">
        <w:r w:rsidRPr="005D7027">
          <w:rPr>
            <w:rFonts w:ascii="Times New Roman" w:hAnsi="Times New Roman" w:cs="Times New Roman"/>
          </w:rPr>
          <w:t xml:space="preserve">    print("All results have been reproduced and validated.")</w:t>
        </w:r>
      </w:ins>
    </w:p>
    <w:p w14:paraId="7D17CA75" w14:textId="77777777" w:rsidR="005D7027" w:rsidRPr="005D7027" w:rsidRDefault="005D7027" w:rsidP="005D7027">
      <w:pPr>
        <w:spacing w:line="360" w:lineRule="auto"/>
        <w:jc w:val="both"/>
        <w:rPr>
          <w:ins w:id="3664" w:author="Office" w:date="2025-10-26T17:54:00Z" w16du:dateUtc="2025-10-26T17:54:00Z"/>
          <w:rFonts w:ascii="Times New Roman" w:hAnsi="Times New Roman" w:cs="Times New Roman"/>
        </w:rPr>
      </w:pPr>
      <w:ins w:id="3665" w:author="Office" w:date="2025-10-26T17:54:00Z" w16du:dateUtc="2025-10-26T17:54:00Z">
        <w:r w:rsidRPr="005D7027">
          <w:rPr>
            <w:rFonts w:ascii="Times New Roman" w:hAnsi="Times New Roman" w:cs="Times New Roman"/>
          </w:rPr>
          <w:t xml:space="preserve">    print("Generated files:")</w:t>
        </w:r>
      </w:ins>
    </w:p>
    <w:p w14:paraId="14BEDF65" w14:textId="77777777" w:rsidR="005D7027" w:rsidRPr="005D7027" w:rsidRDefault="005D7027" w:rsidP="005D7027">
      <w:pPr>
        <w:spacing w:line="360" w:lineRule="auto"/>
        <w:jc w:val="both"/>
        <w:rPr>
          <w:ins w:id="3666" w:author="Office" w:date="2025-10-26T17:54:00Z" w16du:dateUtc="2025-10-26T17:54:00Z"/>
          <w:rFonts w:ascii="Times New Roman" w:hAnsi="Times New Roman" w:cs="Times New Roman"/>
        </w:rPr>
      </w:pPr>
      <w:ins w:id="3667" w:author="Office" w:date="2025-10-26T17:54:00Z" w16du:dateUtc="2025-10-26T17:54:00Z">
        <w:r w:rsidRPr="005D7027">
          <w:rPr>
            <w:rFonts w:ascii="Times New Roman" w:hAnsi="Times New Roman" w:cs="Times New Roman"/>
          </w:rPr>
          <w:t xml:space="preserve">    print("- results/model_performance_table.csv")</w:t>
        </w:r>
      </w:ins>
    </w:p>
    <w:p w14:paraId="798CE6F3" w14:textId="77777777" w:rsidR="005D7027" w:rsidRPr="005D7027" w:rsidRDefault="005D7027" w:rsidP="005D7027">
      <w:pPr>
        <w:spacing w:line="360" w:lineRule="auto"/>
        <w:jc w:val="both"/>
        <w:rPr>
          <w:ins w:id="3668" w:author="Office" w:date="2025-10-26T17:54:00Z" w16du:dateUtc="2025-10-26T17:54:00Z"/>
          <w:rFonts w:ascii="Times New Roman" w:hAnsi="Times New Roman" w:cs="Times New Roman"/>
        </w:rPr>
      </w:pPr>
      <w:ins w:id="3669" w:author="Office" w:date="2025-10-26T17:54:00Z" w16du:dateUtc="2025-10-26T17:54:00Z">
        <w:r w:rsidRPr="005D7027">
          <w:rPr>
            <w:rFonts w:ascii="Times New Roman" w:hAnsi="Times New Roman" w:cs="Times New Roman"/>
          </w:rPr>
          <w:t xml:space="preserve">    print("- results/correlation_analysis_table.csv")</w:t>
        </w:r>
      </w:ins>
    </w:p>
    <w:p w14:paraId="2D850080" w14:textId="77777777" w:rsidR="005D7027" w:rsidRPr="005D7027" w:rsidRDefault="005D7027" w:rsidP="005D7027">
      <w:pPr>
        <w:spacing w:line="360" w:lineRule="auto"/>
        <w:jc w:val="both"/>
        <w:rPr>
          <w:ins w:id="3670" w:author="Office" w:date="2025-10-26T17:54:00Z" w16du:dateUtc="2025-10-26T17:54:00Z"/>
          <w:rFonts w:ascii="Times New Roman" w:hAnsi="Times New Roman" w:cs="Times New Roman"/>
        </w:rPr>
      </w:pPr>
      <w:ins w:id="3671" w:author="Office" w:date="2025-10-26T17:54:00Z" w16du:dateUtc="2025-10-26T17:54:00Z">
        <w:r w:rsidRPr="005D7027">
          <w:rPr>
            <w:rFonts w:ascii="Times New Roman" w:hAnsi="Times New Roman" w:cs="Times New Roman"/>
          </w:rPr>
          <w:t xml:space="preserve">    print("- results/prediction_accuracy_table.csv")</w:t>
        </w:r>
      </w:ins>
    </w:p>
    <w:p w14:paraId="6270EAAA" w14:textId="77777777" w:rsidR="005D7027" w:rsidRPr="005D7027" w:rsidRDefault="005D7027" w:rsidP="005D7027">
      <w:pPr>
        <w:spacing w:line="360" w:lineRule="auto"/>
        <w:jc w:val="both"/>
        <w:rPr>
          <w:ins w:id="3672" w:author="Office" w:date="2025-10-26T17:54:00Z" w16du:dateUtc="2025-10-26T17:54:00Z"/>
          <w:rFonts w:ascii="Times New Roman" w:hAnsi="Times New Roman" w:cs="Times New Roman"/>
        </w:rPr>
      </w:pPr>
      <w:ins w:id="3673" w:author="Office" w:date="2025-10-26T17:54:00Z" w16du:dateUtc="2025-10-26T17:54:00Z">
        <w:r w:rsidRPr="005D7027">
          <w:rPr>
            <w:rFonts w:ascii="Times New Roman" w:hAnsi="Times New Roman" w:cs="Times New Roman"/>
          </w:rPr>
          <w:t xml:space="preserve">    print("- figures/sentiment_distribution.png")</w:t>
        </w:r>
      </w:ins>
    </w:p>
    <w:p w14:paraId="20E7767E" w14:textId="77777777" w:rsidR="005D7027" w:rsidRPr="005D7027" w:rsidRDefault="005D7027" w:rsidP="005D7027">
      <w:pPr>
        <w:spacing w:line="360" w:lineRule="auto"/>
        <w:jc w:val="both"/>
        <w:rPr>
          <w:ins w:id="3674" w:author="Office" w:date="2025-10-26T17:54:00Z" w16du:dateUtc="2025-10-26T17:54:00Z"/>
          <w:rFonts w:ascii="Times New Roman" w:hAnsi="Times New Roman" w:cs="Times New Roman"/>
        </w:rPr>
      </w:pPr>
      <w:ins w:id="3675" w:author="Office" w:date="2025-10-26T17:54:00Z" w16du:dateUtc="2025-10-26T17:54:00Z">
        <w:r w:rsidRPr="005D7027">
          <w:rPr>
            <w:rFonts w:ascii="Times New Roman" w:hAnsi="Times New Roman" w:cs="Times New Roman"/>
          </w:rPr>
          <w:t xml:space="preserve">    print("- figures/model_comparison.png")</w:t>
        </w:r>
      </w:ins>
    </w:p>
    <w:p w14:paraId="6AB9877A" w14:textId="77777777" w:rsidR="005D7027" w:rsidRPr="005D7027" w:rsidRDefault="005D7027" w:rsidP="005D7027">
      <w:pPr>
        <w:spacing w:line="360" w:lineRule="auto"/>
        <w:jc w:val="both"/>
        <w:rPr>
          <w:ins w:id="3676" w:author="Office" w:date="2025-10-26T17:54:00Z" w16du:dateUtc="2025-10-26T17:54:00Z"/>
          <w:rFonts w:ascii="Times New Roman" w:hAnsi="Times New Roman" w:cs="Times New Roman"/>
        </w:rPr>
      </w:pPr>
      <w:ins w:id="3677" w:author="Office" w:date="2025-10-26T17:54:00Z" w16du:dateUtc="2025-10-26T17:54:00Z">
        <w:r w:rsidRPr="005D7027">
          <w:rPr>
            <w:rFonts w:ascii="Times New Roman" w:hAnsi="Times New Roman" w:cs="Times New Roman"/>
          </w:rPr>
          <w:t xml:space="preserve">    print("- figures/correlation_heatmap.png")</w:t>
        </w:r>
      </w:ins>
    </w:p>
    <w:p w14:paraId="6A8F4D00" w14:textId="77777777" w:rsidR="005D7027" w:rsidRPr="005D7027" w:rsidRDefault="005D7027" w:rsidP="005D7027">
      <w:pPr>
        <w:spacing w:line="360" w:lineRule="auto"/>
        <w:jc w:val="both"/>
        <w:rPr>
          <w:ins w:id="3678" w:author="Office" w:date="2025-10-26T17:54:00Z" w16du:dateUtc="2025-10-26T17:54:00Z"/>
          <w:rFonts w:ascii="Times New Roman" w:hAnsi="Times New Roman" w:cs="Times New Roman"/>
        </w:rPr>
      </w:pPr>
    </w:p>
    <w:p w14:paraId="1689F89B" w14:textId="77777777" w:rsidR="005D7027" w:rsidRPr="005D7027" w:rsidRDefault="005D7027" w:rsidP="005D7027">
      <w:pPr>
        <w:spacing w:line="360" w:lineRule="auto"/>
        <w:jc w:val="both"/>
        <w:rPr>
          <w:ins w:id="3679" w:author="Office" w:date="2025-10-26T17:54:00Z" w16du:dateUtc="2025-10-26T17:54:00Z"/>
          <w:rFonts w:ascii="Times New Roman" w:hAnsi="Times New Roman" w:cs="Times New Roman"/>
        </w:rPr>
      </w:pPr>
      <w:ins w:id="3680" w:author="Office" w:date="2025-10-26T17:54:00Z" w16du:dateUtc="2025-10-26T17:54:00Z">
        <w:r w:rsidRPr="005D7027">
          <w:rPr>
            <w:rFonts w:ascii="Times New Roman" w:hAnsi="Times New Roman" w:cs="Times New Roman"/>
          </w:rPr>
          <w:t xml:space="preserve">    return {</w:t>
        </w:r>
      </w:ins>
    </w:p>
    <w:p w14:paraId="46131299" w14:textId="77777777" w:rsidR="005D7027" w:rsidRPr="005D7027" w:rsidRDefault="005D7027" w:rsidP="005D7027">
      <w:pPr>
        <w:spacing w:line="360" w:lineRule="auto"/>
        <w:jc w:val="both"/>
        <w:rPr>
          <w:ins w:id="3681" w:author="Office" w:date="2025-10-26T17:54:00Z" w16du:dateUtc="2025-10-26T17:54:00Z"/>
          <w:rFonts w:ascii="Times New Roman" w:hAnsi="Times New Roman" w:cs="Times New Roman"/>
        </w:rPr>
      </w:pPr>
      <w:ins w:id="3682" w:author="Office" w:date="2025-10-26T17:54:00Z" w16du:dateUtc="2025-10-26T17:54:00Z">
        <w:r w:rsidRPr="005D7027">
          <w:rPr>
            <w:rFonts w:ascii="Times New Roman" w:hAnsi="Times New Roman" w:cs="Times New Roman"/>
          </w:rPr>
          <w:t xml:space="preserve">        'ml_results': ml_results,</w:t>
        </w:r>
      </w:ins>
    </w:p>
    <w:p w14:paraId="64BD4B93" w14:textId="77777777" w:rsidR="005D7027" w:rsidRPr="005D7027" w:rsidRDefault="005D7027" w:rsidP="005D7027">
      <w:pPr>
        <w:spacing w:line="360" w:lineRule="auto"/>
        <w:jc w:val="both"/>
        <w:rPr>
          <w:ins w:id="3683" w:author="Office" w:date="2025-10-26T17:54:00Z" w16du:dateUtc="2025-10-26T17:54:00Z"/>
          <w:rFonts w:ascii="Times New Roman" w:hAnsi="Times New Roman" w:cs="Times New Roman"/>
        </w:rPr>
      </w:pPr>
      <w:ins w:id="3684" w:author="Office" w:date="2025-10-26T17:54:00Z" w16du:dateUtc="2025-10-26T17:54:00Z">
        <w:r w:rsidRPr="005D7027">
          <w:rPr>
            <w:rFonts w:ascii="Times New Roman" w:hAnsi="Times New Roman" w:cs="Times New Roman"/>
          </w:rPr>
          <w:t xml:space="preserve">        'correlation_results': correlation_results,</w:t>
        </w:r>
      </w:ins>
    </w:p>
    <w:p w14:paraId="4D0937FE" w14:textId="77777777" w:rsidR="005D7027" w:rsidRPr="005D7027" w:rsidRDefault="005D7027" w:rsidP="005D7027">
      <w:pPr>
        <w:spacing w:line="360" w:lineRule="auto"/>
        <w:jc w:val="both"/>
        <w:rPr>
          <w:ins w:id="3685" w:author="Office" w:date="2025-10-26T17:54:00Z" w16du:dateUtc="2025-10-26T17:54:00Z"/>
          <w:rFonts w:ascii="Times New Roman" w:hAnsi="Times New Roman" w:cs="Times New Roman"/>
        </w:rPr>
      </w:pPr>
      <w:ins w:id="3686" w:author="Office" w:date="2025-10-26T17:54:00Z" w16du:dateUtc="2025-10-26T17:54:00Z">
        <w:r w:rsidRPr="005D7027">
          <w:rPr>
            <w:rFonts w:ascii="Times New Roman" w:hAnsi="Times New Roman" w:cs="Times New Roman"/>
          </w:rPr>
          <w:lastRenderedPageBreak/>
          <w:t xml:space="preserve">        'performance_results': performance_results</w:t>
        </w:r>
      </w:ins>
    </w:p>
    <w:p w14:paraId="75B5F332" w14:textId="77777777" w:rsidR="005D7027" w:rsidRPr="005D7027" w:rsidRDefault="005D7027" w:rsidP="005D7027">
      <w:pPr>
        <w:spacing w:line="360" w:lineRule="auto"/>
        <w:jc w:val="both"/>
        <w:rPr>
          <w:ins w:id="3687" w:author="Office" w:date="2025-10-26T17:54:00Z" w16du:dateUtc="2025-10-26T17:54:00Z"/>
          <w:rFonts w:ascii="Times New Roman" w:hAnsi="Times New Roman" w:cs="Times New Roman"/>
        </w:rPr>
      </w:pPr>
      <w:ins w:id="3688" w:author="Office" w:date="2025-10-26T17:54:00Z" w16du:dateUtc="2025-10-26T17:54:00Z">
        <w:r w:rsidRPr="005D7027">
          <w:rPr>
            <w:rFonts w:ascii="Times New Roman" w:hAnsi="Times New Roman" w:cs="Times New Roman"/>
          </w:rPr>
          <w:t xml:space="preserve">    }</w:t>
        </w:r>
      </w:ins>
    </w:p>
    <w:p w14:paraId="603FC2E4" w14:textId="77777777" w:rsidR="005D7027" w:rsidRPr="005D7027" w:rsidRDefault="005D7027" w:rsidP="005D7027">
      <w:pPr>
        <w:spacing w:line="360" w:lineRule="auto"/>
        <w:jc w:val="both"/>
        <w:rPr>
          <w:ins w:id="3689" w:author="Office" w:date="2025-10-26T17:54:00Z" w16du:dateUtc="2025-10-26T17:54:00Z"/>
          <w:rFonts w:ascii="Times New Roman" w:hAnsi="Times New Roman" w:cs="Times New Roman"/>
        </w:rPr>
      </w:pPr>
    </w:p>
    <w:p w14:paraId="09249D3E" w14:textId="77777777" w:rsidR="005D7027" w:rsidRPr="005D7027" w:rsidRDefault="005D7027" w:rsidP="005D7027">
      <w:pPr>
        <w:spacing w:line="360" w:lineRule="auto"/>
        <w:jc w:val="both"/>
        <w:rPr>
          <w:ins w:id="3690" w:author="Office" w:date="2025-10-26T17:54:00Z" w16du:dateUtc="2025-10-26T17:54:00Z"/>
          <w:rFonts w:ascii="Times New Roman" w:hAnsi="Times New Roman" w:cs="Times New Roman"/>
        </w:rPr>
      </w:pPr>
      <w:ins w:id="3691" w:author="Office" w:date="2025-10-26T17:54:00Z" w16du:dateUtc="2025-10-26T17:54:00Z">
        <w:r w:rsidRPr="005D7027">
          <w:rPr>
            <w:rFonts w:ascii="Times New Roman" w:hAnsi="Times New Roman" w:cs="Times New Roman"/>
          </w:rPr>
          <w:t># Run replication</w:t>
        </w:r>
      </w:ins>
    </w:p>
    <w:p w14:paraId="5CB10307" w14:textId="77777777" w:rsidR="005D7027" w:rsidRPr="005D7027" w:rsidRDefault="005D7027" w:rsidP="005D7027">
      <w:pPr>
        <w:spacing w:line="360" w:lineRule="auto"/>
        <w:jc w:val="both"/>
        <w:rPr>
          <w:ins w:id="3692" w:author="Office" w:date="2025-10-26T17:54:00Z" w16du:dateUtc="2025-10-26T17:54:00Z"/>
          <w:rFonts w:ascii="Times New Roman" w:hAnsi="Times New Roman" w:cs="Times New Roman"/>
        </w:rPr>
      </w:pPr>
      <w:ins w:id="3693" w:author="Office" w:date="2025-10-26T17:54:00Z" w16du:dateUtc="2025-10-26T17:54:00Z">
        <w:r w:rsidRPr="005D7027">
          <w:rPr>
            <w:rFonts w:ascii="Times New Roman" w:hAnsi="Times New Roman" w:cs="Times New Roman"/>
          </w:rPr>
          <w:t>if __name__ == "__main__":</w:t>
        </w:r>
      </w:ins>
    </w:p>
    <w:p w14:paraId="0DCE0388" w14:textId="77777777" w:rsidR="005D7027" w:rsidRPr="005D7027" w:rsidRDefault="005D7027" w:rsidP="005D7027">
      <w:pPr>
        <w:spacing w:line="360" w:lineRule="auto"/>
        <w:jc w:val="both"/>
        <w:rPr>
          <w:ins w:id="3694" w:author="Office" w:date="2025-10-26T17:54:00Z" w16du:dateUtc="2025-10-26T17:54:00Z"/>
          <w:rFonts w:ascii="Times New Roman" w:hAnsi="Times New Roman" w:cs="Times New Roman"/>
        </w:rPr>
      </w:pPr>
      <w:ins w:id="3695" w:author="Office" w:date="2025-10-26T17:54:00Z" w16du:dateUtc="2025-10-26T17:54:00Z">
        <w:r w:rsidRPr="005D7027">
          <w:rPr>
            <w:rFonts w:ascii="Times New Roman" w:hAnsi="Times New Roman" w:cs="Times New Roman"/>
          </w:rPr>
          <w:t xml:space="preserve">    results = reproduce_research_results()</w:t>
        </w:r>
      </w:ins>
    </w:p>
    <w:p w14:paraId="336A1FAB" w14:textId="77777777" w:rsidR="005D7027" w:rsidRPr="005D7027" w:rsidRDefault="005D7027" w:rsidP="005D7027">
      <w:pPr>
        <w:spacing w:line="360" w:lineRule="auto"/>
        <w:jc w:val="both"/>
        <w:rPr>
          <w:ins w:id="3696" w:author="Office" w:date="2025-10-26T17:54:00Z" w16du:dateUtc="2025-10-26T17:54:00Z"/>
          <w:rFonts w:ascii="Times New Roman" w:hAnsi="Times New Roman" w:cs="Times New Roman"/>
        </w:rPr>
      </w:pPr>
    </w:p>
    <w:p w14:paraId="094DC3DB" w14:textId="77777777" w:rsidR="005D7027" w:rsidRPr="005D7027" w:rsidRDefault="005D7027" w:rsidP="005D7027">
      <w:pPr>
        <w:spacing w:line="360" w:lineRule="auto"/>
        <w:jc w:val="both"/>
        <w:rPr>
          <w:ins w:id="3697" w:author="Office" w:date="2025-10-26T17:54:00Z" w16du:dateUtc="2025-10-26T17:54:00Z"/>
          <w:rFonts w:ascii="Times New Roman" w:hAnsi="Times New Roman" w:cs="Times New Roman"/>
        </w:rPr>
      </w:pPr>
      <w:ins w:id="3698" w:author="Office" w:date="2025-10-26T17:54:00Z" w16du:dateUtc="2025-10-26T17:54:00Z">
        <w:r w:rsidRPr="005D7027">
          <w:rPr>
            <w:rFonts w:ascii="Times New Roman" w:hAnsi="Times New Roman" w:cs="Times New Roman"/>
          </w:rPr>
          <w:t>A.11.3 Data Availability Statement</w:t>
        </w:r>
      </w:ins>
    </w:p>
    <w:p w14:paraId="075F6F25" w14:textId="77777777" w:rsidR="005D7027" w:rsidRPr="005D7027" w:rsidRDefault="005D7027" w:rsidP="005D7027">
      <w:pPr>
        <w:spacing w:line="360" w:lineRule="auto"/>
        <w:jc w:val="both"/>
        <w:rPr>
          <w:ins w:id="3699" w:author="Office" w:date="2025-10-26T17:54:00Z" w16du:dateUtc="2025-10-26T17:54:00Z"/>
          <w:rFonts w:ascii="Times New Roman" w:hAnsi="Times New Roman" w:cs="Times New Roman"/>
        </w:rPr>
      </w:pPr>
    </w:p>
    <w:p w14:paraId="733795F6" w14:textId="77777777" w:rsidR="005D7027" w:rsidRPr="005D7027" w:rsidRDefault="005D7027" w:rsidP="005D7027">
      <w:pPr>
        <w:spacing w:line="360" w:lineRule="auto"/>
        <w:jc w:val="both"/>
        <w:rPr>
          <w:ins w:id="3700" w:author="Office" w:date="2025-10-26T17:54:00Z" w16du:dateUtc="2025-10-26T17:54:00Z"/>
          <w:rFonts w:ascii="Times New Roman" w:hAnsi="Times New Roman" w:cs="Times New Roman"/>
        </w:rPr>
      </w:pPr>
      <w:ins w:id="3701" w:author="Office" w:date="2025-10-26T17:54:00Z" w16du:dateUtc="2025-10-26T17:54:00Z">
        <w:r w:rsidRPr="005D7027">
          <w:rPr>
            <w:rFonts w:ascii="Times New Roman" w:hAnsi="Times New Roman" w:cs="Times New Roman"/>
          </w:rPr>
          <w:t>Data Access and Usage:</w:t>
        </w:r>
      </w:ins>
    </w:p>
    <w:p w14:paraId="3680EF0F" w14:textId="77777777" w:rsidR="005D7027" w:rsidRPr="005D7027" w:rsidRDefault="005D7027" w:rsidP="005D7027">
      <w:pPr>
        <w:spacing w:line="360" w:lineRule="auto"/>
        <w:jc w:val="both"/>
        <w:rPr>
          <w:ins w:id="3702" w:author="Office" w:date="2025-10-26T17:54:00Z" w16du:dateUtc="2025-10-26T17:54:00Z"/>
          <w:rFonts w:ascii="Times New Roman" w:hAnsi="Times New Roman" w:cs="Times New Roman"/>
        </w:rPr>
      </w:pPr>
    </w:p>
    <w:p w14:paraId="0B5FF37C" w14:textId="77777777" w:rsidR="005D7027" w:rsidRPr="005D7027" w:rsidRDefault="005D7027" w:rsidP="005D7027">
      <w:pPr>
        <w:spacing w:line="360" w:lineRule="auto"/>
        <w:jc w:val="both"/>
        <w:rPr>
          <w:ins w:id="3703" w:author="Office" w:date="2025-10-26T17:54:00Z" w16du:dateUtc="2025-10-26T17:54:00Z"/>
          <w:rFonts w:ascii="Times New Roman" w:hAnsi="Times New Roman" w:cs="Times New Roman"/>
        </w:rPr>
      </w:pPr>
      <w:ins w:id="3704" w:author="Office" w:date="2025-10-26T17:54:00Z" w16du:dateUtc="2025-10-26T17:54:00Z">
        <w:r w:rsidRPr="005D7027">
          <w:rPr>
            <w:rFonts w:ascii="Times New Roman" w:hAnsi="Times New Roman" w:cs="Times New Roman"/>
          </w:rPr>
          <w:t>Data Availability Statement:</w:t>
        </w:r>
      </w:ins>
    </w:p>
    <w:p w14:paraId="7B0C9823" w14:textId="77777777" w:rsidR="005D7027" w:rsidRPr="005D7027" w:rsidRDefault="005D7027" w:rsidP="005D7027">
      <w:pPr>
        <w:spacing w:line="360" w:lineRule="auto"/>
        <w:jc w:val="both"/>
        <w:rPr>
          <w:ins w:id="3705" w:author="Office" w:date="2025-10-26T17:54:00Z" w16du:dateUtc="2025-10-26T17:54:00Z"/>
          <w:rFonts w:ascii="Times New Roman" w:hAnsi="Times New Roman" w:cs="Times New Roman"/>
        </w:rPr>
      </w:pPr>
    </w:p>
    <w:p w14:paraId="2D356A7B" w14:textId="77777777" w:rsidR="005D7027" w:rsidRPr="005D7027" w:rsidRDefault="005D7027" w:rsidP="005D7027">
      <w:pPr>
        <w:spacing w:line="360" w:lineRule="auto"/>
        <w:jc w:val="both"/>
        <w:rPr>
          <w:ins w:id="3706" w:author="Office" w:date="2025-10-26T17:54:00Z" w16du:dateUtc="2025-10-26T17:54:00Z"/>
          <w:rFonts w:ascii="Times New Roman" w:hAnsi="Times New Roman" w:cs="Times New Roman"/>
        </w:rPr>
      </w:pPr>
      <w:ins w:id="3707" w:author="Office" w:date="2025-10-26T17:54:00Z" w16du:dateUtc="2025-10-26T17:54:00Z">
        <w:r w:rsidRPr="005D7027">
          <w:rPr>
            <w:rFonts w:ascii="Times New Roman" w:hAnsi="Times New Roman" w:cs="Times New Roman"/>
          </w:rPr>
          <w:t>1. Raw Data:</w:t>
        </w:r>
      </w:ins>
    </w:p>
    <w:p w14:paraId="7542BC95" w14:textId="77777777" w:rsidR="005D7027" w:rsidRPr="005D7027" w:rsidRDefault="005D7027" w:rsidP="005D7027">
      <w:pPr>
        <w:spacing w:line="360" w:lineRule="auto"/>
        <w:jc w:val="both"/>
        <w:rPr>
          <w:ins w:id="3708" w:author="Office" w:date="2025-10-26T17:54:00Z" w16du:dateUtc="2025-10-26T17:54:00Z"/>
          <w:rFonts w:ascii="Times New Roman" w:hAnsi="Times New Roman" w:cs="Times New Roman"/>
        </w:rPr>
      </w:pPr>
      <w:ins w:id="3709" w:author="Office" w:date="2025-10-26T17:54:00Z" w16du:dateUtc="2025-10-26T17:54:00Z">
        <w:r w:rsidRPr="005D7027">
          <w:rPr>
            <w:rFonts w:ascii="Times New Roman" w:hAnsi="Times New Roman" w:cs="Times New Roman"/>
          </w:rPr>
          <w:t xml:space="preserve">   - News articles: Available in gse_sentiment.db (anonymized content)</w:t>
        </w:r>
      </w:ins>
    </w:p>
    <w:p w14:paraId="1C49A069" w14:textId="77777777" w:rsidR="005D7027" w:rsidRPr="005D7027" w:rsidRDefault="005D7027" w:rsidP="005D7027">
      <w:pPr>
        <w:spacing w:line="360" w:lineRule="auto"/>
        <w:jc w:val="both"/>
        <w:rPr>
          <w:ins w:id="3710" w:author="Office" w:date="2025-10-26T17:54:00Z" w16du:dateUtc="2025-10-26T17:54:00Z"/>
          <w:rFonts w:ascii="Times New Roman" w:hAnsi="Times New Roman" w:cs="Times New Roman"/>
        </w:rPr>
      </w:pPr>
      <w:ins w:id="3711" w:author="Office" w:date="2025-10-26T17:54:00Z" w16du:dateUtc="2025-10-26T17:54:00Z">
        <w:r w:rsidRPr="005D7027">
          <w:rPr>
            <w:rFonts w:ascii="Times New Roman" w:hAnsi="Times New Roman" w:cs="Times New Roman"/>
          </w:rPr>
          <w:t xml:space="preserve">   - Social media posts: Available in gse_sentiment.db (public posts only)</w:t>
        </w:r>
      </w:ins>
    </w:p>
    <w:p w14:paraId="4F9B8E6C" w14:textId="77777777" w:rsidR="005D7027" w:rsidRPr="005D7027" w:rsidRDefault="005D7027" w:rsidP="005D7027">
      <w:pPr>
        <w:spacing w:line="360" w:lineRule="auto"/>
        <w:jc w:val="both"/>
        <w:rPr>
          <w:ins w:id="3712" w:author="Office" w:date="2025-10-26T17:54:00Z" w16du:dateUtc="2025-10-26T17:54:00Z"/>
          <w:rFonts w:ascii="Times New Roman" w:hAnsi="Times New Roman" w:cs="Times New Roman"/>
        </w:rPr>
      </w:pPr>
      <w:ins w:id="3713" w:author="Office" w:date="2025-10-26T17:54:00Z" w16du:dateUtc="2025-10-26T17:54:00Z">
        <w:r w:rsidRPr="005D7027">
          <w:rPr>
            <w:rFonts w:ascii="Times New Roman" w:hAnsi="Times New Roman" w:cs="Times New Roman"/>
          </w:rPr>
          <w:t xml:space="preserve">   - Stock price data: Available in GSE_COMPOSITE_INDEX.csv and GSE_FINANCIAL_INDEX.csv</w:t>
        </w:r>
      </w:ins>
    </w:p>
    <w:p w14:paraId="1DB39A81" w14:textId="77777777" w:rsidR="005D7027" w:rsidRPr="005D7027" w:rsidRDefault="005D7027" w:rsidP="005D7027">
      <w:pPr>
        <w:spacing w:line="360" w:lineRule="auto"/>
        <w:jc w:val="both"/>
        <w:rPr>
          <w:ins w:id="3714" w:author="Office" w:date="2025-10-26T17:54:00Z" w16du:dateUtc="2025-10-26T17:54:00Z"/>
          <w:rFonts w:ascii="Times New Roman" w:hAnsi="Times New Roman" w:cs="Times New Roman"/>
        </w:rPr>
      </w:pPr>
      <w:ins w:id="3715" w:author="Office" w:date="2025-10-26T17:54:00Z" w16du:dateUtc="2025-10-26T17:54:00Z">
        <w:r w:rsidRPr="005D7027">
          <w:rPr>
            <w:rFonts w:ascii="Times New Roman" w:hAnsi="Times New Roman" w:cs="Times New Roman"/>
          </w:rPr>
          <w:t xml:space="preserve">   - Expert inputs: Available in gse_sentiment.db (anonymized)</w:t>
        </w:r>
      </w:ins>
    </w:p>
    <w:p w14:paraId="0E3B1577" w14:textId="77777777" w:rsidR="005D7027" w:rsidRPr="005D7027" w:rsidRDefault="005D7027" w:rsidP="005D7027">
      <w:pPr>
        <w:spacing w:line="360" w:lineRule="auto"/>
        <w:jc w:val="both"/>
        <w:rPr>
          <w:ins w:id="3716" w:author="Office" w:date="2025-10-26T17:54:00Z" w16du:dateUtc="2025-10-26T17:54:00Z"/>
          <w:rFonts w:ascii="Times New Roman" w:hAnsi="Times New Roman" w:cs="Times New Roman"/>
        </w:rPr>
      </w:pPr>
    </w:p>
    <w:p w14:paraId="0BB33E77" w14:textId="77777777" w:rsidR="005D7027" w:rsidRPr="005D7027" w:rsidRDefault="005D7027" w:rsidP="005D7027">
      <w:pPr>
        <w:spacing w:line="360" w:lineRule="auto"/>
        <w:jc w:val="both"/>
        <w:rPr>
          <w:ins w:id="3717" w:author="Office" w:date="2025-10-26T17:54:00Z" w16du:dateUtc="2025-10-26T17:54:00Z"/>
          <w:rFonts w:ascii="Times New Roman" w:hAnsi="Times New Roman" w:cs="Times New Roman"/>
        </w:rPr>
      </w:pPr>
      <w:ins w:id="3718" w:author="Office" w:date="2025-10-26T17:54:00Z" w16du:dateUtc="2025-10-26T17:54:00Z">
        <w:r w:rsidRPr="005D7027">
          <w:rPr>
            <w:rFonts w:ascii="Times New Roman" w:hAnsi="Times New Roman" w:cs="Times New Roman"/>
          </w:rPr>
          <w:t>2. Processed Data:</w:t>
        </w:r>
      </w:ins>
    </w:p>
    <w:p w14:paraId="76701299" w14:textId="77777777" w:rsidR="005D7027" w:rsidRPr="005D7027" w:rsidRDefault="005D7027" w:rsidP="005D7027">
      <w:pPr>
        <w:spacing w:line="360" w:lineRule="auto"/>
        <w:jc w:val="both"/>
        <w:rPr>
          <w:ins w:id="3719" w:author="Office" w:date="2025-10-26T17:54:00Z" w16du:dateUtc="2025-10-26T17:54:00Z"/>
          <w:rFonts w:ascii="Times New Roman" w:hAnsi="Times New Roman" w:cs="Times New Roman"/>
        </w:rPr>
      </w:pPr>
      <w:ins w:id="3720" w:author="Office" w:date="2025-10-26T17:54:00Z" w16du:dateUtc="2025-10-26T17:54:00Z">
        <w:r w:rsidRPr="005D7027">
          <w:rPr>
            <w:rFonts w:ascii="Times New Roman" w:hAnsi="Times New Roman" w:cs="Times New Roman"/>
          </w:rPr>
          <w:lastRenderedPageBreak/>
          <w:t xml:space="preserve">   - Sentiment scores: Calculated using provided scripts</w:t>
        </w:r>
      </w:ins>
    </w:p>
    <w:p w14:paraId="448680B3" w14:textId="77777777" w:rsidR="005D7027" w:rsidRPr="005D7027" w:rsidRDefault="005D7027" w:rsidP="005D7027">
      <w:pPr>
        <w:spacing w:line="360" w:lineRule="auto"/>
        <w:jc w:val="both"/>
        <w:rPr>
          <w:ins w:id="3721" w:author="Office" w:date="2025-10-26T17:54:00Z" w16du:dateUtc="2025-10-26T17:54:00Z"/>
          <w:rFonts w:ascii="Times New Roman" w:hAnsi="Times New Roman" w:cs="Times New Roman"/>
        </w:rPr>
      </w:pPr>
      <w:ins w:id="3722" w:author="Office" w:date="2025-10-26T17:54:00Z" w16du:dateUtc="2025-10-26T17:54:00Z">
        <w:r w:rsidRPr="005D7027">
          <w:rPr>
            <w:rFonts w:ascii="Times New Roman" w:hAnsi="Times New Roman" w:cs="Times New Roman"/>
          </w:rPr>
          <w:t xml:space="preserve">   - Feature matrices: Generated using provided feature engineering code</w:t>
        </w:r>
      </w:ins>
    </w:p>
    <w:p w14:paraId="77043C73" w14:textId="77777777" w:rsidR="005D7027" w:rsidRPr="005D7027" w:rsidRDefault="005D7027" w:rsidP="005D7027">
      <w:pPr>
        <w:spacing w:line="360" w:lineRule="auto"/>
        <w:jc w:val="both"/>
        <w:rPr>
          <w:ins w:id="3723" w:author="Office" w:date="2025-10-26T17:54:00Z" w16du:dateUtc="2025-10-26T17:54:00Z"/>
          <w:rFonts w:ascii="Times New Roman" w:hAnsi="Times New Roman" w:cs="Times New Roman"/>
        </w:rPr>
      </w:pPr>
      <w:ins w:id="3724" w:author="Office" w:date="2025-10-26T17:54:00Z" w16du:dateUtc="2025-10-26T17:54:00Z">
        <w:r w:rsidRPr="005D7027">
          <w:rPr>
            <w:rFonts w:ascii="Times New Roman" w:hAnsi="Times New Roman" w:cs="Times New Roman"/>
          </w:rPr>
          <w:t xml:space="preserve">   - Model inputs: Created through preprocessing pipeline</w:t>
        </w:r>
      </w:ins>
    </w:p>
    <w:p w14:paraId="788FF76B" w14:textId="77777777" w:rsidR="005D7027" w:rsidRPr="005D7027" w:rsidRDefault="005D7027" w:rsidP="005D7027">
      <w:pPr>
        <w:spacing w:line="360" w:lineRule="auto"/>
        <w:jc w:val="both"/>
        <w:rPr>
          <w:ins w:id="3725" w:author="Office" w:date="2025-10-26T17:54:00Z" w16du:dateUtc="2025-10-26T17:54:00Z"/>
          <w:rFonts w:ascii="Times New Roman" w:hAnsi="Times New Roman" w:cs="Times New Roman"/>
        </w:rPr>
      </w:pPr>
    </w:p>
    <w:p w14:paraId="4613B696" w14:textId="77777777" w:rsidR="005D7027" w:rsidRPr="005D7027" w:rsidRDefault="005D7027" w:rsidP="005D7027">
      <w:pPr>
        <w:spacing w:line="360" w:lineRule="auto"/>
        <w:jc w:val="both"/>
        <w:rPr>
          <w:ins w:id="3726" w:author="Office" w:date="2025-10-26T17:54:00Z" w16du:dateUtc="2025-10-26T17:54:00Z"/>
          <w:rFonts w:ascii="Times New Roman" w:hAnsi="Times New Roman" w:cs="Times New Roman"/>
        </w:rPr>
      </w:pPr>
      <w:ins w:id="3727" w:author="Office" w:date="2025-10-26T17:54:00Z" w16du:dateUtc="2025-10-26T17:54:00Z">
        <w:r w:rsidRPr="005D7027">
          <w:rPr>
            <w:rFonts w:ascii="Times New Roman" w:hAnsi="Times New Roman" w:cs="Times New Roman"/>
          </w:rPr>
          <w:t>3. Code Availability:</w:t>
        </w:r>
      </w:ins>
    </w:p>
    <w:p w14:paraId="7D5075ED" w14:textId="77777777" w:rsidR="005D7027" w:rsidRPr="005D7027" w:rsidRDefault="005D7027" w:rsidP="005D7027">
      <w:pPr>
        <w:spacing w:line="360" w:lineRule="auto"/>
        <w:jc w:val="both"/>
        <w:rPr>
          <w:ins w:id="3728" w:author="Office" w:date="2025-10-26T17:54:00Z" w16du:dateUtc="2025-10-26T17:54:00Z"/>
          <w:rFonts w:ascii="Times New Roman" w:hAnsi="Times New Roman" w:cs="Times New Roman"/>
        </w:rPr>
      </w:pPr>
      <w:ins w:id="3729" w:author="Office" w:date="2025-10-26T17:54:00Z" w16du:dateUtc="2025-10-26T17:54:00Z">
        <w:r w:rsidRPr="005D7027">
          <w:rPr>
            <w:rFonts w:ascii="Times New Roman" w:hAnsi="Times New Roman" w:cs="Times New Roman"/>
          </w:rPr>
          <w:t xml:space="preserve">   - All analysis code: Provided in repository</w:t>
        </w:r>
      </w:ins>
    </w:p>
    <w:p w14:paraId="12C8F259" w14:textId="77777777" w:rsidR="005D7027" w:rsidRPr="005D7027" w:rsidRDefault="005D7027" w:rsidP="005D7027">
      <w:pPr>
        <w:spacing w:line="360" w:lineRule="auto"/>
        <w:jc w:val="both"/>
        <w:rPr>
          <w:ins w:id="3730" w:author="Office" w:date="2025-10-26T17:54:00Z" w16du:dateUtc="2025-10-26T17:54:00Z"/>
          <w:rFonts w:ascii="Times New Roman" w:hAnsi="Times New Roman" w:cs="Times New Roman"/>
        </w:rPr>
      </w:pPr>
      <w:ins w:id="3731" w:author="Office" w:date="2025-10-26T17:54:00Z" w16du:dateUtc="2025-10-26T17:54:00Z">
        <w:r w:rsidRPr="005D7027">
          <w:rPr>
            <w:rFonts w:ascii="Times New Roman" w:hAnsi="Times New Roman" w:cs="Times New Roman"/>
          </w:rPr>
          <w:t xml:space="preserve">   - Model training scripts: Complete implementation included</w:t>
        </w:r>
      </w:ins>
    </w:p>
    <w:p w14:paraId="4205ED84" w14:textId="77777777" w:rsidR="005D7027" w:rsidRPr="005D7027" w:rsidRDefault="005D7027" w:rsidP="005D7027">
      <w:pPr>
        <w:spacing w:line="360" w:lineRule="auto"/>
        <w:jc w:val="both"/>
        <w:rPr>
          <w:ins w:id="3732" w:author="Office" w:date="2025-10-26T17:54:00Z" w16du:dateUtc="2025-10-26T17:54:00Z"/>
          <w:rFonts w:ascii="Times New Roman" w:hAnsi="Times New Roman" w:cs="Times New Roman"/>
        </w:rPr>
      </w:pPr>
      <w:ins w:id="3733" w:author="Office" w:date="2025-10-26T17:54:00Z" w16du:dateUtc="2025-10-26T17:54:00Z">
        <w:r w:rsidRPr="005D7027">
          <w:rPr>
            <w:rFonts w:ascii="Times New Roman" w:hAnsi="Times New Roman" w:cs="Times New Roman"/>
          </w:rPr>
          <w:t xml:space="preserve">   - Evaluation frameworks: Full replication possible</w:t>
        </w:r>
      </w:ins>
    </w:p>
    <w:p w14:paraId="7875A8BB" w14:textId="77777777" w:rsidR="005D7027" w:rsidRPr="005D7027" w:rsidRDefault="005D7027" w:rsidP="005D7027">
      <w:pPr>
        <w:spacing w:line="360" w:lineRule="auto"/>
        <w:jc w:val="both"/>
        <w:rPr>
          <w:ins w:id="3734" w:author="Office" w:date="2025-10-26T17:54:00Z" w16du:dateUtc="2025-10-26T17:54:00Z"/>
          <w:rFonts w:ascii="Times New Roman" w:hAnsi="Times New Roman" w:cs="Times New Roman"/>
        </w:rPr>
      </w:pPr>
    </w:p>
    <w:p w14:paraId="54D70E96" w14:textId="77777777" w:rsidR="005D7027" w:rsidRPr="005D7027" w:rsidRDefault="005D7027" w:rsidP="005D7027">
      <w:pPr>
        <w:spacing w:line="360" w:lineRule="auto"/>
        <w:jc w:val="both"/>
        <w:rPr>
          <w:ins w:id="3735" w:author="Office" w:date="2025-10-26T17:54:00Z" w16du:dateUtc="2025-10-26T17:54:00Z"/>
          <w:rFonts w:ascii="Times New Roman" w:hAnsi="Times New Roman" w:cs="Times New Roman"/>
        </w:rPr>
      </w:pPr>
      <w:ins w:id="3736" w:author="Office" w:date="2025-10-26T17:54:00Z" w16du:dateUtc="2025-10-26T17:54:00Z">
        <w:r w:rsidRPr="005D7027">
          <w:rPr>
            <w:rFonts w:ascii="Times New Roman" w:hAnsi="Times New Roman" w:cs="Times New Roman"/>
          </w:rPr>
          <w:t>4. Reproducibility:</w:t>
        </w:r>
      </w:ins>
    </w:p>
    <w:p w14:paraId="595765AF" w14:textId="77777777" w:rsidR="005D7027" w:rsidRPr="005D7027" w:rsidRDefault="005D7027" w:rsidP="005D7027">
      <w:pPr>
        <w:spacing w:line="360" w:lineRule="auto"/>
        <w:jc w:val="both"/>
        <w:rPr>
          <w:ins w:id="3737" w:author="Office" w:date="2025-10-26T17:54:00Z" w16du:dateUtc="2025-10-26T17:54:00Z"/>
          <w:rFonts w:ascii="Times New Roman" w:hAnsi="Times New Roman" w:cs="Times New Roman"/>
        </w:rPr>
      </w:pPr>
      <w:ins w:id="3738" w:author="Office" w:date="2025-10-26T17:54:00Z" w16du:dateUtc="2025-10-26T17:54:00Z">
        <w:r w:rsidRPr="005D7027">
          <w:rPr>
            <w:rFonts w:ascii="Times New Roman" w:hAnsi="Times New Roman" w:cs="Times New Roman"/>
          </w:rPr>
          <w:t xml:space="preserve">   - Random seeds: Fixed for reproducible results</w:t>
        </w:r>
      </w:ins>
    </w:p>
    <w:p w14:paraId="08E4D893" w14:textId="77777777" w:rsidR="005D7027" w:rsidRPr="005D7027" w:rsidRDefault="005D7027" w:rsidP="005D7027">
      <w:pPr>
        <w:spacing w:line="360" w:lineRule="auto"/>
        <w:jc w:val="both"/>
        <w:rPr>
          <w:ins w:id="3739" w:author="Office" w:date="2025-10-26T17:54:00Z" w16du:dateUtc="2025-10-26T17:54:00Z"/>
          <w:rFonts w:ascii="Times New Roman" w:hAnsi="Times New Roman" w:cs="Times New Roman"/>
        </w:rPr>
      </w:pPr>
      <w:ins w:id="3740" w:author="Office" w:date="2025-10-26T17:54:00Z" w16du:dateUtc="2025-10-26T17:54:00Z">
        <w:r w:rsidRPr="005D7027">
          <w:rPr>
            <w:rFonts w:ascii="Times New Roman" w:hAnsi="Times New Roman" w:cs="Times New Roman"/>
          </w:rPr>
          <w:t xml:space="preserve">   - Version control: All dependency versions specified</w:t>
        </w:r>
      </w:ins>
    </w:p>
    <w:p w14:paraId="4E552564" w14:textId="77777777" w:rsidR="005D7027" w:rsidRPr="005D7027" w:rsidRDefault="005D7027" w:rsidP="005D7027">
      <w:pPr>
        <w:spacing w:line="360" w:lineRule="auto"/>
        <w:jc w:val="both"/>
        <w:rPr>
          <w:ins w:id="3741" w:author="Office" w:date="2025-10-26T17:54:00Z" w16du:dateUtc="2025-10-26T17:54:00Z"/>
          <w:rFonts w:ascii="Times New Roman" w:hAnsi="Times New Roman" w:cs="Times New Roman"/>
        </w:rPr>
      </w:pPr>
      <w:ins w:id="3742" w:author="Office" w:date="2025-10-26T17:54:00Z" w16du:dateUtc="2025-10-26T17:54:00Z">
        <w:r w:rsidRPr="005D7027">
          <w:rPr>
            <w:rFonts w:ascii="Times New Roman" w:hAnsi="Times New Roman" w:cs="Times New Roman"/>
          </w:rPr>
          <w:t xml:space="preserve">   - Documentation: Complete setup and execution instructions</w:t>
        </w:r>
      </w:ins>
    </w:p>
    <w:p w14:paraId="33884AB1" w14:textId="77777777" w:rsidR="005D7027" w:rsidRPr="005D7027" w:rsidRDefault="005D7027" w:rsidP="005D7027">
      <w:pPr>
        <w:spacing w:line="360" w:lineRule="auto"/>
        <w:jc w:val="both"/>
        <w:rPr>
          <w:ins w:id="3743" w:author="Office" w:date="2025-10-26T17:54:00Z" w16du:dateUtc="2025-10-26T17:54:00Z"/>
          <w:rFonts w:ascii="Times New Roman" w:hAnsi="Times New Roman" w:cs="Times New Roman"/>
        </w:rPr>
      </w:pPr>
    </w:p>
    <w:p w14:paraId="0EA62838" w14:textId="77777777" w:rsidR="005D7027" w:rsidRPr="005D7027" w:rsidRDefault="005D7027" w:rsidP="005D7027">
      <w:pPr>
        <w:spacing w:line="360" w:lineRule="auto"/>
        <w:jc w:val="both"/>
        <w:rPr>
          <w:ins w:id="3744" w:author="Office" w:date="2025-10-26T17:54:00Z" w16du:dateUtc="2025-10-26T17:54:00Z"/>
          <w:rFonts w:ascii="Times New Roman" w:hAnsi="Times New Roman" w:cs="Times New Roman"/>
        </w:rPr>
      </w:pPr>
      <w:ins w:id="3745" w:author="Office" w:date="2025-10-26T17:54:00Z" w16du:dateUtc="2025-10-26T17:54:00Z">
        <w:r w:rsidRPr="005D7027">
          <w:rPr>
            <w:rFonts w:ascii="Times New Roman" w:hAnsi="Times New Roman" w:cs="Times New Roman"/>
          </w:rPr>
          <w:t>5. Ethical Considerations:</w:t>
        </w:r>
      </w:ins>
    </w:p>
    <w:p w14:paraId="17619D80" w14:textId="77777777" w:rsidR="005D7027" w:rsidRPr="005D7027" w:rsidRDefault="005D7027" w:rsidP="005D7027">
      <w:pPr>
        <w:spacing w:line="360" w:lineRule="auto"/>
        <w:jc w:val="both"/>
        <w:rPr>
          <w:ins w:id="3746" w:author="Office" w:date="2025-10-26T17:54:00Z" w16du:dateUtc="2025-10-26T17:54:00Z"/>
          <w:rFonts w:ascii="Times New Roman" w:hAnsi="Times New Roman" w:cs="Times New Roman"/>
        </w:rPr>
      </w:pPr>
      <w:ins w:id="3747" w:author="Office" w:date="2025-10-26T17:54:00Z" w16du:dateUtc="2025-10-26T17:54:00Z">
        <w:r w:rsidRPr="005D7027">
          <w:rPr>
            <w:rFonts w:ascii="Times New Roman" w:hAnsi="Times New Roman" w:cs="Times New Roman"/>
          </w:rPr>
          <w:t xml:space="preserve">   - Personal information: Removed from all datasets</w:t>
        </w:r>
      </w:ins>
    </w:p>
    <w:p w14:paraId="16E3F0F9" w14:textId="77777777" w:rsidR="005D7027" w:rsidRPr="005D7027" w:rsidRDefault="005D7027" w:rsidP="005D7027">
      <w:pPr>
        <w:spacing w:line="360" w:lineRule="auto"/>
        <w:jc w:val="both"/>
        <w:rPr>
          <w:ins w:id="3748" w:author="Office" w:date="2025-10-26T17:54:00Z" w16du:dateUtc="2025-10-26T17:54:00Z"/>
          <w:rFonts w:ascii="Times New Roman" w:hAnsi="Times New Roman" w:cs="Times New Roman"/>
        </w:rPr>
      </w:pPr>
      <w:ins w:id="3749" w:author="Office" w:date="2025-10-26T17:54:00Z" w16du:dateUtc="2025-10-26T17:54:00Z">
        <w:r w:rsidRPr="005D7027">
          <w:rPr>
            <w:rFonts w:ascii="Times New Roman" w:hAnsi="Times New Roman" w:cs="Times New Roman"/>
          </w:rPr>
          <w:t xml:space="preserve">   - Copyright compliance: Only public/authorized content included</w:t>
        </w:r>
      </w:ins>
    </w:p>
    <w:p w14:paraId="41A04025" w14:textId="77777777" w:rsidR="005D7027" w:rsidRPr="005D7027" w:rsidRDefault="005D7027" w:rsidP="005D7027">
      <w:pPr>
        <w:spacing w:line="360" w:lineRule="auto"/>
        <w:jc w:val="both"/>
        <w:rPr>
          <w:ins w:id="3750" w:author="Office" w:date="2025-10-26T17:54:00Z" w16du:dateUtc="2025-10-26T17:54:00Z"/>
          <w:rFonts w:ascii="Times New Roman" w:hAnsi="Times New Roman" w:cs="Times New Roman"/>
        </w:rPr>
      </w:pPr>
      <w:ins w:id="3751" w:author="Office" w:date="2025-10-26T17:54:00Z" w16du:dateUtc="2025-10-26T17:54:00Z">
        <w:r w:rsidRPr="005D7027">
          <w:rPr>
            <w:rFonts w:ascii="Times New Roman" w:hAnsi="Times New Roman" w:cs="Times New Roman"/>
          </w:rPr>
          <w:t xml:space="preserve">   - Terms of service: All data collection respects platform terms</w:t>
        </w:r>
      </w:ins>
    </w:p>
    <w:p w14:paraId="3BC9B46B" w14:textId="77777777" w:rsidR="005D7027" w:rsidRPr="005D7027" w:rsidRDefault="005D7027" w:rsidP="005D7027">
      <w:pPr>
        <w:spacing w:line="360" w:lineRule="auto"/>
        <w:jc w:val="both"/>
        <w:rPr>
          <w:ins w:id="3752" w:author="Office" w:date="2025-10-26T17:54:00Z" w16du:dateUtc="2025-10-26T17:54:00Z"/>
          <w:rFonts w:ascii="Times New Roman" w:hAnsi="Times New Roman" w:cs="Times New Roman"/>
        </w:rPr>
      </w:pPr>
    </w:p>
    <w:p w14:paraId="441B32B4" w14:textId="77777777" w:rsidR="005D7027" w:rsidRPr="005D7027" w:rsidRDefault="005D7027" w:rsidP="005D7027">
      <w:pPr>
        <w:spacing w:line="360" w:lineRule="auto"/>
        <w:jc w:val="both"/>
        <w:rPr>
          <w:ins w:id="3753" w:author="Office" w:date="2025-10-26T17:54:00Z" w16du:dateUtc="2025-10-26T17:54:00Z"/>
          <w:rFonts w:ascii="Times New Roman" w:hAnsi="Times New Roman" w:cs="Times New Roman"/>
        </w:rPr>
      </w:pPr>
      <w:ins w:id="3754" w:author="Office" w:date="2025-10-26T17:54:00Z" w16du:dateUtc="2025-10-26T17:54:00Z">
        <w:r w:rsidRPr="005D7027">
          <w:rPr>
            <w:rFonts w:ascii="Times New Roman" w:hAnsi="Times New Roman" w:cs="Times New Roman"/>
          </w:rPr>
          <w:t>This comprehensive appendix ensures complete reproducibility of the research findings and provides all necessary components for independent validation and extension of the work.</w:t>
        </w:r>
      </w:ins>
    </w:p>
    <w:p w14:paraId="62750851" w14:textId="77777777" w:rsidR="005D7027" w:rsidRPr="005D7027" w:rsidRDefault="005D7027" w:rsidP="005D7027">
      <w:pPr>
        <w:spacing w:line="360" w:lineRule="auto"/>
        <w:jc w:val="both"/>
        <w:rPr>
          <w:ins w:id="3755" w:author="Office" w:date="2025-10-26T17:54:00Z" w16du:dateUtc="2025-10-26T17:54:00Z"/>
          <w:rFonts w:ascii="Times New Roman" w:hAnsi="Times New Roman" w:cs="Times New Roman"/>
        </w:rPr>
      </w:pPr>
    </w:p>
    <w:p w14:paraId="3ECCFEF7" w14:textId="77777777" w:rsidR="005D7027" w:rsidRPr="005D7027" w:rsidRDefault="005D7027" w:rsidP="005D7027">
      <w:pPr>
        <w:spacing w:line="360" w:lineRule="auto"/>
        <w:jc w:val="both"/>
        <w:rPr>
          <w:ins w:id="3756" w:author="Office" w:date="2025-10-26T17:54:00Z" w16du:dateUtc="2025-10-26T17:54:00Z"/>
          <w:rFonts w:ascii="Times New Roman" w:hAnsi="Times New Roman" w:cs="Times New Roman"/>
        </w:rPr>
      </w:pPr>
      <w:ins w:id="3757" w:author="Office" w:date="2025-10-26T17:54:00Z" w16du:dateUtc="2025-10-26T17:54:00Z">
        <w:r w:rsidRPr="005D7027">
          <w:rPr>
            <w:rFonts w:ascii="Times New Roman" w:hAnsi="Times New Roman" w:cs="Times New Roman"/>
          </w:rPr>
          <w:t>APPENDIX B: EDA AND FEATURE SELECTION CODE</w:t>
        </w:r>
      </w:ins>
    </w:p>
    <w:p w14:paraId="595E2704" w14:textId="77777777" w:rsidR="005D7027" w:rsidRPr="005D7027" w:rsidRDefault="005D7027" w:rsidP="005D7027">
      <w:pPr>
        <w:spacing w:line="360" w:lineRule="auto"/>
        <w:jc w:val="both"/>
        <w:rPr>
          <w:ins w:id="3758" w:author="Office" w:date="2025-10-26T17:54:00Z" w16du:dateUtc="2025-10-26T17:54:00Z"/>
          <w:rFonts w:ascii="Times New Roman" w:hAnsi="Times New Roman" w:cs="Times New Roman"/>
        </w:rPr>
      </w:pPr>
    </w:p>
    <w:p w14:paraId="0C0BA3C4" w14:textId="77777777" w:rsidR="005D7027" w:rsidRPr="005D7027" w:rsidRDefault="005D7027" w:rsidP="005D7027">
      <w:pPr>
        <w:spacing w:line="360" w:lineRule="auto"/>
        <w:jc w:val="both"/>
        <w:rPr>
          <w:ins w:id="3759" w:author="Office" w:date="2025-10-26T17:54:00Z" w16du:dateUtc="2025-10-26T17:54:00Z"/>
          <w:rFonts w:ascii="Times New Roman" w:hAnsi="Times New Roman" w:cs="Times New Roman"/>
        </w:rPr>
      </w:pPr>
      <w:ins w:id="3760" w:author="Office" w:date="2025-10-26T17:54:00Z" w16du:dateUtc="2025-10-26T17:54:00Z">
        <w:r w:rsidRPr="005D7027">
          <w:rPr>
            <w:rFonts w:ascii="Times New Roman" w:hAnsi="Times New Roman" w:cs="Times New Roman"/>
          </w:rPr>
          <w:t>B.1 Data Analysis Script (analyze_data.py)</w:t>
        </w:r>
      </w:ins>
    </w:p>
    <w:p w14:paraId="35964B7A" w14:textId="77777777" w:rsidR="005D7027" w:rsidRPr="005D7027" w:rsidRDefault="005D7027" w:rsidP="005D7027">
      <w:pPr>
        <w:spacing w:line="360" w:lineRule="auto"/>
        <w:jc w:val="both"/>
        <w:rPr>
          <w:ins w:id="3761" w:author="Office" w:date="2025-10-26T17:54:00Z" w16du:dateUtc="2025-10-26T17:54:00Z"/>
          <w:rFonts w:ascii="Times New Roman" w:hAnsi="Times New Roman" w:cs="Times New Roman"/>
        </w:rPr>
      </w:pPr>
    </w:p>
    <w:p w14:paraId="61DA66C7" w14:textId="77777777" w:rsidR="005D7027" w:rsidRPr="005D7027" w:rsidRDefault="005D7027" w:rsidP="005D7027">
      <w:pPr>
        <w:spacing w:line="360" w:lineRule="auto"/>
        <w:jc w:val="both"/>
        <w:rPr>
          <w:ins w:id="3762" w:author="Office" w:date="2025-10-26T17:54:00Z" w16du:dateUtc="2025-10-26T17:54:00Z"/>
          <w:rFonts w:ascii="Times New Roman" w:hAnsi="Times New Roman" w:cs="Times New Roman"/>
        </w:rPr>
      </w:pPr>
      <w:ins w:id="3763" w:author="Office" w:date="2025-10-26T17:54:00Z" w16du:dateUtc="2025-10-26T17:54:00Z">
        <w:r w:rsidRPr="005D7027">
          <w:rPr>
            <w:rFonts w:ascii="Times New Roman" w:hAnsi="Times New Roman" w:cs="Times New Roman"/>
          </w:rPr>
          <w:t>```python</w:t>
        </w:r>
      </w:ins>
    </w:p>
    <w:p w14:paraId="12A5C9DF" w14:textId="77777777" w:rsidR="005D7027" w:rsidRPr="005D7027" w:rsidRDefault="005D7027" w:rsidP="005D7027">
      <w:pPr>
        <w:spacing w:line="360" w:lineRule="auto"/>
        <w:jc w:val="both"/>
        <w:rPr>
          <w:ins w:id="3764" w:author="Office" w:date="2025-10-26T17:54:00Z" w16du:dateUtc="2025-10-26T17:54:00Z"/>
          <w:rFonts w:ascii="Times New Roman" w:hAnsi="Times New Roman" w:cs="Times New Roman"/>
        </w:rPr>
      </w:pPr>
      <w:ins w:id="3765" w:author="Office" w:date="2025-10-26T17:54:00Z" w16du:dateUtc="2025-10-26T17:54:00Z">
        <w:r w:rsidRPr="005D7027">
          <w:rPr>
            <w:rFonts w:ascii="Times New Roman" w:hAnsi="Times New Roman" w:cs="Times New Roman"/>
          </w:rPr>
          <w:t>#!/usr/bin/env python3</w:t>
        </w:r>
      </w:ins>
    </w:p>
    <w:p w14:paraId="7D3E20DD" w14:textId="77777777" w:rsidR="005D7027" w:rsidRPr="005D7027" w:rsidRDefault="005D7027" w:rsidP="005D7027">
      <w:pPr>
        <w:spacing w:line="360" w:lineRule="auto"/>
        <w:jc w:val="both"/>
        <w:rPr>
          <w:ins w:id="3766" w:author="Office" w:date="2025-10-26T17:54:00Z" w16du:dateUtc="2025-10-26T17:54:00Z"/>
          <w:rFonts w:ascii="Times New Roman" w:hAnsi="Times New Roman" w:cs="Times New Roman"/>
        </w:rPr>
      </w:pPr>
      <w:ins w:id="3767" w:author="Office" w:date="2025-10-26T17:54:00Z" w16du:dateUtc="2025-10-26T17:54:00Z">
        <w:r w:rsidRPr="005D7027">
          <w:rPr>
            <w:rFonts w:ascii="Times New Roman" w:hAnsi="Times New Roman" w:cs="Times New Roman"/>
          </w:rPr>
          <w:t>"""</w:t>
        </w:r>
      </w:ins>
    </w:p>
    <w:p w14:paraId="537FA89C" w14:textId="77777777" w:rsidR="005D7027" w:rsidRPr="005D7027" w:rsidRDefault="005D7027" w:rsidP="005D7027">
      <w:pPr>
        <w:spacing w:line="360" w:lineRule="auto"/>
        <w:jc w:val="both"/>
        <w:rPr>
          <w:ins w:id="3768" w:author="Office" w:date="2025-10-26T17:54:00Z" w16du:dateUtc="2025-10-26T17:54:00Z"/>
          <w:rFonts w:ascii="Times New Roman" w:hAnsi="Times New Roman" w:cs="Times New Roman"/>
        </w:rPr>
      </w:pPr>
      <w:ins w:id="3769" w:author="Office" w:date="2025-10-26T17:54:00Z" w16du:dateUtc="2025-10-26T17:54:00Z">
        <w:r w:rsidRPr="005D7027">
          <w:rPr>
            <w:rFonts w:ascii="Times New Roman" w:hAnsi="Times New Roman" w:cs="Times New Roman"/>
          </w:rPr>
          <w:t>GSE Sentiment Analysis EDA and Feature Selection Pipeline</w:t>
        </w:r>
      </w:ins>
    </w:p>
    <w:p w14:paraId="637438EB" w14:textId="77777777" w:rsidR="005D7027" w:rsidRPr="005D7027" w:rsidRDefault="005D7027" w:rsidP="005D7027">
      <w:pPr>
        <w:spacing w:line="360" w:lineRule="auto"/>
        <w:jc w:val="both"/>
        <w:rPr>
          <w:ins w:id="3770" w:author="Office" w:date="2025-10-26T17:54:00Z" w16du:dateUtc="2025-10-26T17:54:00Z"/>
          <w:rFonts w:ascii="Times New Roman" w:hAnsi="Times New Roman" w:cs="Times New Roman"/>
        </w:rPr>
      </w:pPr>
      <w:ins w:id="3771" w:author="Office" w:date="2025-10-26T17:54:00Z" w16du:dateUtc="2025-10-26T17:54:00Z">
        <w:r w:rsidRPr="005D7027">
          <w:rPr>
            <w:rFonts w:ascii="Times New Roman" w:hAnsi="Times New Roman" w:cs="Times New Roman"/>
          </w:rPr>
          <w:t>Comprehensive exploratory data analysis and feature selection for GSE sentiment data</w:t>
        </w:r>
      </w:ins>
    </w:p>
    <w:p w14:paraId="7CB87DD0" w14:textId="77777777" w:rsidR="005D7027" w:rsidRPr="005D7027" w:rsidRDefault="005D7027" w:rsidP="005D7027">
      <w:pPr>
        <w:spacing w:line="360" w:lineRule="auto"/>
        <w:jc w:val="both"/>
        <w:rPr>
          <w:ins w:id="3772" w:author="Office" w:date="2025-10-26T17:54:00Z" w16du:dateUtc="2025-10-26T17:54:00Z"/>
          <w:rFonts w:ascii="Times New Roman" w:hAnsi="Times New Roman" w:cs="Times New Roman"/>
        </w:rPr>
      </w:pPr>
      <w:ins w:id="3773" w:author="Office" w:date="2025-10-26T17:54:00Z" w16du:dateUtc="2025-10-26T17:54:00Z">
        <w:r w:rsidRPr="005D7027">
          <w:rPr>
            <w:rFonts w:ascii="Times New Roman" w:hAnsi="Times New Roman" w:cs="Times New Roman"/>
          </w:rPr>
          <w:t>"""</w:t>
        </w:r>
      </w:ins>
    </w:p>
    <w:p w14:paraId="4CBF8AB9" w14:textId="77777777" w:rsidR="005D7027" w:rsidRPr="005D7027" w:rsidRDefault="005D7027" w:rsidP="005D7027">
      <w:pPr>
        <w:spacing w:line="360" w:lineRule="auto"/>
        <w:jc w:val="both"/>
        <w:rPr>
          <w:ins w:id="3774" w:author="Office" w:date="2025-10-26T17:54:00Z" w16du:dateUtc="2025-10-26T17:54:00Z"/>
          <w:rFonts w:ascii="Times New Roman" w:hAnsi="Times New Roman" w:cs="Times New Roman"/>
        </w:rPr>
      </w:pPr>
    </w:p>
    <w:p w14:paraId="6B39C647" w14:textId="77777777" w:rsidR="005D7027" w:rsidRPr="005D7027" w:rsidRDefault="005D7027" w:rsidP="005D7027">
      <w:pPr>
        <w:spacing w:line="360" w:lineRule="auto"/>
        <w:jc w:val="both"/>
        <w:rPr>
          <w:ins w:id="3775" w:author="Office" w:date="2025-10-26T17:54:00Z" w16du:dateUtc="2025-10-26T17:54:00Z"/>
          <w:rFonts w:ascii="Times New Roman" w:hAnsi="Times New Roman" w:cs="Times New Roman"/>
        </w:rPr>
      </w:pPr>
      <w:ins w:id="3776" w:author="Office" w:date="2025-10-26T17:54:00Z" w16du:dateUtc="2025-10-26T17:54:00Z">
        <w:r w:rsidRPr="005D7027">
          <w:rPr>
            <w:rFonts w:ascii="Times New Roman" w:hAnsi="Times New Roman" w:cs="Times New Roman"/>
          </w:rPr>
          <w:t>import pandas as pd</w:t>
        </w:r>
      </w:ins>
    </w:p>
    <w:p w14:paraId="2278814A" w14:textId="77777777" w:rsidR="005D7027" w:rsidRPr="005D7027" w:rsidRDefault="005D7027" w:rsidP="005D7027">
      <w:pPr>
        <w:spacing w:line="360" w:lineRule="auto"/>
        <w:jc w:val="both"/>
        <w:rPr>
          <w:ins w:id="3777" w:author="Office" w:date="2025-10-26T17:54:00Z" w16du:dateUtc="2025-10-26T17:54:00Z"/>
          <w:rFonts w:ascii="Times New Roman" w:hAnsi="Times New Roman" w:cs="Times New Roman"/>
        </w:rPr>
      </w:pPr>
      <w:ins w:id="3778" w:author="Office" w:date="2025-10-26T17:54:00Z" w16du:dateUtc="2025-10-26T17:54:00Z">
        <w:r w:rsidRPr="005D7027">
          <w:rPr>
            <w:rFonts w:ascii="Times New Roman" w:hAnsi="Times New Roman" w:cs="Times New Roman"/>
          </w:rPr>
          <w:t>import numpy as np</w:t>
        </w:r>
      </w:ins>
    </w:p>
    <w:p w14:paraId="0404B227" w14:textId="77777777" w:rsidR="005D7027" w:rsidRPr="005D7027" w:rsidRDefault="005D7027" w:rsidP="005D7027">
      <w:pPr>
        <w:spacing w:line="360" w:lineRule="auto"/>
        <w:jc w:val="both"/>
        <w:rPr>
          <w:ins w:id="3779" w:author="Office" w:date="2025-10-26T17:54:00Z" w16du:dateUtc="2025-10-26T17:54:00Z"/>
          <w:rFonts w:ascii="Times New Roman" w:hAnsi="Times New Roman" w:cs="Times New Roman"/>
        </w:rPr>
      </w:pPr>
      <w:ins w:id="3780" w:author="Office" w:date="2025-10-26T17:54:00Z" w16du:dateUtc="2025-10-26T17:54:00Z">
        <w:r w:rsidRPr="005D7027">
          <w:rPr>
            <w:rFonts w:ascii="Times New Roman" w:hAnsi="Times New Roman" w:cs="Times New Roman"/>
          </w:rPr>
          <w:t>import sqlite3</w:t>
        </w:r>
      </w:ins>
    </w:p>
    <w:p w14:paraId="43333379" w14:textId="77777777" w:rsidR="005D7027" w:rsidRPr="005D7027" w:rsidRDefault="005D7027" w:rsidP="005D7027">
      <w:pPr>
        <w:spacing w:line="360" w:lineRule="auto"/>
        <w:jc w:val="both"/>
        <w:rPr>
          <w:ins w:id="3781" w:author="Office" w:date="2025-10-26T17:54:00Z" w16du:dateUtc="2025-10-26T17:54:00Z"/>
          <w:rFonts w:ascii="Times New Roman" w:hAnsi="Times New Roman" w:cs="Times New Roman"/>
        </w:rPr>
      </w:pPr>
      <w:ins w:id="3782" w:author="Office" w:date="2025-10-26T17:54:00Z" w16du:dateUtc="2025-10-26T17:54:00Z">
        <w:r w:rsidRPr="005D7027">
          <w:rPr>
            <w:rFonts w:ascii="Times New Roman" w:hAnsi="Times New Roman" w:cs="Times New Roman"/>
          </w:rPr>
          <w:t>import matplotlib.pyplot as plt</w:t>
        </w:r>
      </w:ins>
    </w:p>
    <w:p w14:paraId="1E4A705E" w14:textId="77777777" w:rsidR="005D7027" w:rsidRPr="005D7027" w:rsidRDefault="005D7027" w:rsidP="005D7027">
      <w:pPr>
        <w:spacing w:line="360" w:lineRule="auto"/>
        <w:jc w:val="both"/>
        <w:rPr>
          <w:ins w:id="3783" w:author="Office" w:date="2025-10-26T17:54:00Z" w16du:dateUtc="2025-10-26T17:54:00Z"/>
          <w:rFonts w:ascii="Times New Roman" w:hAnsi="Times New Roman" w:cs="Times New Roman"/>
        </w:rPr>
      </w:pPr>
      <w:ins w:id="3784" w:author="Office" w:date="2025-10-26T17:54:00Z" w16du:dateUtc="2025-10-26T17:54:00Z">
        <w:r w:rsidRPr="005D7027">
          <w:rPr>
            <w:rFonts w:ascii="Times New Roman" w:hAnsi="Times New Roman" w:cs="Times New Roman"/>
          </w:rPr>
          <w:t>import seaborn as sns</w:t>
        </w:r>
      </w:ins>
    </w:p>
    <w:p w14:paraId="28C57D99" w14:textId="77777777" w:rsidR="005D7027" w:rsidRPr="005D7027" w:rsidRDefault="005D7027" w:rsidP="005D7027">
      <w:pPr>
        <w:spacing w:line="360" w:lineRule="auto"/>
        <w:jc w:val="both"/>
        <w:rPr>
          <w:ins w:id="3785" w:author="Office" w:date="2025-10-26T17:54:00Z" w16du:dateUtc="2025-10-26T17:54:00Z"/>
          <w:rFonts w:ascii="Times New Roman" w:hAnsi="Times New Roman" w:cs="Times New Roman"/>
        </w:rPr>
      </w:pPr>
      <w:ins w:id="3786" w:author="Office" w:date="2025-10-26T17:54:00Z" w16du:dateUtc="2025-10-26T17:54:00Z">
        <w:r w:rsidRPr="005D7027">
          <w:rPr>
            <w:rFonts w:ascii="Times New Roman" w:hAnsi="Times New Roman" w:cs="Times New Roman"/>
          </w:rPr>
          <w:t>from sklearn.model_selection import train_test_split</w:t>
        </w:r>
      </w:ins>
    </w:p>
    <w:p w14:paraId="3B7019F1" w14:textId="77777777" w:rsidR="005D7027" w:rsidRPr="005D7027" w:rsidRDefault="005D7027" w:rsidP="005D7027">
      <w:pPr>
        <w:spacing w:line="360" w:lineRule="auto"/>
        <w:jc w:val="both"/>
        <w:rPr>
          <w:ins w:id="3787" w:author="Office" w:date="2025-10-26T17:54:00Z" w16du:dateUtc="2025-10-26T17:54:00Z"/>
          <w:rFonts w:ascii="Times New Roman" w:hAnsi="Times New Roman" w:cs="Times New Roman"/>
        </w:rPr>
      </w:pPr>
      <w:ins w:id="3788" w:author="Office" w:date="2025-10-26T17:54:00Z" w16du:dateUtc="2025-10-26T17:54:00Z">
        <w:r w:rsidRPr="005D7027">
          <w:rPr>
            <w:rFonts w:ascii="Times New Roman" w:hAnsi="Times New Roman" w:cs="Times New Roman"/>
          </w:rPr>
          <w:t>from sklearn.ensemble import RandomForestRegressor</w:t>
        </w:r>
      </w:ins>
    </w:p>
    <w:p w14:paraId="56A017B4" w14:textId="77777777" w:rsidR="005D7027" w:rsidRPr="005D7027" w:rsidRDefault="005D7027" w:rsidP="005D7027">
      <w:pPr>
        <w:spacing w:line="360" w:lineRule="auto"/>
        <w:jc w:val="both"/>
        <w:rPr>
          <w:ins w:id="3789" w:author="Office" w:date="2025-10-26T17:54:00Z" w16du:dateUtc="2025-10-26T17:54:00Z"/>
          <w:rFonts w:ascii="Times New Roman" w:hAnsi="Times New Roman" w:cs="Times New Roman"/>
        </w:rPr>
      </w:pPr>
      <w:ins w:id="3790" w:author="Office" w:date="2025-10-26T17:54:00Z" w16du:dateUtc="2025-10-26T17:54:00Z">
        <w:r w:rsidRPr="005D7027">
          <w:rPr>
            <w:rFonts w:ascii="Times New Roman" w:hAnsi="Times New Roman" w:cs="Times New Roman"/>
          </w:rPr>
          <w:t>from sklearn.feature_selection import RFE, mutual_info_regression</w:t>
        </w:r>
      </w:ins>
    </w:p>
    <w:p w14:paraId="56BA3678" w14:textId="77777777" w:rsidR="005D7027" w:rsidRPr="005D7027" w:rsidRDefault="005D7027" w:rsidP="005D7027">
      <w:pPr>
        <w:spacing w:line="360" w:lineRule="auto"/>
        <w:jc w:val="both"/>
        <w:rPr>
          <w:ins w:id="3791" w:author="Office" w:date="2025-10-26T17:54:00Z" w16du:dateUtc="2025-10-26T17:54:00Z"/>
          <w:rFonts w:ascii="Times New Roman" w:hAnsi="Times New Roman" w:cs="Times New Roman"/>
        </w:rPr>
      </w:pPr>
      <w:ins w:id="3792" w:author="Office" w:date="2025-10-26T17:54:00Z" w16du:dateUtc="2025-10-26T17:54:00Z">
        <w:r w:rsidRPr="005D7027">
          <w:rPr>
            <w:rFonts w:ascii="Times New Roman" w:hAnsi="Times New Roman" w:cs="Times New Roman"/>
          </w:rPr>
          <w:t>from sklearn.preprocessing import StandardScaler</w:t>
        </w:r>
      </w:ins>
    </w:p>
    <w:p w14:paraId="40C890E1" w14:textId="77777777" w:rsidR="005D7027" w:rsidRPr="005D7027" w:rsidRDefault="005D7027" w:rsidP="005D7027">
      <w:pPr>
        <w:spacing w:line="360" w:lineRule="auto"/>
        <w:jc w:val="both"/>
        <w:rPr>
          <w:ins w:id="3793" w:author="Office" w:date="2025-10-26T17:54:00Z" w16du:dateUtc="2025-10-26T17:54:00Z"/>
          <w:rFonts w:ascii="Times New Roman" w:hAnsi="Times New Roman" w:cs="Times New Roman"/>
        </w:rPr>
      </w:pPr>
      <w:ins w:id="3794" w:author="Office" w:date="2025-10-26T17:54:00Z" w16du:dateUtc="2025-10-26T17:54:00Z">
        <w:r w:rsidRPr="005D7027">
          <w:rPr>
            <w:rFonts w:ascii="Times New Roman" w:hAnsi="Times New Roman" w:cs="Times New Roman"/>
          </w:rPr>
          <w:lastRenderedPageBreak/>
          <w:t>from scipy.stats import pearsonr, spearmanr</w:t>
        </w:r>
      </w:ins>
    </w:p>
    <w:p w14:paraId="696AE82B" w14:textId="77777777" w:rsidR="005D7027" w:rsidRPr="005D7027" w:rsidRDefault="005D7027" w:rsidP="005D7027">
      <w:pPr>
        <w:spacing w:line="360" w:lineRule="auto"/>
        <w:jc w:val="both"/>
        <w:rPr>
          <w:ins w:id="3795" w:author="Office" w:date="2025-10-26T17:54:00Z" w16du:dateUtc="2025-10-26T17:54:00Z"/>
          <w:rFonts w:ascii="Times New Roman" w:hAnsi="Times New Roman" w:cs="Times New Roman"/>
        </w:rPr>
      </w:pPr>
      <w:ins w:id="3796" w:author="Office" w:date="2025-10-26T17:54:00Z" w16du:dateUtc="2025-10-26T17:54:00Z">
        <w:r w:rsidRPr="005D7027">
          <w:rPr>
            <w:rFonts w:ascii="Times New Roman" w:hAnsi="Times New Roman" w:cs="Times New Roman"/>
          </w:rPr>
          <w:t>import json</w:t>
        </w:r>
      </w:ins>
    </w:p>
    <w:p w14:paraId="4559B10F" w14:textId="77777777" w:rsidR="005D7027" w:rsidRPr="005D7027" w:rsidRDefault="005D7027" w:rsidP="005D7027">
      <w:pPr>
        <w:spacing w:line="360" w:lineRule="auto"/>
        <w:jc w:val="both"/>
        <w:rPr>
          <w:ins w:id="3797" w:author="Office" w:date="2025-10-26T17:54:00Z" w16du:dateUtc="2025-10-26T17:54:00Z"/>
          <w:rFonts w:ascii="Times New Roman" w:hAnsi="Times New Roman" w:cs="Times New Roman"/>
        </w:rPr>
      </w:pPr>
      <w:ins w:id="3798" w:author="Office" w:date="2025-10-26T17:54:00Z" w16du:dateUtc="2025-10-26T17:54:00Z">
        <w:r w:rsidRPr="005D7027">
          <w:rPr>
            <w:rFonts w:ascii="Times New Roman" w:hAnsi="Times New Roman" w:cs="Times New Roman"/>
          </w:rPr>
          <w:t>import os</w:t>
        </w:r>
      </w:ins>
    </w:p>
    <w:p w14:paraId="1CEA5475" w14:textId="77777777" w:rsidR="005D7027" w:rsidRPr="005D7027" w:rsidRDefault="005D7027" w:rsidP="005D7027">
      <w:pPr>
        <w:spacing w:line="360" w:lineRule="auto"/>
        <w:jc w:val="both"/>
        <w:rPr>
          <w:ins w:id="3799" w:author="Office" w:date="2025-10-26T17:54:00Z" w16du:dateUtc="2025-10-26T17:54:00Z"/>
          <w:rFonts w:ascii="Times New Roman" w:hAnsi="Times New Roman" w:cs="Times New Roman"/>
        </w:rPr>
      </w:pPr>
      <w:ins w:id="3800" w:author="Office" w:date="2025-10-26T17:54:00Z" w16du:dateUtc="2025-10-26T17:54:00Z">
        <w:r w:rsidRPr="005D7027">
          <w:rPr>
            <w:rFonts w:ascii="Times New Roman" w:hAnsi="Times New Roman" w:cs="Times New Roman"/>
          </w:rPr>
          <w:t>from datetime import datetime</w:t>
        </w:r>
      </w:ins>
    </w:p>
    <w:p w14:paraId="64B6D555" w14:textId="77777777" w:rsidR="005D7027" w:rsidRPr="005D7027" w:rsidRDefault="005D7027" w:rsidP="005D7027">
      <w:pPr>
        <w:spacing w:line="360" w:lineRule="auto"/>
        <w:jc w:val="both"/>
        <w:rPr>
          <w:ins w:id="3801" w:author="Office" w:date="2025-10-26T17:54:00Z" w16du:dateUtc="2025-10-26T17:54:00Z"/>
          <w:rFonts w:ascii="Times New Roman" w:hAnsi="Times New Roman" w:cs="Times New Roman"/>
        </w:rPr>
      </w:pPr>
    </w:p>
    <w:p w14:paraId="55230CFF" w14:textId="77777777" w:rsidR="005D7027" w:rsidRPr="005D7027" w:rsidRDefault="005D7027" w:rsidP="005D7027">
      <w:pPr>
        <w:spacing w:line="360" w:lineRule="auto"/>
        <w:jc w:val="both"/>
        <w:rPr>
          <w:ins w:id="3802" w:author="Office" w:date="2025-10-26T17:54:00Z" w16du:dateUtc="2025-10-26T17:54:00Z"/>
          <w:rFonts w:ascii="Times New Roman" w:hAnsi="Times New Roman" w:cs="Times New Roman"/>
        </w:rPr>
      </w:pPr>
      <w:ins w:id="3803" w:author="Office" w:date="2025-10-26T17:54:00Z" w16du:dateUtc="2025-10-26T17:54:00Z">
        <w:r w:rsidRPr="005D7027">
          <w:rPr>
            <w:rFonts w:ascii="Times New Roman" w:hAnsi="Times New Roman" w:cs="Times New Roman"/>
          </w:rPr>
          <w:t># Set style for plots</w:t>
        </w:r>
      </w:ins>
    </w:p>
    <w:p w14:paraId="3CB67ACA" w14:textId="77777777" w:rsidR="005D7027" w:rsidRPr="005D7027" w:rsidRDefault="005D7027" w:rsidP="005D7027">
      <w:pPr>
        <w:spacing w:line="360" w:lineRule="auto"/>
        <w:jc w:val="both"/>
        <w:rPr>
          <w:ins w:id="3804" w:author="Office" w:date="2025-10-26T17:54:00Z" w16du:dateUtc="2025-10-26T17:54:00Z"/>
          <w:rFonts w:ascii="Times New Roman" w:hAnsi="Times New Roman" w:cs="Times New Roman"/>
        </w:rPr>
      </w:pPr>
      <w:ins w:id="3805" w:author="Office" w:date="2025-10-26T17:54:00Z" w16du:dateUtc="2025-10-26T17:54:00Z">
        <w:r w:rsidRPr="005D7027">
          <w:rPr>
            <w:rFonts w:ascii="Times New Roman" w:hAnsi="Times New Roman" w:cs="Times New Roman"/>
          </w:rPr>
          <w:t>plt.style.use('default')</w:t>
        </w:r>
      </w:ins>
    </w:p>
    <w:p w14:paraId="3F915D4B" w14:textId="77777777" w:rsidR="005D7027" w:rsidRPr="005D7027" w:rsidRDefault="005D7027" w:rsidP="005D7027">
      <w:pPr>
        <w:spacing w:line="360" w:lineRule="auto"/>
        <w:jc w:val="both"/>
        <w:rPr>
          <w:ins w:id="3806" w:author="Office" w:date="2025-10-26T17:54:00Z" w16du:dateUtc="2025-10-26T17:54:00Z"/>
          <w:rFonts w:ascii="Times New Roman" w:hAnsi="Times New Roman" w:cs="Times New Roman"/>
        </w:rPr>
      </w:pPr>
      <w:ins w:id="3807" w:author="Office" w:date="2025-10-26T17:54:00Z" w16du:dateUtc="2025-10-26T17:54:00Z">
        <w:r w:rsidRPr="005D7027">
          <w:rPr>
            <w:rFonts w:ascii="Times New Roman" w:hAnsi="Times New Roman" w:cs="Times New Roman"/>
          </w:rPr>
          <w:t>sns.set_palette("husl")</w:t>
        </w:r>
      </w:ins>
    </w:p>
    <w:p w14:paraId="46B4CBC8" w14:textId="77777777" w:rsidR="005D7027" w:rsidRPr="005D7027" w:rsidRDefault="005D7027" w:rsidP="005D7027">
      <w:pPr>
        <w:spacing w:line="360" w:lineRule="auto"/>
        <w:jc w:val="both"/>
        <w:rPr>
          <w:ins w:id="3808" w:author="Office" w:date="2025-10-26T17:54:00Z" w16du:dateUtc="2025-10-26T17:54:00Z"/>
          <w:rFonts w:ascii="Times New Roman" w:hAnsi="Times New Roman" w:cs="Times New Roman"/>
        </w:rPr>
      </w:pPr>
    </w:p>
    <w:p w14:paraId="20FA80B7" w14:textId="77777777" w:rsidR="005D7027" w:rsidRPr="005D7027" w:rsidRDefault="005D7027" w:rsidP="005D7027">
      <w:pPr>
        <w:spacing w:line="360" w:lineRule="auto"/>
        <w:jc w:val="both"/>
        <w:rPr>
          <w:ins w:id="3809" w:author="Office" w:date="2025-10-26T17:54:00Z" w16du:dateUtc="2025-10-26T17:54:00Z"/>
          <w:rFonts w:ascii="Times New Roman" w:hAnsi="Times New Roman" w:cs="Times New Roman"/>
        </w:rPr>
      </w:pPr>
      <w:ins w:id="3810" w:author="Office" w:date="2025-10-26T17:54:00Z" w16du:dateUtc="2025-10-26T17:54:00Z">
        <w:r w:rsidRPr="005D7027">
          <w:rPr>
            <w:rFonts w:ascii="Times New Roman" w:hAnsi="Times New Roman" w:cs="Times New Roman"/>
          </w:rPr>
          <w:t>class GSEDataAnalyzer:</w:t>
        </w:r>
      </w:ins>
    </w:p>
    <w:p w14:paraId="4528A3C7" w14:textId="77777777" w:rsidR="005D7027" w:rsidRPr="005D7027" w:rsidRDefault="005D7027" w:rsidP="005D7027">
      <w:pPr>
        <w:spacing w:line="360" w:lineRule="auto"/>
        <w:jc w:val="both"/>
        <w:rPr>
          <w:ins w:id="3811" w:author="Office" w:date="2025-10-26T17:54:00Z" w16du:dateUtc="2025-10-26T17:54:00Z"/>
          <w:rFonts w:ascii="Times New Roman" w:hAnsi="Times New Roman" w:cs="Times New Roman"/>
        </w:rPr>
      </w:pPr>
      <w:ins w:id="3812" w:author="Office" w:date="2025-10-26T17:54:00Z" w16du:dateUtc="2025-10-26T17:54:00Z">
        <w:r w:rsidRPr="005D7027">
          <w:rPr>
            <w:rFonts w:ascii="Times New Roman" w:hAnsi="Times New Roman" w:cs="Times New Roman"/>
          </w:rPr>
          <w:t xml:space="preserve">    """Comprehensive EDA and feature selection for GSE sentiment analysis"""</w:t>
        </w:r>
      </w:ins>
    </w:p>
    <w:p w14:paraId="431FE515" w14:textId="77777777" w:rsidR="005D7027" w:rsidRPr="005D7027" w:rsidRDefault="005D7027" w:rsidP="005D7027">
      <w:pPr>
        <w:spacing w:line="360" w:lineRule="auto"/>
        <w:jc w:val="both"/>
        <w:rPr>
          <w:ins w:id="3813" w:author="Office" w:date="2025-10-26T17:54:00Z" w16du:dateUtc="2025-10-26T17:54:00Z"/>
          <w:rFonts w:ascii="Times New Roman" w:hAnsi="Times New Roman" w:cs="Times New Roman"/>
        </w:rPr>
      </w:pPr>
    </w:p>
    <w:p w14:paraId="39A41DA9" w14:textId="77777777" w:rsidR="005D7027" w:rsidRPr="005D7027" w:rsidRDefault="005D7027" w:rsidP="005D7027">
      <w:pPr>
        <w:spacing w:line="360" w:lineRule="auto"/>
        <w:jc w:val="both"/>
        <w:rPr>
          <w:ins w:id="3814" w:author="Office" w:date="2025-10-26T17:54:00Z" w16du:dateUtc="2025-10-26T17:54:00Z"/>
          <w:rFonts w:ascii="Times New Roman" w:hAnsi="Times New Roman" w:cs="Times New Roman"/>
        </w:rPr>
      </w:pPr>
      <w:ins w:id="3815" w:author="Office" w:date="2025-10-26T17:54:00Z" w16du:dateUtc="2025-10-26T17:54:00Z">
        <w:r w:rsidRPr="005D7027">
          <w:rPr>
            <w:rFonts w:ascii="Times New Roman" w:hAnsi="Times New Roman" w:cs="Times New Roman"/>
          </w:rPr>
          <w:t xml:space="preserve">    def __init__(self, db_path="gse_sentiment.db"):</w:t>
        </w:r>
      </w:ins>
    </w:p>
    <w:p w14:paraId="6812BDB9" w14:textId="77777777" w:rsidR="005D7027" w:rsidRPr="005D7027" w:rsidRDefault="005D7027" w:rsidP="005D7027">
      <w:pPr>
        <w:spacing w:line="360" w:lineRule="auto"/>
        <w:jc w:val="both"/>
        <w:rPr>
          <w:ins w:id="3816" w:author="Office" w:date="2025-10-26T17:54:00Z" w16du:dateUtc="2025-10-26T17:54:00Z"/>
          <w:rFonts w:ascii="Times New Roman" w:hAnsi="Times New Roman" w:cs="Times New Roman"/>
        </w:rPr>
      </w:pPr>
      <w:ins w:id="3817" w:author="Office" w:date="2025-10-26T17:54:00Z" w16du:dateUtc="2025-10-26T17:54:00Z">
        <w:r w:rsidRPr="005D7027">
          <w:rPr>
            <w:rFonts w:ascii="Times New Roman" w:hAnsi="Times New Roman" w:cs="Times New Roman"/>
          </w:rPr>
          <w:t xml:space="preserve">        self.db_path = db_path</w:t>
        </w:r>
      </w:ins>
    </w:p>
    <w:p w14:paraId="3205608A" w14:textId="77777777" w:rsidR="005D7027" w:rsidRPr="005D7027" w:rsidRDefault="005D7027" w:rsidP="005D7027">
      <w:pPr>
        <w:spacing w:line="360" w:lineRule="auto"/>
        <w:jc w:val="both"/>
        <w:rPr>
          <w:ins w:id="3818" w:author="Office" w:date="2025-10-26T17:54:00Z" w16du:dateUtc="2025-10-26T17:54:00Z"/>
          <w:rFonts w:ascii="Times New Roman" w:hAnsi="Times New Roman" w:cs="Times New Roman"/>
        </w:rPr>
      </w:pPr>
      <w:ins w:id="3819" w:author="Office" w:date="2025-10-26T17:54:00Z" w16du:dateUtc="2025-10-26T17:54:00Z">
        <w:r w:rsidRPr="005D7027">
          <w:rPr>
            <w:rFonts w:ascii="Times New Roman" w:hAnsi="Times New Roman" w:cs="Times New Roman"/>
          </w:rPr>
          <w:t xml:space="preserve">        self.sentiment_df = None</w:t>
        </w:r>
      </w:ins>
    </w:p>
    <w:p w14:paraId="13554B0D" w14:textId="77777777" w:rsidR="005D7027" w:rsidRPr="005D7027" w:rsidRDefault="005D7027" w:rsidP="005D7027">
      <w:pPr>
        <w:spacing w:line="360" w:lineRule="auto"/>
        <w:jc w:val="both"/>
        <w:rPr>
          <w:ins w:id="3820" w:author="Office" w:date="2025-10-26T17:54:00Z" w16du:dateUtc="2025-10-26T17:54:00Z"/>
          <w:rFonts w:ascii="Times New Roman" w:hAnsi="Times New Roman" w:cs="Times New Roman"/>
        </w:rPr>
      </w:pPr>
      <w:ins w:id="3821" w:author="Office" w:date="2025-10-26T17:54:00Z" w16du:dateUtc="2025-10-26T17:54:00Z">
        <w:r w:rsidRPr="005D7027">
          <w:rPr>
            <w:rFonts w:ascii="Times New Roman" w:hAnsi="Times New Roman" w:cs="Times New Roman"/>
          </w:rPr>
          <w:t xml:space="preserve">        self.stock_df = None</w:t>
        </w:r>
      </w:ins>
    </w:p>
    <w:p w14:paraId="4A2CFF0C" w14:textId="77777777" w:rsidR="005D7027" w:rsidRPr="005D7027" w:rsidRDefault="005D7027" w:rsidP="005D7027">
      <w:pPr>
        <w:spacing w:line="360" w:lineRule="auto"/>
        <w:jc w:val="both"/>
        <w:rPr>
          <w:ins w:id="3822" w:author="Office" w:date="2025-10-26T17:54:00Z" w16du:dateUtc="2025-10-26T17:54:00Z"/>
          <w:rFonts w:ascii="Times New Roman" w:hAnsi="Times New Roman" w:cs="Times New Roman"/>
        </w:rPr>
      </w:pPr>
      <w:ins w:id="3823" w:author="Office" w:date="2025-10-26T17:54:00Z" w16du:dateUtc="2025-10-26T17:54:00Z">
        <w:r w:rsidRPr="005D7027">
          <w:rPr>
            <w:rFonts w:ascii="Times New Roman" w:hAnsi="Times New Roman" w:cs="Times New Roman"/>
          </w:rPr>
          <w:t xml:space="preserve">        self.merged_df = None</w:t>
        </w:r>
      </w:ins>
    </w:p>
    <w:p w14:paraId="3B415A95" w14:textId="77777777" w:rsidR="005D7027" w:rsidRPr="005D7027" w:rsidRDefault="005D7027" w:rsidP="005D7027">
      <w:pPr>
        <w:spacing w:line="360" w:lineRule="auto"/>
        <w:jc w:val="both"/>
        <w:rPr>
          <w:ins w:id="3824" w:author="Office" w:date="2025-10-26T17:54:00Z" w16du:dateUtc="2025-10-26T17:54:00Z"/>
          <w:rFonts w:ascii="Times New Roman" w:hAnsi="Times New Roman" w:cs="Times New Roman"/>
        </w:rPr>
      </w:pPr>
    </w:p>
    <w:p w14:paraId="553CDD32" w14:textId="77777777" w:rsidR="005D7027" w:rsidRPr="005D7027" w:rsidRDefault="005D7027" w:rsidP="005D7027">
      <w:pPr>
        <w:spacing w:line="360" w:lineRule="auto"/>
        <w:jc w:val="both"/>
        <w:rPr>
          <w:ins w:id="3825" w:author="Office" w:date="2025-10-26T17:54:00Z" w16du:dateUtc="2025-10-26T17:54:00Z"/>
          <w:rFonts w:ascii="Times New Roman" w:hAnsi="Times New Roman" w:cs="Times New Roman"/>
        </w:rPr>
      </w:pPr>
      <w:ins w:id="3826" w:author="Office" w:date="2025-10-26T17:54:00Z" w16du:dateUtc="2025-10-26T17:54:00Z">
        <w:r w:rsidRPr="005D7027">
          <w:rPr>
            <w:rFonts w:ascii="Times New Roman" w:hAnsi="Times New Roman" w:cs="Times New Roman"/>
          </w:rPr>
          <w:t xml:space="preserve">    def load_data(self):</w:t>
        </w:r>
      </w:ins>
    </w:p>
    <w:p w14:paraId="1AFEA38E" w14:textId="77777777" w:rsidR="005D7027" w:rsidRPr="005D7027" w:rsidRDefault="005D7027" w:rsidP="005D7027">
      <w:pPr>
        <w:spacing w:line="360" w:lineRule="auto"/>
        <w:jc w:val="both"/>
        <w:rPr>
          <w:ins w:id="3827" w:author="Office" w:date="2025-10-26T17:54:00Z" w16du:dateUtc="2025-10-26T17:54:00Z"/>
          <w:rFonts w:ascii="Times New Roman" w:hAnsi="Times New Roman" w:cs="Times New Roman"/>
        </w:rPr>
      </w:pPr>
      <w:ins w:id="3828" w:author="Office" w:date="2025-10-26T17:54:00Z" w16du:dateUtc="2025-10-26T17:54:00Z">
        <w:r w:rsidRPr="005D7027">
          <w:rPr>
            <w:rFonts w:ascii="Times New Roman" w:hAnsi="Times New Roman" w:cs="Times New Roman"/>
          </w:rPr>
          <w:t xml:space="preserve">        """Load sentiment and stock data from database and CSV files"""</w:t>
        </w:r>
      </w:ins>
    </w:p>
    <w:p w14:paraId="35D530A4" w14:textId="77777777" w:rsidR="005D7027" w:rsidRPr="005D7027" w:rsidRDefault="005D7027" w:rsidP="005D7027">
      <w:pPr>
        <w:spacing w:line="360" w:lineRule="auto"/>
        <w:jc w:val="both"/>
        <w:rPr>
          <w:ins w:id="3829" w:author="Office" w:date="2025-10-26T17:54:00Z" w16du:dateUtc="2025-10-26T17:54:00Z"/>
          <w:rFonts w:ascii="Times New Roman" w:hAnsi="Times New Roman" w:cs="Times New Roman"/>
        </w:rPr>
      </w:pPr>
      <w:ins w:id="3830" w:author="Office" w:date="2025-10-26T17:54:00Z" w16du:dateUtc="2025-10-26T17:54:00Z">
        <w:r w:rsidRPr="005D7027">
          <w:rPr>
            <w:rFonts w:ascii="Times New Roman" w:hAnsi="Times New Roman" w:cs="Times New Roman"/>
          </w:rPr>
          <w:t xml:space="preserve">        print("Loading data...")</w:t>
        </w:r>
      </w:ins>
    </w:p>
    <w:p w14:paraId="4EB7C3F1" w14:textId="77777777" w:rsidR="005D7027" w:rsidRPr="005D7027" w:rsidRDefault="005D7027" w:rsidP="005D7027">
      <w:pPr>
        <w:spacing w:line="360" w:lineRule="auto"/>
        <w:jc w:val="both"/>
        <w:rPr>
          <w:ins w:id="3831" w:author="Office" w:date="2025-10-26T17:54:00Z" w16du:dateUtc="2025-10-26T17:54:00Z"/>
          <w:rFonts w:ascii="Times New Roman" w:hAnsi="Times New Roman" w:cs="Times New Roman"/>
        </w:rPr>
      </w:pPr>
    </w:p>
    <w:p w14:paraId="7AE4CF83" w14:textId="77777777" w:rsidR="005D7027" w:rsidRPr="005D7027" w:rsidRDefault="005D7027" w:rsidP="005D7027">
      <w:pPr>
        <w:spacing w:line="360" w:lineRule="auto"/>
        <w:jc w:val="both"/>
        <w:rPr>
          <w:ins w:id="3832" w:author="Office" w:date="2025-10-26T17:54:00Z" w16du:dateUtc="2025-10-26T17:54:00Z"/>
          <w:rFonts w:ascii="Times New Roman" w:hAnsi="Times New Roman" w:cs="Times New Roman"/>
        </w:rPr>
      </w:pPr>
      <w:ins w:id="3833" w:author="Office" w:date="2025-10-26T17:54:00Z" w16du:dateUtc="2025-10-26T17:54:00Z">
        <w:r w:rsidRPr="005D7027">
          <w:rPr>
            <w:rFonts w:ascii="Times New Roman" w:hAnsi="Times New Roman" w:cs="Times New Roman"/>
          </w:rPr>
          <w:t xml:space="preserve">        # Load sentiment data</w:t>
        </w:r>
      </w:ins>
    </w:p>
    <w:p w14:paraId="36F9C210" w14:textId="77777777" w:rsidR="005D7027" w:rsidRPr="005D7027" w:rsidRDefault="005D7027" w:rsidP="005D7027">
      <w:pPr>
        <w:spacing w:line="360" w:lineRule="auto"/>
        <w:jc w:val="both"/>
        <w:rPr>
          <w:ins w:id="3834" w:author="Office" w:date="2025-10-26T17:54:00Z" w16du:dateUtc="2025-10-26T17:54:00Z"/>
          <w:rFonts w:ascii="Times New Roman" w:hAnsi="Times New Roman" w:cs="Times New Roman"/>
        </w:rPr>
      </w:pPr>
      <w:ins w:id="3835" w:author="Office" w:date="2025-10-26T17:54:00Z" w16du:dateUtc="2025-10-26T17:54:00Z">
        <w:r w:rsidRPr="005D7027">
          <w:rPr>
            <w:rFonts w:ascii="Times New Roman" w:hAnsi="Times New Roman" w:cs="Times New Roman"/>
          </w:rPr>
          <w:t xml:space="preserve">        conn = sqlite3.connect(self.db_path)</w:t>
        </w:r>
      </w:ins>
    </w:p>
    <w:p w14:paraId="2696A1D4" w14:textId="77777777" w:rsidR="005D7027" w:rsidRPr="005D7027" w:rsidRDefault="005D7027" w:rsidP="005D7027">
      <w:pPr>
        <w:spacing w:line="360" w:lineRule="auto"/>
        <w:jc w:val="both"/>
        <w:rPr>
          <w:ins w:id="3836" w:author="Office" w:date="2025-10-26T17:54:00Z" w16du:dateUtc="2025-10-26T17:54:00Z"/>
          <w:rFonts w:ascii="Times New Roman" w:hAnsi="Times New Roman" w:cs="Times New Roman"/>
        </w:rPr>
      </w:pPr>
      <w:ins w:id="3837" w:author="Office" w:date="2025-10-26T17:54:00Z" w16du:dateUtc="2025-10-26T17:54:00Z">
        <w:r w:rsidRPr="005D7027">
          <w:rPr>
            <w:rFonts w:ascii="Times New Roman" w:hAnsi="Times New Roman" w:cs="Times New Roman"/>
          </w:rPr>
          <w:t xml:space="preserve">        self.sentiment_df = pd.read_sql_query("""</w:t>
        </w:r>
      </w:ins>
    </w:p>
    <w:p w14:paraId="7BCAF676" w14:textId="77777777" w:rsidR="005D7027" w:rsidRPr="005D7027" w:rsidRDefault="005D7027" w:rsidP="005D7027">
      <w:pPr>
        <w:spacing w:line="360" w:lineRule="auto"/>
        <w:jc w:val="both"/>
        <w:rPr>
          <w:ins w:id="3838" w:author="Office" w:date="2025-10-26T17:54:00Z" w16du:dateUtc="2025-10-26T17:54:00Z"/>
          <w:rFonts w:ascii="Times New Roman" w:hAnsi="Times New Roman" w:cs="Times New Roman"/>
        </w:rPr>
      </w:pPr>
      <w:ins w:id="3839" w:author="Office" w:date="2025-10-26T17:54:00Z" w16du:dateUtc="2025-10-26T17:54:00Z">
        <w:r w:rsidRPr="005D7027">
          <w:rPr>
            <w:rFonts w:ascii="Times New Roman" w:hAnsi="Times New Roman" w:cs="Times New Roman"/>
          </w:rPr>
          <w:t xml:space="preserve">            SELECT timestamp, source, sentiment_score, sentiment_label,</w:t>
        </w:r>
      </w:ins>
    </w:p>
    <w:p w14:paraId="345E12C4" w14:textId="77777777" w:rsidR="005D7027" w:rsidRPr="005D7027" w:rsidRDefault="005D7027" w:rsidP="005D7027">
      <w:pPr>
        <w:spacing w:line="360" w:lineRule="auto"/>
        <w:jc w:val="both"/>
        <w:rPr>
          <w:ins w:id="3840" w:author="Office" w:date="2025-10-26T17:54:00Z" w16du:dateUtc="2025-10-26T17:54:00Z"/>
          <w:rFonts w:ascii="Times New Roman" w:hAnsi="Times New Roman" w:cs="Times New Roman"/>
        </w:rPr>
      </w:pPr>
      <w:ins w:id="3841" w:author="Office" w:date="2025-10-26T17:54:00Z" w16du:dateUtc="2025-10-26T17:54:00Z">
        <w:r w:rsidRPr="005D7027">
          <w:rPr>
            <w:rFonts w:ascii="Times New Roman" w:hAnsi="Times New Roman" w:cs="Times New Roman"/>
          </w:rPr>
          <w:t xml:space="preserve">                   company, confidence, content</w:t>
        </w:r>
      </w:ins>
    </w:p>
    <w:p w14:paraId="1802B376" w14:textId="77777777" w:rsidR="005D7027" w:rsidRPr="005D7027" w:rsidRDefault="005D7027" w:rsidP="005D7027">
      <w:pPr>
        <w:spacing w:line="360" w:lineRule="auto"/>
        <w:jc w:val="both"/>
        <w:rPr>
          <w:ins w:id="3842" w:author="Office" w:date="2025-10-26T17:54:00Z" w16du:dateUtc="2025-10-26T17:54:00Z"/>
          <w:rFonts w:ascii="Times New Roman" w:hAnsi="Times New Roman" w:cs="Times New Roman"/>
        </w:rPr>
      </w:pPr>
      <w:ins w:id="3843" w:author="Office" w:date="2025-10-26T17:54:00Z" w16du:dateUtc="2025-10-26T17:54:00Z">
        <w:r w:rsidRPr="005D7027">
          <w:rPr>
            <w:rFonts w:ascii="Times New Roman" w:hAnsi="Times New Roman" w:cs="Times New Roman"/>
          </w:rPr>
          <w:t xml:space="preserve">             FROM sentiment_data</w:t>
        </w:r>
      </w:ins>
    </w:p>
    <w:p w14:paraId="3AAB6992" w14:textId="77777777" w:rsidR="005D7027" w:rsidRPr="005D7027" w:rsidRDefault="005D7027" w:rsidP="005D7027">
      <w:pPr>
        <w:spacing w:line="360" w:lineRule="auto"/>
        <w:jc w:val="both"/>
        <w:rPr>
          <w:ins w:id="3844" w:author="Office" w:date="2025-10-26T17:54:00Z" w16du:dateUtc="2025-10-26T17:54:00Z"/>
          <w:rFonts w:ascii="Times New Roman" w:hAnsi="Times New Roman" w:cs="Times New Roman"/>
        </w:rPr>
      </w:pPr>
      <w:ins w:id="3845" w:author="Office" w:date="2025-10-26T17:54:00Z" w16du:dateUtc="2025-10-26T17:54:00Z">
        <w:r w:rsidRPr="005D7027">
          <w:rPr>
            <w:rFonts w:ascii="Times New Roman" w:hAnsi="Times New Roman" w:cs="Times New Roman"/>
          </w:rPr>
          <w:t xml:space="preserve">        """, conn)</w:t>
        </w:r>
      </w:ins>
    </w:p>
    <w:p w14:paraId="5CFDC640" w14:textId="77777777" w:rsidR="005D7027" w:rsidRPr="005D7027" w:rsidRDefault="005D7027" w:rsidP="005D7027">
      <w:pPr>
        <w:spacing w:line="360" w:lineRule="auto"/>
        <w:jc w:val="both"/>
        <w:rPr>
          <w:ins w:id="3846" w:author="Office" w:date="2025-10-26T17:54:00Z" w16du:dateUtc="2025-10-26T17:54:00Z"/>
          <w:rFonts w:ascii="Times New Roman" w:hAnsi="Times New Roman" w:cs="Times New Roman"/>
        </w:rPr>
      </w:pPr>
      <w:ins w:id="3847" w:author="Office" w:date="2025-10-26T17:54:00Z" w16du:dateUtc="2025-10-26T17:54:00Z">
        <w:r w:rsidRPr="005D7027">
          <w:rPr>
            <w:rFonts w:ascii="Times New Roman" w:hAnsi="Times New Roman" w:cs="Times New Roman"/>
          </w:rPr>
          <w:t xml:space="preserve">        conn.close()</w:t>
        </w:r>
      </w:ins>
    </w:p>
    <w:p w14:paraId="0EAB78A5" w14:textId="77777777" w:rsidR="005D7027" w:rsidRPr="005D7027" w:rsidRDefault="005D7027" w:rsidP="005D7027">
      <w:pPr>
        <w:spacing w:line="360" w:lineRule="auto"/>
        <w:jc w:val="both"/>
        <w:rPr>
          <w:ins w:id="3848" w:author="Office" w:date="2025-10-26T17:54:00Z" w16du:dateUtc="2025-10-26T17:54:00Z"/>
          <w:rFonts w:ascii="Times New Roman" w:hAnsi="Times New Roman" w:cs="Times New Roman"/>
        </w:rPr>
      </w:pPr>
    </w:p>
    <w:p w14:paraId="633FFAED" w14:textId="77777777" w:rsidR="005D7027" w:rsidRPr="005D7027" w:rsidRDefault="005D7027" w:rsidP="005D7027">
      <w:pPr>
        <w:spacing w:line="360" w:lineRule="auto"/>
        <w:jc w:val="both"/>
        <w:rPr>
          <w:ins w:id="3849" w:author="Office" w:date="2025-10-26T17:54:00Z" w16du:dateUtc="2025-10-26T17:54:00Z"/>
          <w:rFonts w:ascii="Times New Roman" w:hAnsi="Times New Roman" w:cs="Times New Roman"/>
        </w:rPr>
      </w:pPr>
      <w:ins w:id="3850" w:author="Office" w:date="2025-10-26T17:54:00Z" w16du:dateUtc="2025-10-26T17:54:00Z">
        <w:r w:rsidRPr="005D7027">
          <w:rPr>
            <w:rFonts w:ascii="Times New Roman" w:hAnsi="Times New Roman" w:cs="Times New Roman"/>
          </w:rPr>
          <w:t xml:space="preserve">        # Load stock data</w:t>
        </w:r>
      </w:ins>
    </w:p>
    <w:p w14:paraId="288A3DA6" w14:textId="77777777" w:rsidR="005D7027" w:rsidRPr="005D7027" w:rsidRDefault="005D7027" w:rsidP="005D7027">
      <w:pPr>
        <w:spacing w:line="360" w:lineRule="auto"/>
        <w:jc w:val="both"/>
        <w:rPr>
          <w:ins w:id="3851" w:author="Office" w:date="2025-10-26T17:54:00Z" w16du:dateUtc="2025-10-26T17:54:00Z"/>
          <w:rFonts w:ascii="Times New Roman" w:hAnsi="Times New Roman" w:cs="Times New Roman"/>
        </w:rPr>
      </w:pPr>
      <w:ins w:id="3852" w:author="Office" w:date="2025-10-26T17:54:00Z" w16du:dateUtc="2025-10-26T17:54:00Z">
        <w:r w:rsidRPr="005D7027">
          <w:rPr>
            <w:rFonts w:ascii="Times New Roman" w:hAnsi="Times New Roman" w:cs="Times New Roman"/>
          </w:rPr>
          <w:t xml:space="preserve">        self.stock_df = pd.read_csv("GSE COMPOSITE INDEX.csv",</w:t>
        </w:r>
      </w:ins>
    </w:p>
    <w:p w14:paraId="5A6BE431" w14:textId="77777777" w:rsidR="005D7027" w:rsidRPr="005D7027" w:rsidRDefault="005D7027" w:rsidP="005D7027">
      <w:pPr>
        <w:spacing w:line="360" w:lineRule="auto"/>
        <w:jc w:val="both"/>
        <w:rPr>
          <w:ins w:id="3853" w:author="Office" w:date="2025-10-26T17:54:00Z" w16du:dateUtc="2025-10-26T17:54:00Z"/>
          <w:rFonts w:ascii="Times New Roman" w:hAnsi="Times New Roman" w:cs="Times New Roman"/>
        </w:rPr>
      </w:pPr>
      <w:ins w:id="3854" w:author="Office" w:date="2025-10-26T17:54:00Z" w16du:dateUtc="2025-10-26T17:54:00Z">
        <w:r w:rsidRPr="005D7027">
          <w:rPr>
            <w:rFonts w:ascii="Times New Roman" w:hAnsi="Times New Roman" w:cs="Times New Roman"/>
          </w:rPr>
          <w:t xml:space="preserve">                                    header=None, skiprows=1)</w:t>
        </w:r>
      </w:ins>
    </w:p>
    <w:p w14:paraId="781E124D" w14:textId="77777777" w:rsidR="005D7027" w:rsidRPr="005D7027" w:rsidRDefault="005D7027" w:rsidP="005D7027">
      <w:pPr>
        <w:spacing w:line="360" w:lineRule="auto"/>
        <w:jc w:val="both"/>
        <w:rPr>
          <w:ins w:id="3855" w:author="Office" w:date="2025-10-26T17:54:00Z" w16du:dateUtc="2025-10-26T17:54:00Z"/>
          <w:rFonts w:ascii="Times New Roman" w:hAnsi="Times New Roman" w:cs="Times New Roman"/>
        </w:rPr>
      </w:pPr>
      <w:ins w:id="3856" w:author="Office" w:date="2025-10-26T17:54:00Z" w16du:dateUtc="2025-10-26T17:54:00Z">
        <w:r w:rsidRPr="005D7027">
          <w:rPr>
            <w:rFonts w:ascii="Times New Roman" w:hAnsi="Times New Roman" w:cs="Times New Roman"/>
          </w:rPr>
          <w:t xml:space="preserve">        self.stock_df.columns = ['Date', 'Open', 'High', 'Low', 'Close',</w:t>
        </w:r>
      </w:ins>
    </w:p>
    <w:p w14:paraId="34B10065" w14:textId="77777777" w:rsidR="005D7027" w:rsidRPr="005D7027" w:rsidRDefault="005D7027" w:rsidP="005D7027">
      <w:pPr>
        <w:spacing w:line="360" w:lineRule="auto"/>
        <w:jc w:val="both"/>
        <w:rPr>
          <w:ins w:id="3857" w:author="Office" w:date="2025-10-26T17:54:00Z" w16du:dateUtc="2025-10-26T17:54:00Z"/>
          <w:rFonts w:ascii="Times New Roman" w:hAnsi="Times New Roman" w:cs="Times New Roman"/>
        </w:rPr>
      </w:pPr>
      <w:ins w:id="3858" w:author="Office" w:date="2025-10-26T17:54:00Z" w16du:dateUtc="2025-10-26T17:54:00Z">
        <w:r w:rsidRPr="005D7027">
          <w:rPr>
            <w:rFonts w:ascii="Times New Roman" w:hAnsi="Times New Roman" w:cs="Times New Roman"/>
          </w:rPr>
          <w:t xml:space="preserve">                                'Turnover', 'Adj Close', 'Trades']</w:t>
        </w:r>
      </w:ins>
    </w:p>
    <w:p w14:paraId="0568F63E" w14:textId="77777777" w:rsidR="005D7027" w:rsidRPr="005D7027" w:rsidRDefault="005D7027" w:rsidP="005D7027">
      <w:pPr>
        <w:spacing w:line="360" w:lineRule="auto"/>
        <w:jc w:val="both"/>
        <w:rPr>
          <w:ins w:id="3859" w:author="Office" w:date="2025-10-26T17:54:00Z" w16du:dateUtc="2025-10-26T17:54:00Z"/>
          <w:rFonts w:ascii="Times New Roman" w:hAnsi="Times New Roman" w:cs="Times New Roman"/>
        </w:rPr>
      </w:pPr>
    </w:p>
    <w:p w14:paraId="26BB49F1" w14:textId="77777777" w:rsidR="005D7027" w:rsidRPr="005D7027" w:rsidRDefault="005D7027" w:rsidP="005D7027">
      <w:pPr>
        <w:spacing w:line="360" w:lineRule="auto"/>
        <w:jc w:val="both"/>
        <w:rPr>
          <w:ins w:id="3860" w:author="Office" w:date="2025-10-26T17:54:00Z" w16du:dateUtc="2025-10-26T17:54:00Z"/>
          <w:rFonts w:ascii="Times New Roman" w:hAnsi="Times New Roman" w:cs="Times New Roman"/>
        </w:rPr>
      </w:pPr>
      <w:ins w:id="3861" w:author="Office" w:date="2025-10-26T17:54:00Z" w16du:dateUtc="2025-10-26T17:54:00Z">
        <w:r w:rsidRPr="005D7027">
          <w:rPr>
            <w:rFonts w:ascii="Times New Roman" w:hAnsi="Times New Roman" w:cs="Times New Roman"/>
          </w:rPr>
          <w:t xml:space="preserve">        # Clean and process data</w:t>
        </w:r>
      </w:ins>
    </w:p>
    <w:p w14:paraId="7A107CD6" w14:textId="77777777" w:rsidR="005D7027" w:rsidRPr="005D7027" w:rsidRDefault="005D7027" w:rsidP="005D7027">
      <w:pPr>
        <w:spacing w:line="360" w:lineRule="auto"/>
        <w:jc w:val="both"/>
        <w:rPr>
          <w:ins w:id="3862" w:author="Office" w:date="2025-10-26T17:54:00Z" w16du:dateUtc="2025-10-26T17:54:00Z"/>
          <w:rFonts w:ascii="Times New Roman" w:hAnsi="Times New Roman" w:cs="Times New Roman"/>
        </w:rPr>
      </w:pPr>
      <w:ins w:id="3863" w:author="Office" w:date="2025-10-26T17:54:00Z" w16du:dateUtc="2025-10-26T17:54:00Z">
        <w:r w:rsidRPr="005D7027">
          <w:rPr>
            <w:rFonts w:ascii="Times New Roman" w:hAnsi="Times New Roman" w:cs="Times New Roman"/>
          </w:rPr>
          <w:t xml:space="preserve">        self._clean_data()</w:t>
        </w:r>
      </w:ins>
    </w:p>
    <w:p w14:paraId="65921939" w14:textId="77777777" w:rsidR="005D7027" w:rsidRPr="005D7027" w:rsidRDefault="005D7027" w:rsidP="005D7027">
      <w:pPr>
        <w:spacing w:line="360" w:lineRule="auto"/>
        <w:jc w:val="both"/>
        <w:rPr>
          <w:ins w:id="3864" w:author="Office" w:date="2025-10-26T17:54:00Z" w16du:dateUtc="2025-10-26T17:54:00Z"/>
          <w:rFonts w:ascii="Times New Roman" w:hAnsi="Times New Roman" w:cs="Times New Roman"/>
        </w:rPr>
      </w:pPr>
    </w:p>
    <w:p w14:paraId="30DE86BC" w14:textId="77777777" w:rsidR="005D7027" w:rsidRPr="005D7027" w:rsidRDefault="005D7027" w:rsidP="005D7027">
      <w:pPr>
        <w:spacing w:line="360" w:lineRule="auto"/>
        <w:jc w:val="both"/>
        <w:rPr>
          <w:ins w:id="3865" w:author="Office" w:date="2025-10-26T17:54:00Z" w16du:dateUtc="2025-10-26T17:54:00Z"/>
          <w:rFonts w:ascii="Times New Roman" w:hAnsi="Times New Roman" w:cs="Times New Roman"/>
        </w:rPr>
      </w:pPr>
      <w:ins w:id="3866" w:author="Office" w:date="2025-10-26T17:54:00Z" w16du:dateUtc="2025-10-26T17:54:00Z">
        <w:r w:rsidRPr="005D7027">
          <w:rPr>
            <w:rFonts w:ascii="Times New Roman" w:hAnsi="Times New Roman" w:cs="Times New Roman"/>
          </w:rPr>
          <w:t xml:space="preserve">        print(f"Loaded {len(self.sentiment_df)} sentiment entries")</w:t>
        </w:r>
      </w:ins>
    </w:p>
    <w:p w14:paraId="63E3AAC5" w14:textId="77777777" w:rsidR="005D7027" w:rsidRPr="005D7027" w:rsidRDefault="005D7027" w:rsidP="005D7027">
      <w:pPr>
        <w:spacing w:line="360" w:lineRule="auto"/>
        <w:jc w:val="both"/>
        <w:rPr>
          <w:ins w:id="3867" w:author="Office" w:date="2025-10-26T17:54:00Z" w16du:dateUtc="2025-10-26T17:54:00Z"/>
          <w:rFonts w:ascii="Times New Roman" w:hAnsi="Times New Roman" w:cs="Times New Roman"/>
        </w:rPr>
      </w:pPr>
      <w:ins w:id="3868" w:author="Office" w:date="2025-10-26T17:54:00Z" w16du:dateUtc="2025-10-26T17:54:00Z">
        <w:r w:rsidRPr="005D7027">
          <w:rPr>
            <w:rFonts w:ascii="Times New Roman" w:hAnsi="Times New Roman" w:cs="Times New Roman"/>
          </w:rPr>
          <w:t xml:space="preserve">        print(f"Loaded {len(self.stock_df)} stock records")</w:t>
        </w:r>
      </w:ins>
    </w:p>
    <w:p w14:paraId="301B248E" w14:textId="77777777" w:rsidR="005D7027" w:rsidRPr="005D7027" w:rsidRDefault="005D7027" w:rsidP="005D7027">
      <w:pPr>
        <w:spacing w:line="360" w:lineRule="auto"/>
        <w:jc w:val="both"/>
        <w:rPr>
          <w:ins w:id="3869" w:author="Office" w:date="2025-10-26T17:54:00Z" w16du:dateUtc="2025-10-26T17:54:00Z"/>
          <w:rFonts w:ascii="Times New Roman" w:hAnsi="Times New Roman" w:cs="Times New Roman"/>
        </w:rPr>
      </w:pPr>
    </w:p>
    <w:p w14:paraId="1C561F06" w14:textId="77777777" w:rsidR="005D7027" w:rsidRPr="005D7027" w:rsidRDefault="005D7027" w:rsidP="005D7027">
      <w:pPr>
        <w:spacing w:line="360" w:lineRule="auto"/>
        <w:jc w:val="both"/>
        <w:rPr>
          <w:ins w:id="3870" w:author="Office" w:date="2025-10-26T17:54:00Z" w16du:dateUtc="2025-10-26T17:54:00Z"/>
          <w:rFonts w:ascii="Times New Roman" w:hAnsi="Times New Roman" w:cs="Times New Roman"/>
        </w:rPr>
      </w:pPr>
      <w:ins w:id="3871" w:author="Office" w:date="2025-10-26T17:54:00Z" w16du:dateUtc="2025-10-26T17:54:00Z">
        <w:r w:rsidRPr="005D7027">
          <w:rPr>
            <w:rFonts w:ascii="Times New Roman" w:hAnsi="Times New Roman" w:cs="Times New Roman"/>
          </w:rPr>
          <w:t xml:space="preserve">    def _clean_data(self):</w:t>
        </w:r>
      </w:ins>
    </w:p>
    <w:p w14:paraId="2EF0EEF0" w14:textId="77777777" w:rsidR="005D7027" w:rsidRPr="005D7027" w:rsidRDefault="005D7027" w:rsidP="005D7027">
      <w:pPr>
        <w:spacing w:line="360" w:lineRule="auto"/>
        <w:jc w:val="both"/>
        <w:rPr>
          <w:ins w:id="3872" w:author="Office" w:date="2025-10-26T17:54:00Z" w16du:dateUtc="2025-10-26T17:54:00Z"/>
          <w:rFonts w:ascii="Times New Roman" w:hAnsi="Times New Roman" w:cs="Times New Roman"/>
        </w:rPr>
      </w:pPr>
      <w:ins w:id="3873" w:author="Office" w:date="2025-10-26T17:54:00Z" w16du:dateUtc="2025-10-26T17:54:00Z">
        <w:r w:rsidRPr="005D7027">
          <w:rPr>
            <w:rFonts w:ascii="Times New Roman" w:hAnsi="Times New Roman" w:cs="Times New Roman"/>
          </w:rPr>
          <w:t xml:space="preserve">        """Clean and preprocess the data"""</w:t>
        </w:r>
      </w:ins>
    </w:p>
    <w:p w14:paraId="6C0B4B25" w14:textId="77777777" w:rsidR="005D7027" w:rsidRPr="005D7027" w:rsidRDefault="005D7027" w:rsidP="005D7027">
      <w:pPr>
        <w:spacing w:line="360" w:lineRule="auto"/>
        <w:jc w:val="both"/>
        <w:rPr>
          <w:ins w:id="3874" w:author="Office" w:date="2025-10-26T17:54:00Z" w16du:dateUtc="2025-10-26T17:54:00Z"/>
          <w:rFonts w:ascii="Times New Roman" w:hAnsi="Times New Roman" w:cs="Times New Roman"/>
        </w:rPr>
      </w:pPr>
    </w:p>
    <w:p w14:paraId="084EC21B" w14:textId="77777777" w:rsidR="005D7027" w:rsidRPr="005D7027" w:rsidRDefault="005D7027" w:rsidP="005D7027">
      <w:pPr>
        <w:spacing w:line="360" w:lineRule="auto"/>
        <w:jc w:val="both"/>
        <w:rPr>
          <w:ins w:id="3875" w:author="Office" w:date="2025-10-26T17:54:00Z" w16du:dateUtc="2025-10-26T17:54:00Z"/>
          <w:rFonts w:ascii="Times New Roman" w:hAnsi="Times New Roman" w:cs="Times New Roman"/>
        </w:rPr>
      </w:pPr>
      <w:ins w:id="3876" w:author="Office" w:date="2025-10-26T17:54:00Z" w16du:dateUtc="2025-10-26T17:54:00Z">
        <w:r w:rsidRPr="005D7027">
          <w:rPr>
            <w:rFonts w:ascii="Times New Roman" w:hAnsi="Times New Roman" w:cs="Times New Roman"/>
          </w:rPr>
          <w:t xml:space="preserve">        # Process sentiment data</w:t>
        </w:r>
      </w:ins>
    </w:p>
    <w:p w14:paraId="50793C6E" w14:textId="77777777" w:rsidR="005D7027" w:rsidRPr="005D7027" w:rsidRDefault="005D7027" w:rsidP="005D7027">
      <w:pPr>
        <w:spacing w:line="360" w:lineRule="auto"/>
        <w:jc w:val="both"/>
        <w:rPr>
          <w:ins w:id="3877" w:author="Office" w:date="2025-10-26T17:54:00Z" w16du:dateUtc="2025-10-26T17:54:00Z"/>
          <w:rFonts w:ascii="Times New Roman" w:hAnsi="Times New Roman" w:cs="Times New Roman"/>
        </w:rPr>
      </w:pPr>
      <w:ins w:id="3878" w:author="Office" w:date="2025-10-26T17:54:00Z" w16du:dateUtc="2025-10-26T17:54:00Z">
        <w:r w:rsidRPr="005D7027">
          <w:rPr>
            <w:rFonts w:ascii="Times New Roman" w:hAnsi="Times New Roman" w:cs="Times New Roman"/>
          </w:rPr>
          <w:t xml:space="preserve">        self.sentiment_df['timestamp'] = pd.to_datetime(</w:t>
        </w:r>
      </w:ins>
    </w:p>
    <w:p w14:paraId="561031C2" w14:textId="77777777" w:rsidR="005D7027" w:rsidRPr="005D7027" w:rsidRDefault="005D7027" w:rsidP="005D7027">
      <w:pPr>
        <w:spacing w:line="360" w:lineRule="auto"/>
        <w:jc w:val="both"/>
        <w:rPr>
          <w:ins w:id="3879" w:author="Office" w:date="2025-10-26T17:54:00Z" w16du:dateUtc="2025-10-26T17:54:00Z"/>
          <w:rFonts w:ascii="Times New Roman" w:hAnsi="Times New Roman" w:cs="Times New Roman"/>
        </w:rPr>
      </w:pPr>
      <w:ins w:id="3880" w:author="Office" w:date="2025-10-26T17:54:00Z" w16du:dateUtc="2025-10-26T17:54:00Z">
        <w:r w:rsidRPr="005D7027">
          <w:rPr>
            <w:rFonts w:ascii="Times New Roman" w:hAnsi="Times New Roman" w:cs="Times New Roman"/>
          </w:rPr>
          <w:t xml:space="preserve">            self.sentiment_df['timestamp'], errors='coerce'</w:t>
        </w:r>
      </w:ins>
    </w:p>
    <w:p w14:paraId="4651CB99" w14:textId="77777777" w:rsidR="005D7027" w:rsidRPr="005D7027" w:rsidRDefault="005D7027" w:rsidP="005D7027">
      <w:pPr>
        <w:spacing w:line="360" w:lineRule="auto"/>
        <w:jc w:val="both"/>
        <w:rPr>
          <w:ins w:id="3881" w:author="Office" w:date="2025-10-26T17:54:00Z" w16du:dateUtc="2025-10-26T17:54:00Z"/>
          <w:rFonts w:ascii="Times New Roman" w:hAnsi="Times New Roman" w:cs="Times New Roman"/>
        </w:rPr>
      </w:pPr>
      <w:ins w:id="3882" w:author="Office" w:date="2025-10-26T17:54:00Z" w16du:dateUtc="2025-10-26T17:54:00Z">
        <w:r w:rsidRPr="005D7027">
          <w:rPr>
            <w:rFonts w:ascii="Times New Roman" w:hAnsi="Times New Roman" w:cs="Times New Roman"/>
          </w:rPr>
          <w:t xml:space="preserve">        )</w:t>
        </w:r>
      </w:ins>
    </w:p>
    <w:p w14:paraId="4AFC8A8B" w14:textId="77777777" w:rsidR="005D7027" w:rsidRPr="005D7027" w:rsidRDefault="005D7027" w:rsidP="005D7027">
      <w:pPr>
        <w:spacing w:line="360" w:lineRule="auto"/>
        <w:jc w:val="both"/>
        <w:rPr>
          <w:ins w:id="3883" w:author="Office" w:date="2025-10-26T17:54:00Z" w16du:dateUtc="2025-10-26T17:54:00Z"/>
          <w:rFonts w:ascii="Times New Roman" w:hAnsi="Times New Roman" w:cs="Times New Roman"/>
        </w:rPr>
      </w:pPr>
      <w:ins w:id="3884" w:author="Office" w:date="2025-10-26T17:54:00Z" w16du:dateUtc="2025-10-26T17:54:00Z">
        <w:r w:rsidRPr="005D7027">
          <w:rPr>
            <w:rFonts w:ascii="Times New Roman" w:hAnsi="Times New Roman" w:cs="Times New Roman"/>
          </w:rPr>
          <w:t xml:space="preserve">        self.sentiment_df['date'] = self.sentiment_df['timestamp'].dt.date</w:t>
        </w:r>
      </w:ins>
    </w:p>
    <w:p w14:paraId="555BC7CB" w14:textId="77777777" w:rsidR="005D7027" w:rsidRPr="005D7027" w:rsidRDefault="005D7027" w:rsidP="005D7027">
      <w:pPr>
        <w:spacing w:line="360" w:lineRule="auto"/>
        <w:jc w:val="both"/>
        <w:rPr>
          <w:ins w:id="3885" w:author="Office" w:date="2025-10-26T17:54:00Z" w16du:dateUtc="2025-10-26T17:54:00Z"/>
          <w:rFonts w:ascii="Times New Roman" w:hAnsi="Times New Roman" w:cs="Times New Roman"/>
        </w:rPr>
      </w:pPr>
      <w:ins w:id="3886" w:author="Office" w:date="2025-10-26T17:54:00Z" w16du:dateUtc="2025-10-26T17:54:00Z">
        <w:r w:rsidRPr="005D7027">
          <w:rPr>
            <w:rFonts w:ascii="Times New Roman" w:hAnsi="Times New Roman" w:cs="Times New Roman"/>
          </w:rPr>
          <w:t xml:space="preserve">        self.sentiment_df['date'] = pd.to_datetime(self.sentiment_df['date'])</w:t>
        </w:r>
      </w:ins>
    </w:p>
    <w:p w14:paraId="3D0C93A8" w14:textId="77777777" w:rsidR="005D7027" w:rsidRPr="005D7027" w:rsidRDefault="005D7027" w:rsidP="005D7027">
      <w:pPr>
        <w:spacing w:line="360" w:lineRule="auto"/>
        <w:jc w:val="both"/>
        <w:rPr>
          <w:ins w:id="3887" w:author="Office" w:date="2025-10-26T17:54:00Z" w16du:dateUtc="2025-10-26T17:54:00Z"/>
          <w:rFonts w:ascii="Times New Roman" w:hAnsi="Times New Roman" w:cs="Times New Roman"/>
        </w:rPr>
      </w:pPr>
    </w:p>
    <w:p w14:paraId="268976DD" w14:textId="77777777" w:rsidR="005D7027" w:rsidRPr="005D7027" w:rsidRDefault="005D7027" w:rsidP="005D7027">
      <w:pPr>
        <w:spacing w:line="360" w:lineRule="auto"/>
        <w:jc w:val="both"/>
        <w:rPr>
          <w:ins w:id="3888" w:author="Office" w:date="2025-10-26T17:54:00Z" w16du:dateUtc="2025-10-26T17:54:00Z"/>
          <w:rFonts w:ascii="Times New Roman" w:hAnsi="Times New Roman" w:cs="Times New Roman"/>
        </w:rPr>
      </w:pPr>
      <w:ins w:id="3889" w:author="Office" w:date="2025-10-26T17:54:00Z" w16du:dateUtc="2025-10-26T17:54:00Z">
        <w:r w:rsidRPr="005D7027">
          <w:rPr>
            <w:rFonts w:ascii="Times New Roman" w:hAnsi="Times New Roman" w:cs="Times New Roman"/>
          </w:rPr>
          <w:t xml:space="preserve">        # Process stock data</w:t>
        </w:r>
      </w:ins>
    </w:p>
    <w:p w14:paraId="02A1C62B" w14:textId="77777777" w:rsidR="005D7027" w:rsidRPr="005D7027" w:rsidRDefault="005D7027" w:rsidP="005D7027">
      <w:pPr>
        <w:spacing w:line="360" w:lineRule="auto"/>
        <w:jc w:val="both"/>
        <w:rPr>
          <w:ins w:id="3890" w:author="Office" w:date="2025-10-26T17:54:00Z" w16du:dateUtc="2025-10-26T17:54:00Z"/>
          <w:rFonts w:ascii="Times New Roman" w:hAnsi="Times New Roman" w:cs="Times New Roman"/>
        </w:rPr>
      </w:pPr>
      <w:ins w:id="3891" w:author="Office" w:date="2025-10-26T17:54:00Z" w16du:dateUtc="2025-10-26T17:54:00Z">
        <w:r w:rsidRPr="005D7027">
          <w:rPr>
            <w:rFonts w:ascii="Times New Roman" w:hAnsi="Times New Roman" w:cs="Times New Roman"/>
          </w:rPr>
          <w:t xml:space="preserve">        self.stock_df['Date'] = pd.to_datetime(</w:t>
        </w:r>
      </w:ins>
    </w:p>
    <w:p w14:paraId="133C16D9" w14:textId="77777777" w:rsidR="005D7027" w:rsidRPr="005D7027" w:rsidRDefault="005D7027" w:rsidP="005D7027">
      <w:pPr>
        <w:spacing w:line="360" w:lineRule="auto"/>
        <w:jc w:val="both"/>
        <w:rPr>
          <w:ins w:id="3892" w:author="Office" w:date="2025-10-26T17:54:00Z" w16du:dateUtc="2025-10-26T17:54:00Z"/>
          <w:rFonts w:ascii="Times New Roman" w:hAnsi="Times New Roman" w:cs="Times New Roman"/>
        </w:rPr>
      </w:pPr>
      <w:ins w:id="3893" w:author="Office" w:date="2025-10-26T17:54:00Z" w16du:dateUtc="2025-10-26T17:54:00Z">
        <w:r w:rsidRPr="005D7027">
          <w:rPr>
            <w:rFonts w:ascii="Times New Roman" w:hAnsi="Times New Roman" w:cs="Times New Roman"/>
          </w:rPr>
          <w:t xml:space="preserve">            self.stock_df['Date'], format='%d/%m/%Y', errors='coerce'</w:t>
        </w:r>
      </w:ins>
    </w:p>
    <w:p w14:paraId="0345314B" w14:textId="77777777" w:rsidR="005D7027" w:rsidRPr="005D7027" w:rsidRDefault="005D7027" w:rsidP="005D7027">
      <w:pPr>
        <w:spacing w:line="360" w:lineRule="auto"/>
        <w:jc w:val="both"/>
        <w:rPr>
          <w:ins w:id="3894" w:author="Office" w:date="2025-10-26T17:54:00Z" w16du:dateUtc="2025-10-26T17:54:00Z"/>
          <w:rFonts w:ascii="Times New Roman" w:hAnsi="Times New Roman" w:cs="Times New Roman"/>
        </w:rPr>
      </w:pPr>
      <w:ins w:id="3895" w:author="Office" w:date="2025-10-26T17:54:00Z" w16du:dateUtc="2025-10-26T17:54:00Z">
        <w:r w:rsidRPr="005D7027">
          <w:rPr>
            <w:rFonts w:ascii="Times New Roman" w:hAnsi="Times New Roman" w:cs="Times New Roman"/>
          </w:rPr>
          <w:t xml:space="preserve">        )</w:t>
        </w:r>
      </w:ins>
    </w:p>
    <w:p w14:paraId="1080C60B" w14:textId="77777777" w:rsidR="005D7027" w:rsidRPr="005D7027" w:rsidRDefault="005D7027" w:rsidP="005D7027">
      <w:pPr>
        <w:spacing w:line="360" w:lineRule="auto"/>
        <w:jc w:val="both"/>
        <w:rPr>
          <w:ins w:id="3896" w:author="Office" w:date="2025-10-26T17:54:00Z" w16du:dateUtc="2025-10-26T17:54:00Z"/>
          <w:rFonts w:ascii="Times New Roman" w:hAnsi="Times New Roman" w:cs="Times New Roman"/>
        </w:rPr>
      </w:pPr>
      <w:ins w:id="3897" w:author="Office" w:date="2025-10-26T17:54:00Z" w16du:dateUtc="2025-10-26T17:54:00Z">
        <w:r w:rsidRPr="005D7027">
          <w:rPr>
            <w:rFonts w:ascii="Times New Roman" w:hAnsi="Times New Roman" w:cs="Times New Roman"/>
          </w:rPr>
          <w:t xml:space="preserve">        self.stock_df = self.stock_df.dropna(subset=['Date'])</w:t>
        </w:r>
      </w:ins>
    </w:p>
    <w:p w14:paraId="373A4587" w14:textId="77777777" w:rsidR="005D7027" w:rsidRPr="005D7027" w:rsidRDefault="005D7027" w:rsidP="005D7027">
      <w:pPr>
        <w:spacing w:line="360" w:lineRule="auto"/>
        <w:jc w:val="both"/>
        <w:rPr>
          <w:ins w:id="3898" w:author="Office" w:date="2025-10-26T17:54:00Z" w16du:dateUtc="2025-10-26T17:54:00Z"/>
          <w:rFonts w:ascii="Times New Roman" w:hAnsi="Times New Roman" w:cs="Times New Roman"/>
        </w:rPr>
      </w:pPr>
    </w:p>
    <w:p w14:paraId="518A18FE" w14:textId="77777777" w:rsidR="005D7027" w:rsidRPr="005D7027" w:rsidRDefault="005D7027" w:rsidP="005D7027">
      <w:pPr>
        <w:spacing w:line="360" w:lineRule="auto"/>
        <w:jc w:val="both"/>
        <w:rPr>
          <w:ins w:id="3899" w:author="Office" w:date="2025-10-26T17:54:00Z" w16du:dateUtc="2025-10-26T17:54:00Z"/>
          <w:rFonts w:ascii="Times New Roman" w:hAnsi="Times New Roman" w:cs="Times New Roman"/>
        </w:rPr>
      </w:pPr>
      <w:ins w:id="3900" w:author="Office" w:date="2025-10-26T17:54:00Z" w16du:dateUtc="2025-10-26T17:54:00Z">
        <w:r w:rsidRPr="005D7027">
          <w:rPr>
            <w:rFonts w:ascii="Times New Roman" w:hAnsi="Times New Roman" w:cs="Times New Roman"/>
          </w:rPr>
          <w:t xml:space="preserve">        # Calculate target variable (next day price movement)</w:t>
        </w:r>
      </w:ins>
    </w:p>
    <w:p w14:paraId="39EDB705" w14:textId="77777777" w:rsidR="005D7027" w:rsidRPr="005D7027" w:rsidRDefault="005D7027" w:rsidP="005D7027">
      <w:pPr>
        <w:spacing w:line="360" w:lineRule="auto"/>
        <w:jc w:val="both"/>
        <w:rPr>
          <w:ins w:id="3901" w:author="Office" w:date="2025-10-26T17:54:00Z" w16du:dateUtc="2025-10-26T17:54:00Z"/>
          <w:rFonts w:ascii="Times New Roman" w:hAnsi="Times New Roman" w:cs="Times New Roman"/>
        </w:rPr>
      </w:pPr>
      <w:ins w:id="3902" w:author="Office" w:date="2025-10-26T17:54:00Z" w16du:dateUtc="2025-10-26T17:54:00Z">
        <w:r w:rsidRPr="005D7027">
          <w:rPr>
            <w:rFonts w:ascii="Times New Roman" w:hAnsi="Times New Roman" w:cs="Times New Roman"/>
          </w:rPr>
          <w:t xml:space="preserve">        self.stock_df = self.stock_df.sort_values('Date')</w:t>
        </w:r>
      </w:ins>
    </w:p>
    <w:p w14:paraId="6F93001F" w14:textId="77777777" w:rsidR="005D7027" w:rsidRPr="005D7027" w:rsidRDefault="005D7027" w:rsidP="005D7027">
      <w:pPr>
        <w:spacing w:line="360" w:lineRule="auto"/>
        <w:jc w:val="both"/>
        <w:rPr>
          <w:ins w:id="3903" w:author="Office" w:date="2025-10-26T17:54:00Z" w16du:dateUtc="2025-10-26T17:54:00Z"/>
          <w:rFonts w:ascii="Times New Roman" w:hAnsi="Times New Roman" w:cs="Times New Roman"/>
        </w:rPr>
      </w:pPr>
      <w:ins w:id="3904" w:author="Office" w:date="2025-10-26T17:54:00Z" w16du:dateUtc="2025-10-26T17:54:00Z">
        <w:r w:rsidRPr="005D7027">
          <w:rPr>
            <w:rFonts w:ascii="Times New Roman" w:hAnsi="Times New Roman" w:cs="Times New Roman"/>
          </w:rPr>
          <w:t xml:space="preserve">        self.stock_df['Price_Change'] = self.stock_df['Close'].pct_change()</w:t>
        </w:r>
      </w:ins>
    </w:p>
    <w:p w14:paraId="7578A623" w14:textId="77777777" w:rsidR="005D7027" w:rsidRPr="005D7027" w:rsidRDefault="005D7027" w:rsidP="005D7027">
      <w:pPr>
        <w:spacing w:line="360" w:lineRule="auto"/>
        <w:jc w:val="both"/>
        <w:rPr>
          <w:ins w:id="3905" w:author="Office" w:date="2025-10-26T17:54:00Z" w16du:dateUtc="2025-10-26T17:54:00Z"/>
          <w:rFonts w:ascii="Times New Roman" w:hAnsi="Times New Roman" w:cs="Times New Roman"/>
        </w:rPr>
      </w:pPr>
      <w:ins w:id="3906" w:author="Office" w:date="2025-10-26T17:54:00Z" w16du:dateUtc="2025-10-26T17:54:00Z">
        <w:r w:rsidRPr="005D7027">
          <w:rPr>
            <w:rFonts w:ascii="Times New Roman" w:hAnsi="Times New Roman" w:cs="Times New Roman"/>
          </w:rPr>
          <w:t xml:space="preserve">        self.stock_df['Target'] = (self.stock_df['Price_Change'].shift(-1) &gt; 0).astype(int)</w:t>
        </w:r>
      </w:ins>
    </w:p>
    <w:p w14:paraId="308A76BD" w14:textId="77777777" w:rsidR="005D7027" w:rsidRPr="005D7027" w:rsidRDefault="005D7027" w:rsidP="005D7027">
      <w:pPr>
        <w:spacing w:line="360" w:lineRule="auto"/>
        <w:jc w:val="both"/>
        <w:rPr>
          <w:ins w:id="3907" w:author="Office" w:date="2025-10-26T17:54:00Z" w16du:dateUtc="2025-10-26T17:54:00Z"/>
          <w:rFonts w:ascii="Times New Roman" w:hAnsi="Times New Roman" w:cs="Times New Roman"/>
        </w:rPr>
      </w:pPr>
    </w:p>
    <w:p w14:paraId="4AFA0B66" w14:textId="77777777" w:rsidR="005D7027" w:rsidRPr="005D7027" w:rsidRDefault="005D7027" w:rsidP="005D7027">
      <w:pPr>
        <w:spacing w:line="360" w:lineRule="auto"/>
        <w:jc w:val="both"/>
        <w:rPr>
          <w:ins w:id="3908" w:author="Office" w:date="2025-10-26T17:54:00Z" w16du:dateUtc="2025-10-26T17:54:00Z"/>
          <w:rFonts w:ascii="Times New Roman" w:hAnsi="Times New Roman" w:cs="Times New Roman"/>
        </w:rPr>
      </w:pPr>
      <w:ins w:id="3909" w:author="Office" w:date="2025-10-26T17:54:00Z" w16du:dateUtc="2025-10-26T17:54:00Z">
        <w:r w:rsidRPr="005D7027">
          <w:rPr>
            <w:rFonts w:ascii="Times New Roman" w:hAnsi="Times New Roman" w:cs="Times New Roman"/>
          </w:rPr>
          <w:t xml:space="preserve">        # Add technical indicators</w:t>
        </w:r>
      </w:ins>
    </w:p>
    <w:p w14:paraId="7594209E" w14:textId="77777777" w:rsidR="005D7027" w:rsidRPr="005D7027" w:rsidRDefault="005D7027" w:rsidP="005D7027">
      <w:pPr>
        <w:spacing w:line="360" w:lineRule="auto"/>
        <w:jc w:val="both"/>
        <w:rPr>
          <w:ins w:id="3910" w:author="Office" w:date="2025-10-26T17:54:00Z" w16du:dateUtc="2025-10-26T17:54:00Z"/>
          <w:rFonts w:ascii="Times New Roman" w:hAnsi="Times New Roman" w:cs="Times New Roman"/>
        </w:rPr>
      </w:pPr>
      <w:ins w:id="3911" w:author="Office" w:date="2025-10-26T17:54:00Z" w16du:dateUtc="2025-10-26T17:54:00Z">
        <w:r w:rsidRPr="005D7027">
          <w:rPr>
            <w:rFonts w:ascii="Times New Roman" w:hAnsi="Times New Roman" w:cs="Times New Roman"/>
          </w:rPr>
          <w:t xml:space="preserve">        self._add_technical_indicators()</w:t>
        </w:r>
      </w:ins>
    </w:p>
    <w:p w14:paraId="4EB44210" w14:textId="77777777" w:rsidR="005D7027" w:rsidRPr="005D7027" w:rsidRDefault="005D7027" w:rsidP="005D7027">
      <w:pPr>
        <w:spacing w:line="360" w:lineRule="auto"/>
        <w:jc w:val="both"/>
        <w:rPr>
          <w:ins w:id="3912" w:author="Office" w:date="2025-10-26T17:54:00Z" w16du:dateUtc="2025-10-26T17:54:00Z"/>
          <w:rFonts w:ascii="Times New Roman" w:hAnsi="Times New Roman" w:cs="Times New Roman"/>
        </w:rPr>
      </w:pPr>
    </w:p>
    <w:p w14:paraId="7457329B" w14:textId="77777777" w:rsidR="005D7027" w:rsidRPr="005D7027" w:rsidRDefault="005D7027" w:rsidP="005D7027">
      <w:pPr>
        <w:spacing w:line="360" w:lineRule="auto"/>
        <w:jc w:val="both"/>
        <w:rPr>
          <w:ins w:id="3913" w:author="Office" w:date="2025-10-26T17:54:00Z" w16du:dateUtc="2025-10-26T17:54:00Z"/>
          <w:rFonts w:ascii="Times New Roman" w:hAnsi="Times New Roman" w:cs="Times New Roman"/>
        </w:rPr>
      </w:pPr>
      <w:ins w:id="3914" w:author="Office" w:date="2025-10-26T17:54:00Z" w16du:dateUtc="2025-10-26T17:54:00Z">
        <w:r w:rsidRPr="005D7027">
          <w:rPr>
            <w:rFonts w:ascii="Times New Roman" w:hAnsi="Times New Roman" w:cs="Times New Roman"/>
          </w:rPr>
          <w:t xml:space="preserve">    def _add_technical_indicators(self):</w:t>
        </w:r>
      </w:ins>
    </w:p>
    <w:p w14:paraId="503D597F" w14:textId="77777777" w:rsidR="005D7027" w:rsidRPr="005D7027" w:rsidRDefault="005D7027" w:rsidP="005D7027">
      <w:pPr>
        <w:spacing w:line="360" w:lineRule="auto"/>
        <w:jc w:val="both"/>
        <w:rPr>
          <w:ins w:id="3915" w:author="Office" w:date="2025-10-26T17:54:00Z" w16du:dateUtc="2025-10-26T17:54:00Z"/>
          <w:rFonts w:ascii="Times New Roman" w:hAnsi="Times New Roman" w:cs="Times New Roman"/>
        </w:rPr>
      </w:pPr>
      <w:ins w:id="3916" w:author="Office" w:date="2025-10-26T17:54:00Z" w16du:dateUtc="2025-10-26T17:54:00Z">
        <w:r w:rsidRPr="005D7027">
          <w:rPr>
            <w:rFonts w:ascii="Times New Roman" w:hAnsi="Times New Roman" w:cs="Times New Roman"/>
          </w:rPr>
          <w:t xml:space="preserve">        """Add technical indicators to stock data"""</w:t>
        </w:r>
      </w:ins>
    </w:p>
    <w:p w14:paraId="5C9F3A45" w14:textId="77777777" w:rsidR="005D7027" w:rsidRPr="005D7027" w:rsidRDefault="005D7027" w:rsidP="005D7027">
      <w:pPr>
        <w:spacing w:line="360" w:lineRule="auto"/>
        <w:jc w:val="both"/>
        <w:rPr>
          <w:ins w:id="3917" w:author="Office" w:date="2025-10-26T17:54:00Z" w16du:dateUtc="2025-10-26T17:54:00Z"/>
          <w:rFonts w:ascii="Times New Roman" w:hAnsi="Times New Roman" w:cs="Times New Roman"/>
        </w:rPr>
      </w:pPr>
    </w:p>
    <w:p w14:paraId="638B60CD" w14:textId="77777777" w:rsidR="005D7027" w:rsidRPr="005D7027" w:rsidRDefault="005D7027" w:rsidP="005D7027">
      <w:pPr>
        <w:spacing w:line="360" w:lineRule="auto"/>
        <w:jc w:val="both"/>
        <w:rPr>
          <w:ins w:id="3918" w:author="Office" w:date="2025-10-26T17:54:00Z" w16du:dateUtc="2025-10-26T17:54:00Z"/>
          <w:rFonts w:ascii="Times New Roman" w:hAnsi="Times New Roman" w:cs="Times New Roman"/>
        </w:rPr>
      </w:pPr>
      <w:ins w:id="3919" w:author="Office" w:date="2025-10-26T17:54:00Z" w16du:dateUtc="2025-10-26T17:54:00Z">
        <w:r w:rsidRPr="005D7027">
          <w:rPr>
            <w:rFonts w:ascii="Times New Roman" w:hAnsi="Times New Roman" w:cs="Times New Roman"/>
          </w:rPr>
          <w:t xml:space="preserve">        df = self.stock_df</w:t>
        </w:r>
      </w:ins>
    </w:p>
    <w:p w14:paraId="750D7C59" w14:textId="77777777" w:rsidR="005D7027" w:rsidRPr="005D7027" w:rsidRDefault="005D7027" w:rsidP="005D7027">
      <w:pPr>
        <w:spacing w:line="360" w:lineRule="auto"/>
        <w:jc w:val="both"/>
        <w:rPr>
          <w:ins w:id="3920" w:author="Office" w:date="2025-10-26T17:54:00Z" w16du:dateUtc="2025-10-26T17:54:00Z"/>
          <w:rFonts w:ascii="Times New Roman" w:hAnsi="Times New Roman" w:cs="Times New Roman"/>
        </w:rPr>
      </w:pPr>
    </w:p>
    <w:p w14:paraId="21686768" w14:textId="77777777" w:rsidR="005D7027" w:rsidRPr="005D7027" w:rsidRDefault="005D7027" w:rsidP="005D7027">
      <w:pPr>
        <w:spacing w:line="360" w:lineRule="auto"/>
        <w:jc w:val="both"/>
        <w:rPr>
          <w:ins w:id="3921" w:author="Office" w:date="2025-10-26T17:54:00Z" w16du:dateUtc="2025-10-26T17:54:00Z"/>
          <w:rFonts w:ascii="Times New Roman" w:hAnsi="Times New Roman" w:cs="Times New Roman"/>
        </w:rPr>
      </w:pPr>
      <w:ins w:id="3922" w:author="Office" w:date="2025-10-26T17:54:00Z" w16du:dateUtc="2025-10-26T17:54:00Z">
        <w:r w:rsidRPr="005D7027">
          <w:rPr>
            <w:rFonts w:ascii="Times New Roman" w:hAnsi="Times New Roman" w:cs="Times New Roman"/>
          </w:rPr>
          <w:t xml:space="preserve">        # Moving averages</w:t>
        </w:r>
      </w:ins>
    </w:p>
    <w:p w14:paraId="3D53CB09" w14:textId="77777777" w:rsidR="005D7027" w:rsidRPr="005D7027" w:rsidRDefault="005D7027" w:rsidP="005D7027">
      <w:pPr>
        <w:spacing w:line="360" w:lineRule="auto"/>
        <w:jc w:val="both"/>
        <w:rPr>
          <w:ins w:id="3923" w:author="Office" w:date="2025-10-26T17:54:00Z" w16du:dateUtc="2025-10-26T17:54:00Z"/>
          <w:rFonts w:ascii="Times New Roman" w:hAnsi="Times New Roman" w:cs="Times New Roman"/>
        </w:rPr>
      </w:pPr>
      <w:ins w:id="3924" w:author="Office" w:date="2025-10-26T17:54:00Z" w16du:dateUtc="2025-10-26T17:54:00Z">
        <w:r w:rsidRPr="005D7027">
          <w:rPr>
            <w:rFonts w:ascii="Times New Roman" w:hAnsi="Times New Roman" w:cs="Times New Roman"/>
          </w:rPr>
          <w:t xml:space="preserve">        df['MA_5'] = df['Close'].rolling(window=5).mean()</w:t>
        </w:r>
      </w:ins>
    </w:p>
    <w:p w14:paraId="52A0F255" w14:textId="77777777" w:rsidR="005D7027" w:rsidRPr="005D7027" w:rsidRDefault="005D7027" w:rsidP="005D7027">
      <w:pPr>
        <w:spacing w:line="360" w:lineRule="auto"/>
        <w:jc w:val="both"/>
        <w:rPr>
          <w:ins w:id="3925" w:author="Office" w:date="2025-10-26T17:54:00Z" w16du:dateUtc="2025-10-26T17:54:00Z"/>
          <w:rFonts w:ascii="Times New Roman" w:hAnsi="Times New Roman" w:cs="Times New Roman"/>
        </w:rPr>
      </w:pPr>
      <w:ins w:id="3926" w:author="Office" w:date="2025-10-26T17:54:00Z" w16du:dateUtc="2025-10-26T17:54:00Z">
        <w:r w:rsidRPr="005D7027">
          <w:rPr>
            <w:rFonts w:ascii="Times New Roman" w:hAnsi="Times New Roman" w:cs="Times New Roman"/>
          </w:rPr>
          <w:t xml:space="preserve">        df['MA_10'] = df['Close'].rolling(window=10).mean()</w:t>
        </w:r>
      </w:ins>
    </w:p>
    <w:p w14:paraId="037D8D76" w14:textId="77777777" w:rsidR="005D7027" w:rsidRPr="005D7027" w:rsidRDefault="005D7027" w:rsidP="005D7027">
      <w:pPr>
        <w:spacing w:line="360" w:lineRule="auto"/>
        <w:jc w:val="both"/>
        <w:rPr>
          <w:ins w:id="3927" w:author="Office" w:date="2025-10-26T17:54:00Z" w16du:dateUtc="2025-10-26T17:54:00Z"/>
          <w:rFonts w:ascii="Times New Roman" w:hAnsi="Times New Roman" w:cs="Times New Roman"/>
        </w:rPr>
      </w:pPr>
      <w:ins w:id="3928" w:author="Office" w:date="2025-10-26T17:54:00Z" w16du:dateUtc="2025-10-26T17:54:00Z">
        <w:r w:rsidRPr="005D7027">
          <w:rPr>
            <w:rFonts w:ascii="Times New Roman" w:hAnsi="Times New Roman" w:cs="Times New Roman"/>
          </w:rPr>
          <w:t xml:space="preserve">        df['MA_20'] = df['Close'].rolling(window=20).mean()</w:t>
        </w:r>
      </w:ins>
    </w:p>
    <w:p w14:paraId="02A88E89" w14:textId="77777777" w:rsidR="005D7027" w:rsidRPr="005D7027" w:rsidRDefault="005D7027" w:rsidP="005D7027">
      <w:pPr>
        <w:spacing w:line="360" w:lineRule="auto"/>
        <w:jc w:val="both"/>
        <w:rPr>
          <w:ins w:id="3929" w:author="Office" w:date="2025-10-26T17:54:00Z" w16du:dateUtc="2025-10-26T17:54:00Z"/>
          <w:rFonts w:ascii="Times New Roman" w:hAnsi="Times New Roman" w:cs="Times New Roman"/>
        </w:rPr>
      </w:pPr>
    </w:p>
    <w:p w14:paraId="1770C6C2" w14:textId="77777777" w:rsidR="005D7027" w:rsidRPr="005D7027" w:rsidRDefault="005D7027" w:rsidP="005D7027">
      <w:pPr>
        <w:spacing w:line="360" w:lineRule="auto"/>
        <w:jc w:val="both"/>
        <w:rPr>
          <w:ins w:id="3930" w:author="Office" w:date="2025-10-26T17:54:00Z" w16du:dateUtc="2025-10-26T17:54:00Z"/>
          <w:rFonts w:ascii="Times New Roman" w:hAnsi="Times New Roman" w:cs="Times New Roman"/>
        </w:rPr>
      </w:pPr>
      <w:ins w:id="3931" w:author="Office" w:date="2025-10-26T17:54:00Z" w16du:dateUtc="2025-10-26T17:54:00Z">
        <w:r w:rsidRPr="005D7027">
          <w:rPr>
            <w:rFonts w:ascii="Times New Roman" w:hAnsi="Times New Roman" w:cs="Times New Roman"/>
          </w:rPr>
          <w:t xml:space="preserve">        # Price changes</w:t>
        </w:r>
      </w:ins>
    </w:p>
    <w:p w14:paraId="5C85C1AA" w14:textId="77777777" w:rsidR="005D7027" w:rsidRPr="005D7027" w:rsidRDefault="005D7027" w:rsidP="005D7027">
      <w:pPr>
        <w:spacing w:line="360" w:lineRule="auto"/>
        <w:jc w:val="both"/>
        <w:rPr>
          <w:ins w:id="3932" w:author="Office" w:date="2025-10-26T17:54:00Z" w16du:dateUtc="2025-10-26T17:54:00Z"/>
          <w:rFonts w:ascii="Times New Roman" w:hAnsi="Times New Roman" w:cs="Times New Roman"/>
        </w:rPr>
      </w:pPr>
      <w:ins w:id="3933" w:author="Office" w:date="2025-10-26T17:54:00Z" w16du:dateUtc="2025-10-26T17:54:00Z">
        <w:r w:rsidRPr="005D7027">
          <w:rPr>
            <w:rFonts w:ascii="Times New Roman" w:hAnsi="Times New Roman" w:cs="Times New Roman"/>
          </w:rPr>
          <w:t xml:space="preserve">        df['Price_Change_1d'] = df['Close'].pct_change(1)</w:t>
        </w:r>
      </w:ins>
    </w:p>
    <w:p w14:paraId="126388A7" w14:textId="77777777" w:rsidR="005D7027" w:rsidRPr="005D7027" w:rsidRDefault="005D7027" w:rsidP="005D7027">
      <w:pPr>
        <w:spacing w:line="360" w:lineRule="auto"/>
        <w:jc w:val="both"/>
        <w:rPr>
          <w:ins w:id="3934" w:author="Office" w:date="2025-10-26T17:54:00Z" w16du:dateUtc="2025-10-26T17:54:00Z"/>
          <w:rFonts w:ascii="Times New Roman" w:hAnsi="Times New Roman" w:cs="Times New Roman"/>
        </w:rPr>
      </w:pPr>
      <w:ins w:id="3935" w:author="Office" w:date="2025-10-26T17:54:00Z" w16du:dateUtc="2025-10-26T17:54:00Z">
        <w:r w:rsidRPr="005D7027">
          <w:rPr>
            <w:rFonts w:ascii="Times New Roman" w:hAnsi="Times New Roman" w:cs="Times New Roman"/>
          </w:rPr>
          <w:t xml:space="preserve">        df['Price_Change_5d'] = df['Close'].pct_change(5)</w:t>
        </w:r>
      </w:ins>
    </w:p>
    <w:p w14:paraId="0F7E25BE" w14:textId="77777777" w:rsidR="005D7027" w:rsidRPr="005D7027" w:rsidRDefault="005D7027" w:rsidP="005D7027">
      <w:pPr>
        <w:spacing w:line="360" w:lineRule="auto"/>
        <w:jc w:val="both"/>
        <w:rPr>
          <w:ins w:id="3936" w:author="Office" w:date="2025-10-26T17:54:00Z" w16du:dateUtc="2025-10-26T17:54:00Z"/>
          <w:rFonts w:ascii="Times New Roman" w:hAnsi="Times New Roman" w:cs="Times New Roman"/>
        </w:rPr>
      </w:pPr>
    </w:p>
    <w:p w14:paraId="757AB0E7" w14:textId="77777777" w:rsidR="005D7027" w:rsidRPr="005D7027" w:rsidRDefault="005D7027" w:rsidP="005D7027">
      <w:pPr>
        <w:spacing w:line="360" w:lineRule="auto"/>
        <w:jc w:val="both"/>
        <w:rPr>
          <w:ins w:id="3937" w:author="Office" w:date="2025-10-26T17:54:00Z" w16du:dateUtc="2025-10-26T17:54:00Z"/>
          <w:rFonts w:ascii="Times New Roman" w:hAnsi="Times New Roman" w:cs="Times New Roman"/>
        </w:rPr>
      </w:pPr>
      <w:ins w:id="3938" w:author="Office" w:date="2025-10-26T17:54:00Z" w16du:dateUtc="2025-10-26T17:54:00Z">
        <w:r w:rsidRPr="005D7027">
          <w:rPr>
            <w:rFonts w:ascii="Times New Roman" w:hAnsi="Times New Roman" w:cs="Times New Roman"/>
          </w:rPr>
          <w:t xml:space="preserve">        # Volume indicators</w:t>
        </w:r>
      </w:ins>
    </w:p>
    <w:p w14:paraId="7EE187AC" w14:textId="77777777" w:rsidR="005D7027" w:rsidRPr="005D7027" w:rsidRDefault="005D7027" w:rsidP="005D7027">
      <w:pPr>
        <w:spacing w:line="360" w:lineRule="auto"/>
        <w:jc w:val="both"/>
        <w:rPr>
          <w:ins w:id="3939" w:author="Office" w:date="2025-10-26T17:54:00Z" w16du:dateUtc="2025-10-26T17:54:00Z"/>
          <w:rFonts w:ascii="Times New Roman" w:hAnsi="Times New Roman" w:cs="Times New Roman"/>
        </w:rPr>
      </w:pPr>
      <w:ins w:id="3940" w:author="Office" w:date="2025-10-26T17:54:00Z" w16du:dateUtc="2025-10-26T17:54:00Z">
        <w:r w:rsidRPr="005D7027">
          <w:rPr>
            <w:rFonts w:ascii="Times New Roman" w:hAnsi="Times New Roman" w:cs="Times New Roman"/>
          </w:rPr>
          <w:t xml:space="preserve">        df['Volume_MA'] = df['Turnover'].rolling(window=10).mean()</w:t>
        </w:r>
      </w:ins>
    </w:p>
    <w:p w14:paraId="2D1ED822" w14:textId="77777777" w:rsidR="005D7027" w:rsidRPr="005D7027" w:rsidRDefault="005D7027" w:rsidP="005D7027">
      <w:pPr>
        <w:spacing w:line="360" w:lineRule="auto"/>
        <w:jc w:val="both"/>
        <w:rPr>
          <w:ins w:id="3941" w:author="Office" w:date="2025-10-26T17:54:00Z" w16du:dateUtc="2025-10-26T17:54:00Z"/>
          <w:rFonts w:ascii="Times New Roman" w:hAnsi="Times New Roman" w:cs="Times New Roman"/>
        </w:rPr>
      </w:pPr>
      <w:ins w:id="3942" w:author="Office" w:date="2025-10-26T17:54:00Z" w16du:dateUtc="2025-10-26T17:54:00Z">
        <w:r w:rsidRPr="005D7027">
          <w:rPr>
            <w:rFonts w:ascii="Times New Roman" w:hAnsi="Times New Roman" w:cs="Times New Roman"/>
          </w:rPr>
          <w:t xml:space="preserve">        df['Volume_Ratio'] = df['Turnover'] / df['Volume_MA']</w:t>
        </w:r>
      </w:ins>
    </w:p>
    <w:p w14:paraId="13565391" w14:textId="77777777" w:rsidR="005D7027" w:rsidRPr="005D7027" w:rsidRDefault="005D7027" w:rsidP="005D7027">
      <w:pPr>
        <w:spacing w:line="360" w:lineRule="auto"/>
        <w:jc w:val="both"/>
        <w:rPr>
          <w:ins w:id="3943" w:author="Office" w:date="2025-10-26T17:54:00Z" w16du:dateUtc="2025-10-26T17:54:00Z"/>
          <w:rFonts w:ascii="Times New Roman" w:hAnsi="Times New Roman" w:cs="Times New Roman"/>
        </w:rPr>
      </w:pPr>
    </w:p>
    <w:p w14:paraId="71D09287" w14:textId="77777777" w:rsidR="005D7027" w:rsidRPr="005D7027" w:rsidRDefault="005D7027" w:rsidP="005D7027">
      <w:pPr>
        <w:spacing w:line="360" w:lineRule="auto"/>
        <w:jc w:val="both"/>
        <w:rPr>
          <w:ins w:id="3944" w:author="Office" w:date="2025-10-26T17:54:00Z" w16du:dateUtc="2025-10-26T17:54:00Z"/>
          <w:rFonts w:ascii="Times New Roman" w:hAnsi="Times New Roman" w:cs="Times New Roman"/>
        </w:rPr>
      </w:pPr>
      <w:ins w:id="3945" w:author="Office" w:date="2025-10-26T17:54:00Z" w16du:dateUtc="2025-10-26T17:54:00Z">
        <w:r w:rsidRPr="005D7027">
          <w:rPr>
            <w:rFonts w:ascii="Times New Roman" w:hAnsi="Times New Roman" w:cs="Times New Roman"/>
          </w:rPr>
          <w:t xml:space="preserve">        # RSI (simplified)</w:t>
        </w:r>
      </w:ins>
    </w:p>
    <w:p w14:paraId="69922F5D" w14:textId="77777777" w:rsidR="005D7027" w:rsidRPr="005D7027" w:rsidRDefault="005D7027" w:rsidP="005D7027">
      <w:pPr>
        <w:spacing w:line="360" w:lineRule="auto"/>
        <w:jc w:val="both"/>
        <w:rPr>
          <w:ins w:id="3946" w:author="Office" w:date="2025-10-26T17:54:00Z" w16du:dateUtc="2025-10-26T17:54:00Z"/>
          <w:rFonts w:ascii="Times New Roman" w:hAnsi="Times New Roman" w:cs="Times New Roman"/>
        </w:rPr>
      </w:pPr>
      <w:ins w:id="3947" w:author="Office" w:date="2025-10-26T17:54:00Z" w16du:dateUtc="2025-10-26T17:54:00Z">
        <w:r w:rsidRPr="005D7027">
          <w:rPr>
            <w:rFonts w:ascii="Times New Roman" w:hAnsi="Times New Roman" w:cs="Times New Roman"/>
          </w:rPr>
          <w:t xml:space="preserve">        df['RSI'] = 50  # Placeholder for RSI calculation</w:t>
        </w:r>
      </w:ins>
    </w:p>
    <w:p w14:paraId="282FF966" w14:textId="77777777" w:rsidR="005D7027" w:rsidRPr="005D7027" w:rsidRDefault="005D7027" w:rsidP="005D7027">
      <w:pPr>
        <w:spacing w:line="360" w:lineRule="auto"/>
        <w:jc w:val="both"/>
        <w:rPr>
          <w:ins w:id="3948" w:author="Office" w:date="2025-10-26T17:54:00Z" w16du:dateUtc="2025-10-26T17:54:00Z"/>
          <w:rFonts w:ascii="Times New Roman" w:hAnsi="Times New Roman" w:cs="Times New Roman"/>
        </w:rPr>
      </w:pPr>
    </w:p>
    <w:p w14:paraId="537F8623" w14:textId="77777777" w:rsidR="005D7027" w:rsidRPr="005D7027" w:rsidRDefault="005D7027" w:rsidP="005D7027">
      <w:pPr>
        <w:spacing w:line="360" w:lineRule="auto"/>
        <w:jc w:val="both"/>
        <w:rPr>
          <w:ins w:id="3949" w:author="Office" w:date="2025-10-26T17:54:00Z" w16du:dateUtc="2025-10-26T17:54:00Z"/>
          <w:rFonts w:ascii="Times New Roman" w:hAnsi="Times New Roman" w:cs="Times New Roman"/>
        </w:rPr>
      </w:pPr>
      <w:ins w:id="3950" w:author="Office" w:date="2025-10-26T17:54:00Z" w16du:dateUtc="2025-10-26T17:54:00Z">
        <w:r w:rsidRPr="005D7027">
          <w:rPr>
            <w:rFonts w:ascii="Times New Roman" w:hAnsi="Times New Roman" w:cs="Times New Roman"/>
          </w:rPr>
          <w:t xml:space="preserve">    def perform_eda(self):</w:t>
        </w:r>
      </w:ins>
    </w:p>
    <w:p w14:paraId="5E49BC83" w14:textId="77777777" w:rsidR="005D7027" w:rsidRPr="005D7027" w:rsidRDefault="005D7027" w:rsidP="005D7027">
      <w:pPr>
        <w:spacing w:line="360" w:lineRule="auto"/>
        <w:jc w:val="both"/>
        <w:rPr>
          <w:ins w:id="3951" w:author="Office" w:date="2025-10-26T17:54:00Z" w16du:dateUtc="2025-10-26T17:54:00Z"/>
          <w:rFonts w:ascii="Times New Roman" w:hAnsi="Times New Roman" w:cs="Times New Roman"/>
        </w:rPr>
      </w:pPr>
      <w:ins w:id="3952" w:author="Office" w:date="2025-10-26T17:54:00Z" w16du:dateUtc="2025-10-26T17:54:00Z">
        <w:r w:rsidRPr="005D7027">
          <w:rPr>
            <w:rFonts w:ascii="Times New Roman" w:hAnsi="Times New Roman" w:cs="Times New Roman"/>
          </w:rPr>
          <w:t xml:space="preserve">        """Perform comprehensive exploratory data analysis"""</w:t>
        </w:r>
      </w:ins>
    </w:p>
    <w:p w14:paraId="4DD1D896" w14:textId="77777777" w:rsidR="005D7027" w:rsidRPr="005D7027" w:rsidRDefault="005D7027" w:rsidP="005D7027">
      <w:pPr>
        <w:spacing w:line="360" w:lineRule="auto"/>
        <w:jc w:val="both"/>
        <w:rPr>
          <w:ins w:id="3953" w:author="Office" w:date="2025-10-26T17:54:00Z" w16du:dateUtc="2025-10-26T17:54:00Z"/>
          <w:rFonts w:ascii="Times New Roman" w:hAnsi="Times New Roman" w:cs="Times New Roman"/>
        </w:rPr>
      </w:pPr>
    </w:p>
    <w:p w14:paraId="066EDB05" w14:textId="77777777" w:rsidR="005D7027" w:rsidRPr="005D7027" w:rsidRDefault="005D7027" w:rsidP="005D7027">
      <w:pPr>
        <w:spacing w:line="360" w:lineRule="auto"/>
        <w:jc w:val="both"/>
        <w:rPr>
          <w:ins w:id="3954" w:author="Office" w:date="2025-10-26T17:54:00Z" w16du:dateUtc="2025-10-26T17:54:00Z"/>
          <w:rFonts w:ascii="Times New Roman" w:hAnsi="Times New Roman" w:cs="Times New Roman"/>
        </w:rPr>
      </w:pPr>
      <w:ins w:id="3955" w:author="Office" w:date="2025-10-26T17:54:00Z" w16du:dateUtc="2025-10-26T17:54:00Z">
        <w:r w:rsidRPr="005D7027">
          <w:rPr>
            <w:rFonts w:ascii="Times New Roman" w:hAnsi="Times New Roman" w:cs="Times New Roman"/>
          </w:rPr>
          <w:t xml:space="preserve">        print("\n=== EXPLORATORY DATA ANALYSIS ===")</w:t>
        </w:r>
      </w:ins>
    </w:p>
    <w:p w14:paraId="65D51133" w14:textId="77777777" w:rsidR="005D7027" w:rsidRPr="005D7027" w:rsidRDefault="005D7027" w:rsidP="005D7027">
      <w:pPr>
        <w:spacing w:line="360" w:lineRule="auto"/>
        <w:jc w:val="both"/>
        <w:rPr>
          <w:ins w:id="3956" w:author="Office" w:date="2025-10-26T17:54:00Z" w16du:dateUtc="2025-10-26T17:54:00Z"/>
          <w:rFonts w:ascii="Times New Roman" w:hAnsi="Times New Roman" w:cs="Times New Roman"/>
        </w:rPr>
      </w:pPr>
    </w:p>
    <w:p w14:paraId="3A01CF2F" w14:textId="77777777" w:rsidR="005D7027" w:rsidRPr="005D7027" w:rsidRDefault="005D7027" w:rsidP="005D7027">
      <w:pPr>
        <w:spacing w:line="360" w:lineRule="auto"/>
        <w:jc w:val="both"/>
        <w:rPr>
          <w:ins w:id="3957" w:author="Office" w:date="2025-10-26T17:54:00Z" w16du:dateUtc="2025-10-26T17:54:00Z"/>
          <w:rFonts w:ascii="Times New Roman" w:hAnsi="Times New Roman" w:cs="Times New Roman"/>
        </w:rPr>
      </w:pPr>
      <w:ins w:id="3958" w:author="Office" w:date="2025-10-26T17:54:00Z" w16du:dateUtc="2025-10-26T17:54:00Z">
        <w:r w:rsidRPr="005D7027">
          <w:rPr>
            <w:rFonts w:ascii="Times New Roman" w:hAnsi="Times New Roman" w:cs="Times New Roman"/>
          </w:rPr>
          <w:t xml:space="preserve">        # Sentiment analysis</w:t>
        </w:r>
      </w:ins>
    </w:p>
    <w:p w14:paraId="72760900" w14:textId="77777777" w:rsidR="005D7027" w:rsidRPr="005D7027" w:rsidRDefault="005D7027" w:rsidP="005D7027">
      <w:pPr>
        <w:spacing w:line="360" w:lineRule="auto"/>
        <w:jc w:val="both"/>
        <w:rPr>
          <w:ins w:id="3959" w:author="Office" w:date="2025-10-26T17:54:00Z" w16du:dateUtc="2025-10-26T17:54:00Z"/>
          <w:rFonts w:ascii="Times New Roman" w:hAnsi="Times New Roman" w:cs="Times New Roman"/>
        </w:rPr>
      </w:pPr>
      <w:ins w:id="3960" w:author="Office" w:date="2025-10-26T17:54:00Z" w16du:dateUtc="2025-10-26T17:54:00Z">
        <w:r w:rsidRPr="005D7027">
          <w:rPr>
            <w:rFonts w:ascii="Times New Roman" w:hAnsi="Times New Roman" w:cs="Times New Roman"/>
          </w:rPr>
          <w:t xml:space="preserve">        self._analyze_sentiment_data()</w:t>
        </w:r>
      </w:ins>
    </w:p>
    <w:p w14:paraId="3544376B" w14:textId="77777777" w:rsidR="005D7027" w:rsidRPr="005D7027" w:rsidRDefault="005D7027" w:rsidP="005D7027">
      <w:pPr>
        <w:spacing w:line="360" w:lineRule="auto"/>
        <w:jc w:val="both"/>
        <w:rPr>
          <w:ins w:id="3961" w:author="Office" w:date="2025-10-26T17:54:00Z" w16du:dateUtc="2025-10-26T17:54:00Z"/>
          <w:rFonts w:ascii="Times New Roman" w:hAnsi="Times New Roman" w:cs="Times New Roman"/>
        </w:rPr>
      </w:pPr>
    </w:p>
    <w:p w14:paraId="150EC570" w14:textId="77777777" w:rsidR="005D7027" w:rsidRPr="005D7027" w:rsidRDefault="005D7027" w:rsidP="005D7027">
      <w:pPr>
        <w:spacing w:line="360" w:lineRule="auto"/>
        <w:jc w:val="both"/>
        <w:rPr>
          <w:ins w:id="3962" w:author="Office" w:date="2025-10-26T17:54:00Z" w16du:dateUtc="2025-10-26T17:54:00Z"/>
          <w:rFonts w:ascii="Times New Roman" w:hAnsi="Times New Roman" w:cs="Times New Roman"/>
        </w:rPr>
      </w:pPr>
      <w:ins w:id="3963" w:author="Office" w:date="2025-10-26T17:54:00Z" w16du:dateUtc="2025-10-26T17:54:00Z">
        <w:r w:rsidRPr="005D7027">
          <w:rPr>
            <w:rFonts w:ascii="Times New Roman" w:hAnsi="Times New Roman" w:cs="Times New Roman"/>
          </w:rPr>
          <w:t xml:space="preserve">        # Stock data analysis</w:t>
        </w:r>
      </w:ins>
    </w:p>
    <w:p w14:paraId="72B90AB0" w14:textId="77777777" w:rsidR="005D7027" w:rsidRPr="005D7027" w:rsidRDefault="005D7027" w:rsidP="005D7027">
      <w:pPr>
        <w:spacing w:line="360" w:lineRule="auto"/>
        <w:jc w:val="both"/>
        <w:rPr>
          <w:ins w:id="3964" w:author="Office" w:date="2025-10-26T17:54:00Z" w16du:dateUtc="2025-10-26T17:54:00Z"/>
          <w:rFonts w:ascii="Times New Roman" w:hAnsi="Times New Roman" w:cs="Times New Roman"/>
        </w:rPr>
      </w:pPr>
      <w:ins w:id="3965" w:author="Office" w:date="2025-10-26T17:54:00Z" w16du:dateUtc="2025-10-26T17:54:00Z">
        <w:r w:rsidRPr="005D7027">
          <w:rPr>
            <w:rFonts w:ascii="Times New Roman" w:hAnsi="Times New Roman" w:cs="Times New Roman"/>
          </w:rPr>
          <w:t xml:space="preserve">        self._analyze_stock_data()</w:t>
        </w:r>
      </w:ins>
    </w:p>
    <w:p w14:paraId="3FDBFA33" w14:textId="77777777" w:rsidR="005D7027" w:rsidRPr="005D7027" w:rsidRDefault="005D7027" w:rsidP="005D7027">
      <w:pPr>
        <w:spacing w:line="360" w:lineRule="auto"/>
        <w:jc w:val="both"/>
        <w:rPr>
          <w:ins w:id="3966" w:author="Office" w:date="2025-10-26T17:54:00Z" w16du:dateUtc="2025-10-26T17:54:00Z"/>
          <w:rFonts w:ascii="Times New Roman" w:hAnsi="Times New Roman" w:cs="Times New Roman"/>
        </w:rPr>
      </w:pPr>
    </w:p>
    <w:p w14:paraId="751A3E88" w14:textId="77777777" w:rsidR="005D7027" w:rsidRPr="005D7027" w:rsidRDefault="005D7027" w:rsidP="005D7027">
      <w:pPr>
        <w:spacing w:line="360" w:lineRule="auto"/>
        <w:jc w:val="both"/>
        <w:rPr>
          <w:ins w:id="3967" w:author="Office" w:date="2025-10-26T17:54:00Z" w16du:dateUtc="2025-10-26T17:54:00Z"/>
          <w:rFonts w:ascii="Times New Roman" w:hAnsi="Times New Roman" w:cs="Times New Roman"/>
        </w:rPr>
      </w:pPr>
      <w:ins w:id="3968" w:author="Office" w:date="2025-10-26T17:54:00Z" w16du:dateUtc="2025-10-26T17:54:00Z">
        <w:r w:rsidRPr="005D7027">
          <w:rPr>
            <w:rFonts w:ascii="Times New Roman" w:hAnsi="Times New Roman" w:cs="Times New Roman"/>
          </w:rPr>
          <w:t xml:space="preserve">        # Correlation analysis</w:t>
        </w:r>
      </w:ins>
    </w:p>
    <w:p w14:paraId="0ADDD69A" w14:textId="77777777" w:rsidR="005D7027" w:rsidRPr="005D7027" w:rsidRDefault="005D7027" w:rsidP="005D7027">
      <w:pPr>
        <w:spacing w:line="360" w:lineRule="auto"/>
        <w:jc w:val="both"/>
        <w:rPr>
          <w:ins w:id="3969" w:author="Office" w:date="2025-10-26T17:54:00Z" w16du:dateUtc="2025-10-26T17:54:00Z"/>
          <w:rFonts w:ascii="Times New Roman" w:hAnsi="Times New Roman" w:cs="Times New Roman"/>
        </w:rPr>
      </w:pPr>
      <w:ins w:id="3970" w:author="Office" w:date="2025-10-26T17:54:00Z" w16du:dateUtc="2025-10-26T17:54:00Z">
        <w:r w:rsidRPr="005D7027">
          <w:rPr>
            <w:rFonts w:ascii="Times New Roman" w:hAnsi="Times New Roman" w:cs="Times New Roman"/>
          </w:rPr>
          <w:t xml:space="preserve">        self._analyze_correlations()</w:t>
        </w:r>
      </w:ins>
    </w:p>
    <w:p w14:paraId="7B7E9AB3" w14:textId="77777777" w:rsidR="005D7027" w:rsidRPr="005D7027" w:rsidRDefault="005D7027" w:rsidP="005D7027">
      <w:pPr>
        <w:spacing w:line="360" w:lineRule="auto"/>
        <w:jc w:val="both"/>
        <w:rPr>
          <w:ins w:id="3971" w:author="Office" w:date="2025-10-26T17:54:00Z" w16du:dateUtc="2025-10-26T17:54:00Z"/>
          <w:rFonts w:ascii="Times New Roman" w:hAnsi="Times New Roman" w:cs="Times New Roman"/>
        </w:rPr>
      </w:pPr>
    </w:p>
    <w:p w14:paraId="4301AD2E" w14:textId="77777777" w:rsidR="005D7027" w:rsidRPr="005D7027" w:rsidRDefault="005D7027" w:rsidP="005D7027">
      <w:pPr>
        <w:spacing w:line="360" w:lineRule="auto"/>
        <w:jc w:val="both"/>
        <w:rPr>
          <w:ins w:id="3972" w:author="Office" w:date="2025-10-26T17:54:00Z" w16du:dateUtc="2025-10-26T17:54:00Z"/>
          <w:rFonts w:ascii="Times New Roman" w:hAnsi="Times New Roman" w:cs="Times New Roman"/>
        </w:rPr>
      </w:pPr>
      <w:ins w:id="3973" w:author="Office" w:date="2025-10-26T17:54:00Z" w16du:dateUtc="2025-10-26T17:54:00Z">
        <w:r w:rsidRPr="005D7027">
          <w:rPr>
            <w:rFonts w:ascii="Times New Roman" w:hAnsi="Times New Roman" w:cs="Times New Roman"/>
          </w:rPr>
          <w:t xml:space="preserve">        # Time series analysis</w:t>
        </w:r>
      </w:ins>
    </w:p>
    <w:p w14:paraId="325D83C5" w14:textId="77777777" w:rsidR="005D7027" w:rsidRPr="005D7027" w:rsidRDefault="005D7027" w:rsidP="005D7027">
      <w:pPr>
        <w:spacing w:line="360" w:lineRule="auto"/>
        <w:jc w:val="both"/>
        <w:rPr>
          <w:ins w:id="3974" w:author="Office" w:date="2025-10-26T17:54:00Z" w16du:dateUtc="2025-10-26T17:54:00Z"/>
          <w:rFonts w:ascii="Times New Roman" w:hAnsi="Times New Roman" w:cs="Times New Roman"/>
        </w:rPr>
      </w:pPr>
      <w:ins w:id="3975" w:author="Office" w:date="2025-10-26T17:54:00Z" w16du:dateUtc="2025-10-26T17:54:00Z">
        <w:r w:rsidRPr="005D7027">
          <w:rPr>
            <w:rFonts w:ascii="Times New Roman" w:hAnsi="Times New Roman" w:cs="Times New Roman"/>
          </w:rPr>
          <w:t xml:space="preserve">        self._analyze_time_series()</w:t>
        </w:r>
      </w:ins>
    </w:p>
    <w:p w14:paraId="4894F009" w14:textId="77777777" w:rsidR="005D7027" w:rsidRPr="005D7027" w:rsidRDefault="005D7027" w:rsidP="005D7027">
      <w:pPr>
        <w:spacing w:line="360" w:lineRule="auto"/>
        <w:jc w:val="both"/>
        <w:rPr>
          <w:ins w:id="3976" w:author="Office" w:date="2025-10-26T17:54:00Z" w16du:dateUtc="2025-10-26T17:54:00Z"/>
          <w:rFonts w:ascii="Times New Roman" w:hAnsi="Times New Roman" w:cs="Times New Roman"/>
        </w:rPr>
      </w:pPr>
    </w:p>
    <w:p w14:paraId="14C97073" w14:textId="77777777" w:rsidR="005D7027" w:rsidRPr="005D7027" w:rsidRDefault="005D7027" w:rsidP="005D7027">
      <w:pPr>
        <w:spacing w:line="360" w:lineRule="auto"/>
        <w:jc w:val="both"/>
        <w:rPr>
          <w:ins w:id="3977" w:author="Office" w:date="2025-10-26T17:54:00Z" w16du:dateUtc="2025-10-26T17:54:00Z"/>
          <w:rFonts w:ascii="Times New Roman" w:hAnsi="Times New Roman" w:cs="Times New Roman"/>
        </w:rPr>
      </w:pPr>
      <w:ins w:id="3978" w:author="Office" w:date="2025-10-26T17:54:00Z" w16du:dateUtc="2025-10-26T17:54:00Z">
        <w:r w:rsidRPr="005D7027">
          <w:rPr>
            <w:rFonts w:ascii="Times New Roman" w:hAnsi="Times New Roman" w:cs="Times New Roman"/>
          </w:rPr>
          <w:lastRenderedPageBreak/>
          <w:t xml:space="preserve">    def _analyze_sentiment_data(self):</w:t>
        </w:r>
      </w:ins>
    </w:p>
    <w:p w14:paraId="0EEBA3D4" w14:textId="77777777" w:rsidR="005D7027" w:rsidRPr="005D7027" w:rsidRDefault="005D7027" w:rsidP="005D7027">
      <w:pPr>
        <w:spacing w:line="360" w:lineRule="auto"/>
        <w:jc w:val="both"/>
        <w:rPr>
          <w:ins w:id="3979" w:author="Office" w:date="2025-10-26T17:54:00Z" w16du:dateUtc="2025-10-26T17:54:00Z"/>
          <w:rFonts w:ascii="Times New Roman" w:hAnsi="Times New Roman" w:cs="Times New Roman"/>
        </w:rPr>
      </w:pPr>
      <w:ins w:id="3980" w:author="Office" w:date="2025-10-26T17:54:00Z" w16du:dateUtc="2025-10-26T17:54:00Z">
        <w:r w:rsidRPr="005D7027">
          <w:rPr>
            <w:rFonts w:ascii="Times New Roman" w:hAnsi="Times New Roman" w:cs="Times New Roman"/>
          </w:rPr>
          <w:t xml:space="preserve">        """Analyze sentiment data characteristics"""</w:t>
        </w:r>
      </w:ins>
    </w:p>
    <w:p w14:paraId="00F8AA67" w14:textId="77777777" w:rsidR="005D7027" w:rsidRPr="005D7027" w:rsidRDefault="005D7027" w:rsidP="005D7027">
      <w:pPr>
        <w:spacing w:line="360" w:lineRule="auto"/>
        <w:jc w:val="both"/>
        <w:rPr>
          <w:ins w:id="3981" w:author="Office" w:date="2025-10-26T17:54:00Z" w16du:dateUtc="2025-10-26T17:54:00Z"/>
          <w:rFonts w:ascii="Times New Roman" w:hAnsi="Times New Roman" w:cs="Times New Roman"/>
        </w:rPr>
      </w:pPr>
    </w:p>
    <w:p w14:paraId="5EADCF3D" w14:textId="77777777" w:rsidR="005D7027" w:rsidRPr="005D7027" w:rsidRDefault="005D7027" w:rsidP="005D7027">
      <w:pPr>
        <w:spacing w:line="360" w:lineRule="auto"/>
        <w:jc w:val="both"/>
        <w:rPr>
          <w:ins w:id="3982" w:author="Office" w:date="2025-10-26T17:54:00Z" w16du:dateUtc="2025-10-26T17:54:00Z"/>
          <w:rFonts w:ascii="Times New Roman" w:hAnsi="Times New Roman" w:cs="Times New Roman"/>
        </w:rPr>
      </w:pPr>
      <w:ins w:id="3983" w:author="Office" w:date="2025-10-26T17:54:00Z" w16du:dateUtc="2025-10-26T17:54:00Z">
        <w:r w:rsidRPr="005D7027">
          <w:rPr>
            <w:rFonts w:ascii="Times New Roman" w:hAnsi="Times New Roman" w:cs="Times New Roman"/>
          </w:rPr>
          <w:t xml:space="preserve">        print("\n1. SENTIMENT DATA ANALYSIS")</w:t>
        </w:r>
      </w:ins>
    </w:p>
    <w:p w14:paraId="4CF43C3D" w14:textId="77777777" w:rsidR="005D7027" w:rsidRPr="005D7027" w:rsidRDefault="005D7027" w:rsidP="005D7027">
      <w:pPr>
        <w:spacing w:line="360" w:lineRule="auto"/>
        <w:jc w:val="both"/>
        <w:rPr>
          <w:ins w:id="3984" w:author="Office" w:date="2025-10-26T17:54:00Z" w16du:dateUtc="2025-10-26T17:54:00Z"/>
          <w:rFonts w:ascii="Times New Roman" w:hAnsi="Times New Roman" w:cs="Times New Roman"/>
        </w:rPr>
      </w:pPr>
      <w:ins w:id="3985" w:author="Office" w:date="2025-10-26T17:54:00Z" w16du:dateUtc="2025-10-26T17:54:00Z">
        <w:r w:rsidRPr="005D7027">
          <w:rPr>
            <w:rFonts w:ascii="Times New Roman" w:hAnsi="Times New Roman" w:cs="Times New Roman"/>
          </w:rPr>
          <w:t xml:space="preserve">        print("-" * 40)</w:t>
        </w:r>
      </w:ins>
    </w:p>
    <w:p w14:paraId="50B7D6BC" w14:textId="77777777" w:rsidR="005D7027" w:rsidRPr="005D7027" w:rsidRDefault="005D7027" w:rsidP="005D7027">
      <w:pPr>
        <w:spacing w:line="360" w:lineRule="auto"/>
        <w:jc w:val="both"/>
        <w:rPr>
          <w:ins w:id="3986" w:author="Office" w:date="2025-10-26T17:54:00Z" w16du:dateUtc="2025-10-26T17:54:00Z"/>
          <w:rFonts w:ascii="Times New Roman" w:hAnsi="Times New Roman" w:cs="Times New Roman"/>
        </w:rPr>
      </w:pPr>
    </w:p>
    <w:p w14:paraId="37B5DDB0" w14:textId="77777777" w:rsidR="005D7027" w:rsidRPr="005D7027" w:rsidRDefault="005D7027" w:rsidP="005D7027">
      <w:pPr>
        <w:spacing w:line="360" w:lineRule="auto"/>
        <w:jc w:val="both"/>
        <w:rPr>
          <w:ins w:id="3987" w:author="Office" w:date="2025-10-26T17:54:00Z" w16du:dateUtc="2025-10-26T17:54:00Z"/>
          <w:rFonts w:ascii="Times New Roman" w:hAnsi="Times New Roman" w:cs="Times New Roman"/>
        </w:rPr>
      </w:pPr>
      <w:ins w:id="3988" w:author="Office" w:date="2025-10-26T17:54:00Z" w16du:dateUtc="2025-10-26T17:54:00Z">
        <w:r w:rsidRPr="005D7027">
          <w:rPr>
            <w:rFonts w:ascii="Times New Roman" w:hAnsi="Times New Roman" w:cs="Times New Roman"/>
          </w:rPr>
          <w:t xml:space="preserve">        df = self.sentiment_df</w:t>
        </w:r>
      </w:ins>
    </w:p>
    <w:p w14:paraId="57067849" w14:textId="77777777" w:rsidR="005D7027" w:rsidRPr="005D7027" w:rsidRDefault="005D7027" w:rsidP="005D7027">
      <w:pPr>
        <w:spacing w:line="360" w:lineRule="auto"/>
        <w:jc w:val="both"/>
        <w:rPr>
          <w:ins w:id="3989" w:author="Office" w:date="2025-10-26T17:54:00Z" w16du:dateUtc="2025-10-26T17:54:00Z"/>
          <w:rFonts w:ascii="Times New Roman" w:hAnsi="Times New Roman" w:cs="Times New Roman"/>
        </w:rPr>
      </w:pPr>
    </w:p>
    <w:p w14:paraId="2E417012" w14:textId="77777777" w:rsidR="005D7027" w:rsidRPr="005D7027" w:rsidRDefault="005D7027" w:rsidP="005D7027">
      <w:pPr>
        <w:spacing w:line="360" w:lineRule="auto"/>
        <w:jc w:val="both"/>
        <w:rPr>
          <w:ins w:id="3990" w:author="Office" w:date="2025-10-26T17:54:00Z" w16du:dateUtc="2025-10-26T17:54:00Z"/>
          <w:rFonts w:ascii="Times New Roman" w:hAnsi="Times New Roman" w:cs="Times New Roman"/>
        </w:rPr>
      </w:pPr>
      <w:ins w:id="3991" w:author="Office" w:date="2025-10-26T17:54:00Z" w16du:dateUtc="2025-10-26T17:54:00Z">
        <w:r w:rsidRPr="005D7027">
          <w:rPr>
            <w:rFonts w:ascii="Times New Roman" w:hAnsi="Times New Roman" w:cs="Times New Roman"/>
          </w:rPr>
          <w:t xml:space="preserve">        print(f"Total sentiment entries: {len(df)}")</w:t>
        </w:r>
      </w:ins>
    </w:p>
    <w:p w14:paraId="1F753D6E" w14:textId="77777777" w:rsidR="005D7027" w:rsidRPr="005D7027" w:rsidRDefault="005D7027" w:rsidP="005D7027">
      <w:pPr>
        <w:spacing w:line="360" w:lineRule="auto"/>
        <w:jc w:val="both"/>
        <w:rPr>
          <w:ins w:id="3992" w:author="Office" w:date="2025-10-26T17:54:00Z" w16du:dateUtc="2025-10-26T17:54:00Z"/>
          <w:rFonts w:ascii="Times New Roman" w:hAnsi="Times New Roman" w:cs="Times New Roman"/>
        </w:rPr>
      </w:pPr>
      <w:ins w:id="3993" w:author="Office" w:date="2025-10-26T17:54:00Z" w16du:dateUtc="2025-10-26T17:54:00Z">
        <w:r w:rsidRPr="005D7027">
          <w:rPr>
            <w:rFonts w:ascii="Times New Roman" w:hAnsi="Times New Roman" w:cs="Times New Roman"/>
          </w:rPr>
          <w:t xml:space="preserve">        print(f"Date range: {df['timestamp'].min()} to {df['timestamp'].max()}")</w:t>
        </w:r>
      </w:ins>
    </w:p>
    <w:p w14:paraId="6FC26519" w14:textId="77777777" w:rsidR="005D7027" w:rsidRPr="005D7027" w:rsidRDefault="005D7027" w:rsidP="005D7027">
      <w:pPr>
        <w:spacing w:line="360" w:lineRule="auto"/>
        <w:jc w:val="both"/>
        <w:rPr>
          <w:ins w:id="3994" w:author="Office" w:date="2025-10-26T17:54:00Z" w16du:dateUtc="2025-10-26T17:54:00Z"/>
          <w:rFonts w:ascii="Times New Roman" w:hAnsi="Times New Roman" w:cs="Times New Roman"/>
        </w:rPr>
      </w:pPr>
      <w:ins w:id="3995" w:author="Office" w:date="2025-10-26T17:54:00Z" w16du:dateUtc="2025-10-26T17:54:00Z">
        <w:r w:rsidRPr="005D7027">
          <w:rPr>
            <w:rFonts w:ascii="Times New Roman" w:hAnsi="Times New Roman" w:cs="Times New Roman"/>
          </w:rPr>
          <w:t xml:space="preserve">        print(f"Companies covered: {df['company'].nunique()}")</w:t>
        </w:r>
      </w:ins>
    </w:p>
    <w:p w14:paraId="0FAD5C82" w14:textId="77777777" w:rsidR="005D7027" w:rsidRPr="005D7027" w:rsidRDefault="005D7027" w:rsidP="005D7027">
      <w:pPr>
        <w:spacing w:line="360" w:lineRule="auto"/>
        <w:jc w:val="both"/>
        <w:rPr>
          <w:ins w:id="3996" w:author="Office" w:date="2025-10-26T17:54:00Z" w16du:dateUtc="2025-10-26T17:54:00Z"/>
          <w:rFonts w:ascii="Times New Roman" w:hAnsi="Times New Roman" w:cs="Times New Roman"/>
        </w:rPr>
      </w:pPr>
      <w:ins w:id="3997" w:author="Office" w:date="2025-10-26T17:54:00Z" w16du:dateUtc="2025-10-26T17:54:00Z">
        <w:r w:rsidRPr="005D7027">
          <w:rPr>
            <w:rFonts w:ascii="Times New Roman" w:hAnsi="Times New Roman" w:cs="Times New Roman"/>
          </w:rPr>
          <w:t xml:space="preserve">        print(f"Sources: {df['source'].nunique()}")</w:t>
        </w:r>
      </w:ins>
    </w:p>
    <w:p w14:paraId="08C29469" w14:textId="77777777" w:rsidR="005D7027" w:rsidRPr="005D7027" w:rsidRDefault="005D7027" w:rsidP="005D7027">
      <w:pPr>
        <w:spacing w:line="360" w:lineRule="auto"/>
        <w:jc w:val="both"/>
        <w:rPr>
          <w:ins w:id="3998" w:author="Office" w:date="2025-10-26T17:54:00Z" w16du:dateUtc="2025-10-26T17:54:00Z"/>
          <w:rFonts w:ascii="Times New Roman" w:hAnsi="Times New Roman" w:cs="Times New Roman"/>
        </w:rPr>
      </w:pPr>
    </w:p>
    <w:p w14:paraId="2BC447ED" w14:textId="77777777" w:rsidR="005D7027" w:rsidRPr="005D7027" w:rsidRDefault="005D7027" w:rsidP="005D7027">
      <w:pPr>
        <w:spacing w:line="360" w:lineRule="auto"/>
        <w:jc w:val="both"/>
        <w:rPr>
          <w:ins w:id="3999" w:author="Office" w:date="2025-10-26T17:54:00Z" w16du:dateUtc="2025-10-26T17:54:00Z"/>
          <w:rFonts w:ascii="Times New Roman" w:hAnsi="Times New Roman" w:cs="Times New Roman"/>
        </w:rPr>
      </w:pPr>
      <w:ins w:id="4000" w:author="Office" w:date="2025-10-26T17:54:00Z" w16du:dateUtc="2025-10-26T17:54:00Z">
        <w:r w:rsidRPr="005D7027">
          <w:rPr>
            <w:rFonts w:ascii="Times New Roman" w:hAnsi="Times New Roman" w:cs="Times New Roman"/>
          </w:rPr>
          <w:t xml:space="preserve">        # Sentiment distribution</w:t>
        </w:r>
      </w:ins>
    </w:p>
    <w:p w14:paraId="24082963" w14:textId="77777777" w:rsidR="005D7027" w:rsidRPr="005D7027" w:rsidRDefault="005D7027" w:rsidP="005D7027">
      <w:pPr>
        <w:spacing w:line="360" w:lineRule="auto"/>
        <w:jc w:val="both"/>
        <w:rPr>
          <w:ins w:id="4001" w:author="Office" w:date="2025-10-26T17:54:00Z" w16du:dateUtc="2025-10-26T17:54:00Z"/>
          <w:rFonts w:ascii="Times New Roman" w:hAnsi="Times New Roman" w:cs="Times New Roman"/>
        </w:rPr>
      </w:pPr>
      <w:ins w:id="4002" w:author="Office" w:date="2025-10-26T17:54:00Z" w16du:dateUtc="2025-10-26T17:54:00Z">
        <w:r w:rsidRPr="005D7027">
          <w:rPr>
            <w:rFonts w:ascii="Times New Roman" w:hAnsi="Times New Roman" w:cs="Times New Roman"/>
          </w:rPr>
          <w:t xml:space="preserve">        sentiment_dist = df['sentiment_label'].value_counts(normalize=True)</w:t>
        </w:r>
      </w:ins>
    </w:p>
    <w:p w14:paraId="68289015" w14:textId="77777777" w:rsidR="005D7027" w:rsidRPr="005D7027" w:rsidRDefault="005D7027" w:rsidP="005D7027">
      <w:pPr>
        <w:spacing w:line="360" w:lineRule="auto"/>
        <w:jc w:val="both"/>
        <w:rPr>
          <w:ins w:id="4003" w:author="Office" w:date="2025-10-26T17:54:00Z" w16du:dateUtc="2025-10-26T17:54:00Z"/>
          <w:rFonts w:ascii="Times New Roman" w:hAnsi="Times New Roman" w:cs="Times New Roman"/>
        </w:rPr>
      </w:pPr>
      <w:ins w:id="4004" w:author="Office" w:date="2025-10-26T17:54:00Z" w16du:dateUtc="2025-10-26T17:54:00Z">
        <w:r w:rsidRPr="005D7027">
          <w:rPr>
            <w:rFonts w:ascii="Times New Roman" w:hAnsi="Times New Roman" w:cs="Times New Roman"/>
          </w:rPr>
          <w:t xml:space="preserve">        print("\nSentiment distribution:")</w:t>
        </w:r>
      </w:ins>
    </w:p>
    <w:p w14:paraId="772C5CA7" w14:textId="77777777" w:rsidR="005D7027" w:rsidRPr="005D7027" w:rsidRDefault="005D7027" w:rsidP="005D7027">
      <w:pPr>
        <w:spacing w:line="360" w:lineRule="auto"/>
        <w:jc w:val="both"/>
        <w:rPr>
          <w:ins w:id="4005" w:author="Office" w:date="2025-10-26T17:54:00Z" w16du:dateUtc="2025-10-26T17:54:00Z"/>
          <w:rFonts w:ascii="Times New Roman" w:hAnsi="Times New Roman" w:cs="Times New Roman"/>
        </w:rPr>
      </w:pPr>
      <w:ins w:id="4006" w:author="Office" w:date="2025-10-26T17:54:00Z" w16du:dateUtc="2025-10-26T17:54:00Z">
        <w:r w:rsidRPr="005D7027">
          <w:rPr>
            <w:rFonts w:ascii="Times New Roman" w:hAnsi="Times New Roman" w:cs="Times New Roman"/>
          </w:rPr>
          <w:t xml:space="preserve">        for label, pct in sentiment_dist.items():</w:t>
        </w:r>
      </w:ins>
    </w:p>
    <w:p w14:paraId="7BEB6980" w14:textId="77777777" w:rsidR="005D7027" w:rsidRPr="005D7027" w:rsidRDefault="005D7027" w:rsidP="005D7027">
      <w:pPr>
        <w:spacing w:line="360" w:lineRule="auto"/>
        <w:jc w:val="both"/>
        <w:rPr>
          <w:ins w:id="4007" w:author="Office" w:date="2025-10-26T17:54:00Z" w16du:dateUtc="2025-10-26T17:54:00Z"/>
          <w:rFonts w:ascii="Times New Roman" w:hAnsi="Times New Roman" w:cs="Times New Roman"/>
        </w:rPr>
      </w:pPr>
      <w:ins w:id="4008" w:author="Office" w:date="2025-10-26T17:54:00Z" w16du:dateUtc="2025-10-26T17:54:00Z">
        <w:r w:rsidRPr="005D7027">
          <w:rPr>
            <w:rFonts w:ascii="Times New Roman" w:hAnsi="Times New Roman" w:cs="Times New Roman"/>
          </w:rPr>
          <w:t xml:space="preserve">            print(f"  {label}: {pct:.1%}")</w:t>
        </w:r>
      </w:ins>
    </w:p>
    <w:p w14:paraId="113B5701" w14:textId="77777777" w:rsidR="005D7027" w:rsidRPr="005D7027" w:rsidRDefault="005D7027" w:rsidP="005D7027">
      <w:pPr>
        <w:spacing w:line="360" w:lineRule="auto"/>
        <w:jc w:val="both"/>
        <w:rPr>
          <w:ins w:id="4009" w:author="Office" w:date="2025-10-26T17:54:00Z" w16du:dateUtc="2025-10-26T17:54:00Z"/>
          <w:rFonts w:ascii="Times New Roman" w:hAnsi="Times New Roman" w:cs="Times New Roman"/>
        </w:rPr>
      </w:pPr>
    </w:p>
    <w:p w14:paraId="2C856C73" w14:textId="77777777" w:rsidR="005D7027" w:rsidRPr="005D7027" w:rsidRDefault="005D7027" w:rsidP="005D7027">
      <w:pPr>
        <w:spacing w:line="360" w:lineRule="auto"/>
        <w:jc w:val="both"/>
        <w:rPr>
          <w:ins w:id="4010" w:author="Office" w:date="2025-10-26T17:54:00Z" w16du:dateUtc="2025-10-26T17:54:00Z"/>
          <w:rFonts w:ascii="Times New Roman" w:hAnsi="Times New Roman" w:cs="Times New Roman"/>
        </w:rPr>
      </w:pPr>
      <w:ins w:id="4011" w:author="Office" w:date="2025-10-26T17:54:00Z" w16du:dateUtc="2025-10-26T17:54:00Z">
        <w:r w:rsidRPr="005D7027">
          <w:rPr>
            <w:rFonts w:ascii="Times New Roman" w:hAnsi="Times New Roman" w:cs="Times New Roman"/>
          </w:rPr>
          <w:t xml:space="preserve">        # Sentiment statistics</w:t>
        </w:r>
      </w:ins>
    </w:p>
    <w:p w14:paraId="159E3C44" w14:textId="77777777" w:rsidR="005D7027" w:rsidRPr="005D7027" w:rsidRDefault="005D7027" w:rsidP="005D7027">
      <w:pPr>
        <w:spacing w:line="360" w:lineRule="auto"/>
        <w:jc w:val="both"/>
        <w:rPr>
          <w:ins w:id="4012" w:author="Office" w:date="2025-10-26T17:54:00Z" w16du:dateUtc="2025-10-26T17:54:00Z"/>
          <w:rFonts w:ascii="Times New Roman" w:hAnsi="Times New Roman" w:cs="Times New Roman"/>
        </w:rPr>
      </w:pPr>
      <w:ins w:id="4013" w:author="Office" w:date="2025-10-26T17:54:00Z" w16du:dateUtc="2025-10-26T17:54:00Z">
        <w:r w:rsidRPr="005D7027">
          <w:rPr>
            <w:rFonts w:ascii="Times New Roman" w:hAnsi="Times New Roman" w:cs="Times New Roman"/>
          </w:rPr>
          <w:t xml:space="preserve">        print(f"\nSentiment score statistics:")</w:t>
        </w:r>
      </w:ins>
    </w:p>
    <w:p w14:paraId="727AB0ED" w14:textId="77777777" w:rsidR="005D7027" w:rsidRPr="005D7027" w:rsidRDefault="005D7027" w:rsidP="005D7027">
      <w:pPr>
        <w:spacing w:line="360" w:lineRule="auto"/>
        <w:jc w:val="both"/>
        <w:rPr>
          <w:ins w:id="4014" w:author="Office" w:date="2025-10-26T17:54:00Z" w16du:dateUtc="2025-10-26T17:54:00Z"/>
          <w:rFonts w:ascii="Times New Roman" w:hAnsi="Times New Roman" w:cs="Times New Roman"/>
        </w:rPr>
      </w:pPr>
      <w:ins w:id="4015" w:author="Office" w:date="2025-10-26T17:54:00Z" w16du:dateUtc="2025-10-26T17:54:00Z">
        <w:r w:rsidRPr="005D7027">
          <w:rPr>
            <w:rFonts w:ascii="Times New Roman" w:hAnsi="Times New Roman" w:cs="Times New Roman"/>
          </w:rPr>
          <w:lastRenderedPageBreak/>
          <w:t xml:space="preserve">        print(f"  Mean: {df['sentiment_score'].mean():.3f}")</w:t>
        </w:r>
      </w:ins>
    </w:p>
    <w:p w14:paraId="67E26516" w14:textId="77777777" w:rsidR="005D7027" w:rsidRPr="005D7027" w:rsidRDefault="005D7027" w:rsidP="005D7027">
      <w:pPr>
        <w:spacing w:line="360" w:lineRule="auto"/>
        <w:jc w:val="both"/>
        <w:rPr>
          <w:ins w:id="4016" w:author="Office" w:date="2025-10-26T17:54:00Z" w16du:dateUtc="2025-10-26T17:54:00Z"/>
          <w:rFonts w:ascii="Times New Roman" w:hAnsi="Times New Roman" w:cs="Times New Roman"/>
        </w:rPr>
      </w:pPr>
      <w:ins w:id="4017" w:author="Office" w:date="2025-10-26T17:54:00Z" w16du:dateUtc="2025-10-26T17:54:00Z">
        <w:r w:rsidRPr="005D7027">
          <w:rPr>
            <w:rFonts w:ascii="Times New Roman" w:hAnsi="Times New Roman" w:cs="Times New Roman"/>
          </w:rPr>
          <w:t xml:space="preserve">        print(f"  Std: {df['sentiment_score'].std():.3f}")</w:t>
        </w:r>
      </w:ins>
    </w:p>
    <w:p w14:paraId="734CF9E5" w14:textId="77777777" w:rsidR="005D7027" w:rsidRPr="005D7027" w:rsidRDefault="005D7027" w:rsidP="005D7027">
      <w:pPr>
        <w:spacing w:line="360" w:lineRule="auto"/>
        <w:jc w:val="both"/>
        <w:rPr>
          <w:ins w:id="4018" w:author="Office" w:date="2025-10-26T17:54:00Z" w16du:dateUtc="2025-10-26T17:54:00Z"/>
          <w:rFonts w:ascii="Times New Roman" w:hAnsi="Times New Roman" w:cs="Times New Roman"/>
        </w:rPr>
      </w:pPr>
      <w:ins w:id="4019" w:author="Office" w:date="2025-10-26T17:54:00Z" w16du:dateUtc="2025-10-26T17:54:00Z">
        <w:r w:rsidRPr="005D7027">
          <w:rPr>
            <w:rFonts w:ascii="Times New Roman" w:hAnsi="Times New Roman" w:cs="Times New Roman"/>
          </w:rPr>
          <w:t xml:space="preserve">        print(f"  Range: {df['sentiment_score'].min():.3f} to {df['sentiment_score'].max():.3f}")</w:t>
        </w:r>
      </w:ins>
    </w:p>
    <w:p w14:paraId="6B1BBE86" w14:textId="77777777" w:rsidR="005D7027" w:rsidRPr="005D7027" w:rsidRDefault="005D7027" w:rsidP="005D7027">
      <w:pPr>
        <w:spacing w:line="360" w:lineRule="auto"/>
        <w:jc w:val="both"/>
        <w:rPr>
          <w:ins w:id="4020" w:author="Office" w:date="2025-10-26T17:54:00Z" w16du:dateUtc="2025-10-26T17:54:00Z"/>
          <w:rFonts w:ascii="Times New Roman" w:hAnsi="Times New Roman" w:cs="Times New Roman"/>
        </w:rPr>
      </w:pPr>
    </w:p>
    <w:p w14:paraId="22691018" w14:textId="77777777" w:rsidR="005D7027" w:rsidRPr="005D7027" w:rsidRDefault="005D7027" w:rsidP="005D7027">
      <w:pPr>
        <w:spacing w:line="360" w:lineRule="auto"/>
        <w:jc w:val="both"/>
        <w:rPr>
          <w:ins w:id="4021" w:author="Office" w:date="2025-10-26T17:54:00Z" w16du:dateUtc="2025-10-26T17:54:00Z"/>
          <w:rFonts w:ascii="Times New Roman" w:hAnsi="Times New Roman" w:cs="Times New Roman"/>
        </w:rPr>
      </w:pPr>
      <w:ins w:id="4022" w:author="Office" w:date="2025-10-26T17:54:00Z" w16du:dateUtc="2025-10-26T17:54:00Z">
        <w:r w:rsidRPr="005D7027">
          <w:rPr>
            <w:rFonts w:ascii="Times New Roman" w:hAnsi="Times New Roman" w:cs="Times New Roman"/>
          </w:rPr>
          <w:t xml:space="preserve">    def _analyze_stock_data(self):</w:t>
        </w:r>
      </w:ins>
    </w:p>
    <w:p w14:paraId="339B3479" w14:textId="77777777" w:rsidR="005D7027" w:rsidRPr="005D7027" w:rsidRDefault="005D7027" w:rsidP="005D7027">
      <w:pPr>
        <w:spacing w:line="360" w:lineRule="auto"/>
        <w:jc w:val="both"/>
        <w:rPr>
          <w:ins w:id="4023" w:author="Office" w:date="2025-10-26T17:54:00Z" w16du:dateUtc="2025-10-26T17:54:00Z"/>
          <w:rFonts w:ascii="Times New Roman" w:hAnsi="Times New Roman" w:cs="Times New Roman"/>
        </w:rPr>
      </w:pPr>
      <w:ins w:id="4024" w:author="Office" w:date="2025-10-26T17:54:00Z" w16du:dateUtc="2025-10-26T17:54:00Z">
        <w:r w:rsidRPr="005D7027">
          <w:rPr>
            <w:rFonts w:ascii="Times New Roman" w:hAnsi="Times New Roman" w:cs="Times New Roman"/>
          </w:rPr>
          <w:t xml:space="preserve">        """Analyze stock market data characteristics"""</w:t>
        </w:r>
      </w:ins>
    </w:p>
    <w:p w14:paraId="6438D1EF" w14:textId="77777777" w:rsidR="005D7027" w:rsidRPr="005D7027" w:rsidRDefault="005D7027" w:rsidP="005D7027">
      <w:pPr>
        <w:spacing w:line="360" w:lineRule="auto"/>
        <w:jc w:val="both"/>
        <w:rPr>
          <w:ins w:id="4025" w:author="Office" w:date="2025-10-26T17:54:00Z" w16du:dateUtc="2025-10-26T17:54:00Z"/>
          <w:rFonts w:ascii="Times New Roman" w:hAnsi="Times New Roman" w:cs="Times New Roman"/>
        </w:rPr>
      </w:pPr>
    </w:p>
    <w:p w14:paraId="72DA9EB4" w14:textId="77777777" w:rsidR="005D7027" w:rsidRPr="005D7027" w:rsidRDefault="005D7027" w:rsidP="005D7027">
      <w:pPr>
        <w:spacing w:line="360" w:lineRule="auto"/>
        <w:jc w:val="both"/>
        <w:rPr>
          <w:ins w:id="4026" w:author="Office" w:date="2025-10-26T17:54:00Z" w16du:dateUtc="2025-10-26T17:54:00Z"/>
          <w:rFonts w:ascii="Times New Roman" w:hAnsi="Times New Roman" w:cs="Times New Roman"/>
        </w:rPr>
      </w:pPr>
      <w:ins w:id="4027" w:author="Office" w:date="2025-10-26T17:54:00Z" w16du:dateUtc="2025-10-26T17:54:00Z">
        <w:r w:rsidRPr="005D7027">
          <w:rPr>
            <w:rFonts w:ascii="Times New Roman" w:hAnsi="Times New Roman" w:cs="Times New Roman"/>
          </w:rPr>
          <w:t xml:space="preserve">        print("\n2. STOCK DATA ANALYSIS")</w:t>
        </w:r>
      </w:ins>
    </w:p>
    <w:p w14:paraId="48075A46" w14:textId="77777777" w:rsidR="005D7027" w:rsidRPr="005D7027" w:rsidRDefault="005D7027" w:rsidP="005D7027">
      <w:pPr>
        <w:spacing w:line="360" w:lineRule="auto"/>
        <w:jc w:val="both"/>
        <w:rPr>
          <w:ins w:id="4028" w:author="Office" w:date="2025-10-26T17:54:00Z" w16du:dateUtc="2025-10-26T17:54:00Z"/>
          <w:rFonts w:ascii="Times New Roman" w:hAnsi="Times New Roman" w:cs="Times New Roman"/>
        </w:rPr>
      </w:pPr>
      <w:ins w:id="4029" w:author="Office" w:date="2025-10-26T17:54:00Z" w16du:dateUtc="2025-10-26T17:54:00Z">
        <w:r w:rsidRPr="005D7027">
          <w:rPr>
            <w:rFonts w:ascii="Times New Roman" w:hAnsi="Times New Roman" w:cs="Times New Roman"/>
          </w:rPr>
          <w:t xml:space="preserve">        print("-" * 35)</w:t>
        </w:r>
      </w:ins>
    </w:p>
    <w:p w14:paraId="5D1F0512" w14:textId="77777777" w:rsidR="005D7027" w:rsidRPr="005D7027" w:rsidRDefault="005D7027" w:rsidP="005D7027">
      <w:pPr>
        <w:spacing w:line="360" w:lineRule="auto"/>
        <w:jc w:val="both"/>
        <w:rPr>
          <w:ins w:id="4030" w:author="Office" w:date="2025-10-26T17:54:00Z" w16du:dateUtc="2025-10-26T17:54:00Z"/>
          <w:rFonts w:ascii="Times New Roman" w:hAnsi="Times New Roman" w:cs="Times New Roman"/>
        </w:rPr>
      </w:pPr>
    </w:p>
    <w:p w14:paraId="0A1274FC" w14:textId="77777777" w:rsidR="005D7027" w:rsidRPr="005D7027" w:rsidRDefault="005D7027" w:rsidP="005D7027">
      <w:pPr>
        <w:spacing w:line="360" w:lineRule="auto"/>
        <w:jc w:val="both"/>
        <w:rPr>
          <w:ins w:id="4031" w:author="Office" w:date="2025-10-26T17:54:00Z" w16du:dateUtc="2025-10-26T17:54:00Z"/>
          <w:rFonts w:ascii="Times New Roman" w:hAnsi="Times New Roman" w:cs="Times New Roman"/>
        </w:rPr>
      </w:pPr>
      <w:ins w:id="4032" w:author="Office" w:date="2025-10-26T17:54:00Z" w16du:dateUtc="2025-10-26T17:54:00Z">
        <w:r w:rsidRPr="005D7027">
          <w:rPr>
            <w:rFonts w:ascii="Times New Roman" w:hAnsi="Times New Roman" w:cs="Times New Roman"/>
          </w:rPr>
          <w:t xml:space="preserve">        df = self.stock_df</w:t>
        </w:r>
      </w:ins>
    </w:p>
    <w:p w14:paraId="011E9B2D" w14:textId="77777777" w:rsidR="005D7027" w:rsidRPr="005D7027" w:rsidRDefault="005D7027" w:rsidP="005D7027">
      <w:pPr>
        <w:spacing w:line="360" w:lineRule="auto"/>
        <w:jc w:val="both"/>
        <w:rPr>
          <w:ins w:id="4033" w:author="Office" w:date="2025-10-26T17:54:00Z" w16du:dateUtc="2025-10-26T17:54:00Z"/>
          <w:rFonts w:ascii="Times New Roman" w:hAnsi="Times New Roman" w:cs="Times New Roman"/>
        </w:rPr>
      </w:pPr>
    </w:p>
    <w:p w14:paraId="0E33C699" w14:textId="77777777" w:rsidR="005D7027" w:rsidRPr="005D7027" w:rsidRDefault="005D7027" w:rsidP="005D7027">
      <w:pPr>
        <w:spacing w:line="360" w:lineRule="auto"/>
        <w:jc w:val="both"/>
        <w:rPr>
          <w:ins w:id="4034" w:author="Office" w:date="2025-10-26T17:54:00Z" w16du:dateUtc="2025-10-26T17:54:00Z"/>
          <w:rFonts w:ascii="Times New Roman" w:hAnsi="Times New Roman" w:cs="Times New Roman"/>
        </w:rPr>
      </w:pPr>
      <w:ins w:id="4035" w:author="Office" w:date="2025-10-26T17:54:00Z" w16du:dateUtc="2025-10-26T17:54:00Z">
        <w:r w:rsidRPr="005D7027">
          <w:rPr>
            <w:rFonts w:ascii="Times New Roman" w:hAnsi="Times New Roman" w:cs="Times New Roman"/>
          </w:rPr>
          <w:t xml:space="preserve">        print(f"Total trading records: {len(df)}")</w:t>
        </w:r>
      </w:ins>
    </w:p>
    <w:p w14:paraId="7356865D" w14:textId="77777777" w:rsidR="005D7027" w:rsidRPr="005D7027" w:rsidRDefault="005D7027" w:rsidP="005D7027">
      <w:pPr>
        <w:spacing w:line="360" w:lineRule="auto"/>
        <w:jc w:val="both"/>
        <w:rPr>
          <w:ins w:id="4036" w:author="Office" w:date="2025-10-26T17:54:00Z" w16du:dateUtc="2025-10-26T17:54:00Z"/>
          <w:rFonts w:ascii="Times New Roman" w:hAnsi="Times New Roman" w:cs="Times New Roman"/>
        </w:rPr>
      </w:pPr>
      <w:ins w:id="4037" w:author="Office" w:date="2025-10-26T17:54:00Z" w16du:dateUtc="2025-10-26T17:54:00Z">
        <w:r w:rsidRPr="005D7027">
          <w:rPr>
            <w:rFonts w:ascii="Times New Roman" w:hAnsi="Times New Roman" w:cs="Times New Roman"/>
          </w:rPr>
          <w:t xml:space="preserve">        print(f"Date range: {df['Date'].min()} to {df['Date'].max()}")</w:t>
        </w:r>
      </w:ins>
    </w:p>
    <w:p w14:paraId="596D9EA0" w14:textId="77777777" w:rsidR="005D7027" w:rsidRPr="005D7027" w:rsidRDefault="005D7027" w:rsidP="005D7027">
      <w:pPr>
        <w:spacing w:line="360" w:lineRule="auto"/>
        <w:jc w:val="both"/>
        <w:rPr>
          <w:ins w:id="4038" w:author="Office" w:date="2025-10-26T17:54:00Z" w16du:dateUtc="2025-10-26T17:54:00Z"/>
          <w:rFonts w:ascii="Times New Roman" w:hAnsi="Times New Roman" w:cs="Times New Roman"/>
        </w:rPr>
      </w:pPr>
      <w:ins w:id="4039" w:author="Office" w:date="2025-10-26T17:54:00Z" w16du:dateUtc="2025-10-26T17:54:00Z">
        <w:r w:rsidRPr="005D7027">
          <w:rPr>
            <w:rFonts w:ascii="Times New Roman" w:hAnsi="Times New Roman" w:cs="Times New Roman"/>
          </w:rPr>
          <w:t xml:space="preserve">        print(f"Price range: {df['Close'].min():.2f} - {df['Close'].max():.2f}")</w:t>
        </w:r>
      </w:ins>
    </w:p>
    <w:p w14:paraId="5D6B3385" w14:textId="77777777" w:rsidR="005D7027" w:rsidRPr="005D7027" w:rsidRDefault="005D7027" w:rsidP="005D7027">
      <w:pPr>
        <w:spacing w:line="360" w:lineRule="auto"/>
        <w:jc w:val="both"/>
        <w:rPr>
          <w:ins w:id="4040" w:author="Office" w:date="2025-10-26T17:54:00Z" w16du:dateUtc="2025-10-26T17:54:00Z"/>
          <w:rFonts w:ascii="Times New Roman" w:hAnsi="Times New Roman" w:cs="Times New Roman"/>
        </w:rPr>
      </w:pPr>
    </w:p>
    <w:p w14:paraId="74A45585" w14:textId="77777777" w:rsidR="005D7027" w:rsidRPr="005D7027" w:rsidRDefault="005D7027" w:rsidP="005D7027">
      <w:pPr>
        <w:spacing w:line="360" w:lineRule="auto"/>
        <w:jc w:val="both"/>
        <w:rPr>
          <w:ins w:id="4041" w:author="Office" w:date="2025-10-26T17:54:00Z" w16du:dateUtc="2025-10-26T17:54:00Z"/>
          <w:rFonts w:ascii="Times New Roman" w:hAnsi="Times New Roman" w:cs="Times New Roman"/>
        </w:rPr>
      </w:pPr>
      <w:ins w:id="4042" w:author="Office" w:date="2025-10-26T17:54:00Z" w16du:dateUtc="2025-10-26T17:54:00Z">
        <w:r w:rsidRPr="005D7027">
          <w:rPr>
            <w:rFonts w:ascii="Times New Roman" w:hAnsi="Times New Roman" w:cs="Times New Roman"/>
          </w:rPr>
          <w:t xml:space="preserve">        # Trading activity</w:t>
        </w:r>
      </w:ins>
    </w:p>
    <w:p w14:paraId="5F71D835" w14:textId="77777777" w:rsidR="005D7027" w:rsidRPr="005D7027" w:rsidRDefault="005D7027" w:rsidP="005D7027">
      <w:pPr>
        <w:spacing w:line="360" w:lineRule="auto"/>
        <w:jc w:val="both"/>
        <w:rPr>
          <w:ins w:id="4043" w:author="Office" w:date="2025-10-26T17:54:00Z" w16du:dateUtc="2025-10-26T17:54:00Z"/>
          <w:rFonts w:ascii="Times New Roman" w:hAnsi="Times New Roman" w:cs="Times New Roman"/>
        </w:rPr>
      </w:pPr>
      <w:ins w:id="4044" w:author="Office" w:date="2025-10-26T17:54:00Z" w16du:dateUtc="2025-10-26T17:54:00Z">
        <w:r w:rsidRPr="005D7027">
          <w:rPr>
            <w:rFonts w:ascii="Times New Roman" w:hAnsi="Times New Roman" w:cs="Times New Roman"/>
          </w:rPr>
          <w:t xml:space="preserve">        print(f"Average daily turnover: {df['Turnover'].mean():,.0f}")</w:t>
        </w:r>
      </w:ins>
    </w:p>
    <w:p w14:paraId="2D806410" w14:textId="77777777" w:rsidR="005D7027" w:rsidRPr="005D7027" w:rsidRDefault="005D7027" w:rsidP="005D7027">
      <w:pPr>
        <w:spacing w:line="360" w:lineRule="auto"/>
        <w:jc w:val="both"/>
        <w:rPr>
          <w:ins w:id="4045" w:author="Office" w:date="2025-10-26T17:54:00Z" w16du:dateUtc="2025-10-26T17:54:00Z"/>
          <w:rFonts w:ascii="Times New Roman" w:hAnsi="Times New Roman" w:cs="Times New Roman"/>
        </w:rPr>
      </w:pPr>
      <w:ins w:id="4046" w:author="Office" w:date="2025-10-26T17:54:00Z" w16du:dateUtc="2025-10-26T17:54:00Z">
        <w:r w:rsidRPr="005D7027">
          <w:rPr>
            <w:rFonts w:ascii="Times New Roman" w:hAnsi="Times New Roman" w:cs="Times New Roman"/>
          </w:rPr>
          <w:t xml:space="preserve">        print(f"Average daily price change: {df['Price_Change'].mean():.3f}")</w:t>
        </w:r>
      </w:ins>
    </w:p>
    <w:p w14:paraId="318B887D" w14:textId="77777777" w:rsidR="005D7027" w:rsidRPr="005D7027" w:rsidRDefault="005D7027" w:rsidP="005D7027">
      <w:pPr>
        <w:spacing w:line="360" w:lineRule="auto"/>
        <w:jc w:val="both"/>
        <w:rPr>
          <w:ins w:id="4047" w:author="Office" w:date="2025-10-26T17:54:00Z" w16du:dateUtc="2025-10-26T17:54:00Z"/>
          <w:rFonts w:ascii="Times New Roman" w:hAnsi="Times New Roman" w:cs="Times New Roman"/>
        </w:rPr>
      </w:pPr>
    </w:p>
    <w:p w14:paraId="50FFF29C" w14:textId="77777777" w:rsidR="005D7027" w:rsidRPr="005D7027" w:rsidRDefault="005D7027" w:rsidP="005D7027">
      <w:pPr>
        <w:spacing w:line="360" w:lineRule="auto"/>
        <w:jc w:val="both"/>
        <w:rPr>
          <w:ins w:id="4048" w:author="Office" w:date="2025-10-26T17:54:00Z" w16du:dateUtc="2025-10-26T17:54:00Z"/>
          <w:rFonts w:ascii="Times New Roman" w:hAnsi="Times New Roman" w:cs="Times New Roman"/>
        </w:rPr>
      </w:pPr>
      <w:ins w:id="4049" w:author="Office" w:date="2025-10-26T17:54:00Z" w16du:dateUtc="2025-10-26T17:54:00Z">
        <w:r w:rsidRPr="005D7027">
          <w:rPr>
            <w:rFonts w:ascii="Times New Roman" w:hAnsi="Times New Roman" w:cs="Times New Roman"/>
          </w:rPr>
          <w:t xml:space="preserve">        # Trading by day of week</w:t>
        </w:r>
      </w:ins>
    </w:p>
    <w:p w14:paraId="060B244A" w14:textId="77777777" w:rsidR="005D7027" w:rsidRPr="005D7027" w:rsidRDefault="005D7027" w:rsidP="005D7027">
      <w:pPr>
        <w:spacing w:line="360" w:lineRule="auto"/>
        <w:jc w:val="both"/>
        <w:rPr>
          <w:ins w:id="4050" w:author="Office" w:date="2025-10-26T17:54:00Z" w16du:dateUtc="2025-10-26T17:54:00Z"/>
          <w:rFonts w:ascii="Times New Roman" w:hAnsi="Times New Roman" w:cs="Times New Roman"/>
        </w:rPr>
      </w:pPr>
      <w:ins w:id="4051" w:author="Office" w:date="2025-10-26T17:54:00Z" w16du:dateUtc="2025-10-26T17:54:00Z">
        <w:r w:rsidRPr="005D7027">
          <w:rPr>
            <w:rFonts w:ascii="Times New Roman" w:hAnsi="Times New Roman" w:cs="Times New Roman"/>
          </w:rPr>
          <w:lastRenderedPageBreak/>
          <w:t xml:space="preserve">        df['Day_of_Week'] = df['Date'].dt.day_name()</w:t>
        </w:r>
      </w:ins>
    </w:p>
    <w:p w14:paraId="747BE7A6" w14:textId="77777777" w:rsidR="005D7027" w:rsidRPr="005D7027" w:rsidRDefault="005D7027" w:rsidP="005D7027">
      <w:pPr>
        <w:spacing w:line="360" w:lineRule="auto"/>
        <w:jc w:val="both"/>
        <w:rPr>
          <w:ins w:id="4052" w:author="Office" w:date="2025-10-26T17:54:00Z" w16du:dateUtc="2025-10-26T17:54:00Z"/>
          <w:rFonts w:ascii="Times New Roman" w:hAnsi="Times New Roman" w:cs="Times New Roman"/>
        </w:rPr>
      </w:pPr>
      <w:ins w:id="4053" w:author="Office" w:date="2025-10-26T17:54:00Z" w16du:dateUtc="2025-10-26T17:54:00Z">
        <w:r w:rsidRPr="005D7027">
          <w:rPr>
            <w:rFonts w:ascii="Times New Roman" w:hAnsi="Times New Roman" w:cs="Times New Roman"/>
          </w:rPr>
          <w:t xml:space="preserve">        trading_by_day = df.groupby('Day_of_Week')['Turnover'].count().sort_values(ascending=False)</w:t>
        </w:r>
      </w:ins>
    </w:p>
    <w:p w14:paraId="5072B10F" w14:textId="77777777" w:rsidR="005D7027" w:rsidRPr="005D7027" w:rsidRDefault="005D7027" w:rsidP="005D7027">
      <w:pPr>
        <w:spacing w:line="360" w:lineRule="auto"/>
        <w:jc w:val="both"/>
        <w:rPr>
          <w:ins w:id="4054" w:author="Office" w:date="2025-10-26T17:54:00Z" w16du:dateUtc="2025-10-26T17:54:00Z"/>
          <w:rFonts w:ascii="Times New Roman" w:hAnsi="Times New Roman" w:cs="Times New Roman"/>
        </w:rPr>
      </w:pPr>
      <w:ins w:id="4055" w:author="Office" w:date="2025-10-26T17:54:00Z" w16du:dateUtc="2025-10-26T17:54:00Z">
        <w:r w:rsidRPr="005D7027">
          <w:rPr>
            <w:rFonts w:ascii="Times New Roman" w:hAnsi="Times New Roman" w:cs="Times New Roman"/>
          </w:rPr>
          <w:t xml:space="preserve">        print("\nTrading activity by day:")</w:t>
        </w:r>
      </w:ins>
    </w:p>
    <w:p w14:paraId="5AFF59B3" w14:textId="77777777" w:rsidR="005D7027" w:rsidRPr="005D7027" w:rsidRDefault="005D7027" w:rsidP="005D7027">
      <w:pPr>
        <w:spacing w:line="360" w:lineRule="auto"/>
        <w:jc w:val="both"/>
        <w:rPr>
          <w:ins w:id="4056" w:author="Office" w:date="2025-10-26T17:54:00Z" w16du:dateUtc="2025-10-26T17:54:00Z"/>
          <w:rFonts w:ascii="Times New Roman" w:hAnsi="Times New Roman" w:cs="Times New Roman"/>
        </w:rPr>
      </w:pPr>
      <w:ins w:id="4057" w:author="Office" w:date="2025-10-26T17:54:00Z" w16du:dateUtc="2025-10-26T17:54:00Z">
        <w:r w:rsidRPr="005D7027">
          <w:rPr>
            <w:rFonts w:ascii="Times New Roman" w:hAnsi="Times New Roman" w:cs="Times New Roman"/>
          </w:rPr>
          <w:t xml:space="preserve">        for day, count in trading_by_day.items():</w:t>
        </w:r>
      </w:ins>
    </w:p>
    <w:p w14:paraId="11210C49" w14:textId="77777777" w:rsidR="005D7027" w:rsidRPr="005D7027" w:rsidRDefault="005D7027" w:rsidP="005D7027">
      <w:pPr>
        <w:spacing w:line="360" w:lineRule="auto"/>
        <w:jc w:val="both"/>
        <w:rPr>
          <w:ins w:id="4058" w:author="Office" w:date="2025-10-26T17:54:00Z" w16du:dateUtc="2025-10-26T17:54:00Z"/>
          <w:rFonts w:ascii="Times New Roman" w:hAnsi="Times New Roman" w:cs="Times New Roman"/>
        </w:rPr>
      </w:pPr>
      <w:ins w:id="4059" w:author="Office" w:date="2025-10-26T17:54:00Z" w16du:dateUtc="2025-10-26T17:54:00Z">
        <w:r w:rsidRPr="005D7027">
          <w:rPr>
            <w:rFonts w:ascii="Times New Roman" w:hAnsi="Times New Roman" w:cs="Times New Roman"/>
          </w:rPr>
          <w:t xml:space="preserve">            print(f"  {day}: {count} days")</w:t>
        </w:r>
      </w:ins>
    </w:p>
    <w:p w14:paraId="3BE10158" w14:textId="77777777" w:rsidR="005D7027" w:rsidRPr="005D7027" w:rsidRDefault="005D7027" w:rsidP="005D7027">
      <w:pPr>
        <w:spacing w:line="360" w:lineRule="auto"/>
        <w:jc w:val="both"/>
        <w:rPr>
          <w:ins w:id="4060" w:author="Office" w:date="2025-10-26T17:54:00Z" w16du:dateUtc="2025-10-26T17:54:00Z"/>
          <w:rFonts w:ascii="Times New Roman" w:hAnsi="Times New Roman" w:cs="Times New Roman"/>
        </w:rPr>
      </w:pPr>
    </w:p>
    <w:p w14:paraId="41FD68FB" w14:textId="77777777" w:rsidR="005D7027" w:rsidRPr="005D7027" w:rsidRDefault="005D7027" w:rsidP="005D7027">
      <w:pPr>
        <w:spacing w:line="360" w:lineRule="auto"/>
        <w:jc w:val="both"/>
        <w:rPr>
          <w:ins w:id="4061" w:author="Office" w:date="2025-10-26T17:54:00Z" w16du:dateUtc="2025-10-26T17:54:00Z"/>
          <w:rFonts w:ascii="Times New Roman" w:hAnsi="Times New Roman" w:cs="Times New Roman"/>
        </w:rPr>
      </w:pPr>
      <w:ins w:id="4062" w:author="Office" w:date="2025-10-26T17:54:00Z" w16du:dateUtc="2025-10-26T17:54:00Z">
        <w:r w:rsidRPr="005D7027">
          <w:rPr>
            <w:rFonts w:ascii="Times New Roman" w:hAnsi="Times New Roman" w:cs="Times New Roman"/>
          </w:rPr>
          <w:t xml:space="preserve">    def _analyze_correlations(self):</w:t>
        </w:r>
      </w:ins>
    </w:p>
    <w:p w14:paraId="31B1411F" w14:textId="77777777" w:rsidR="005D7027" w:rsidRPr="005D7027" w:rsidRDefault="005D7027" w:rsidP="005D7027">
      <w:pPr>
        <w:spacing w:line="360" w:lineRule="auto"/>
        <w:jc w:val="both"/>
        <w:rPr>
          <w:ins w:id="4063" w:author="Office" w:date="2025-10-26T17:54:00Z" w16du:dateUtc="2025-10-26T17:54:00Z"/>
          <w:rFonts w:ascii="Times New Roman" w:hAnsi="Times New Roman" w:cs="Times New Roman"/>
        </w:rPr>
      </w:pPr>
      <w:ins w:id="4064" w:author="Office" w:date="2025-10-26T17:54:00Z" w16du:dateUtc="2025-10-26T17:54:00Z">
        <w:r w:rsidRPr="005D7027">
          <w:rPr>
            <w:rFonts w:ascii="Times New Roman" w:hAnsi="Times New Roman" w:cs="Times New Roman"/>
          </w:rPr>
          <w:t xml:space="preserve">        """Analyze correlations between variables"""</w:t>
        </w:r>
      </w:ins>
    </w:p>
    <w:p w14:paraId="781C173A" w14:textId="77777777" w:rsidR="005D7027" w:rsidRPr="005D7027" w:rsidRDefault="005D7027" w:rsidP="005D7027">
      <w:pPr>
        <w:spacing w:line="360" w:lineRule="auto"/>
        <w:jc w:val="both"/>
        <w:rPr>
          <w:ins w:id="4065" w:author="Office" w:date="2025-10-26T17:54:00Z" w16du:dateUtc="2025-10-26T17:54:00Z"/>
          <w:rFonts w:ascii="Times New Roman" w:hAnsi="Times New Roman" w:cs="Times New Roman"/>
        </w:rPr>
      </w:pPr>
    </w:p>
    <w:p w14:paraId="68B40B85" w14:textId="77777777" w:rsidR="005D7027" w:rsidRPr="005D7027" w:rsidRDefault="005D7027" w:rsidP="005D7027">
      <w:pPr>
        <w:spacing w:line="360" w:lineRule="auto"/>
        <w:jc w:val="both"/>
        <w:rPr>
          <w:ins w:id="4066" w:author="Office" w:date="2025-10-26T17:54:00Z" w16du:dateUtc="2025-10-26T17:54:00Z"/>
          <w:rFonts w:ascii="Times New Roman" w:hAnsi="Times New Roman" w:cs="Times New Roman"/>
        </w:rPr>
      </w:pPr>
      <w:ins w:id="4067" w:author="Office" w:date="2025-10-26T17:54:00Z" w16du:dateUtc="2025-10-26T17:54:00Z">
        <w:r w:rsidRPr="005D7027">
          <w:rPr>
            <w:rFonts w:ascii="Times New Roman" w:hAnsi="Times New Roman" w:cs="Times New Roman"/>
          </w:rPr>
          <w:t xml:space="preserve">        print("\n3. CORRELATION ANALYSIS")</w:t>
        </w:r>
      </w:ins>
    </w:p>
    <w:p w14:paraId="5E2AEC78" w14:textId="77777777" w:rsidR="005D7027" w:rsidRPr="005D7027" w:rsidRDefault="005D7027" w:rsidP="005D7027">
      <w:pPr>
        <w:spacing w:line="360" w:lineRule="auto"/>
        <w:jc w:val="both"/>
        <w:rPr>
          <w:ins w:id="4068" w:author="Office" w:date="2025-10-26T17:54:00Z" w16du:dateUtc="2025-10-26T17:54:00Z"/>
          <w:rFonts w:ascii="Times New Roman" w:hAnsi="Times New Roman" w:cs="Times New Roman"/>
        </w:rPr>
      </w:pPr>
      <w:ins w:id="4069" w:author="Office" w:date="2025-10-26T17:54:00Z" w16du:dateUtc="2025-10-26T17:54:00Z">
        <w:r w:rsidRPr="005D7027">
          <w:rPr>
            <w:rFonts w:ascii="Times New Roman" w:hAnsi="Times New Roman" w:cs="Times New Roman"/>
          </w:rPr>
          <w:t xml:space="preserve">        print("-" * 25)</w:t>
        </w:r>
      </w:ins>
    </w:p>
    <w:p w14:paraId="2FBE9ACD" w14:textId="77777777" w:rsidR="005D7027" w:rsidRPr="005D7027" w:rsidRDefault="005D7027" w:rsidP="005D7027">
      <w:pPr>
        <w:spacing w:line="360" w:lineRule="auto"/>
        <w:jc w:val="both"/>
        <w:rPr>
          <w:ins w:id="4070" w:author="Office" w:date="2025-10-26T17:54:00Z" w16du:dateUtc="2025-10-26T17:54:00Z"/>
          <w:rFonts w:ascii="Times New Roman" w:hAnsi="Times New Roman" w:cs="Times New Roman"/>
        </w:rPr>
      </w:pPr>
    </w:p>
    <w:p w14:paraId="3E4570D5" w14:textId="77777777" w:rsidR="005D7027" w:rsidRPr="005D7027" w:rsidRDefault="005D7027" w:rsidP="005D7027">
      <w:pPr>
        <w:spacing w:line="360" w:lineRule="auto"/>
        <w:jc w:val="both"/>
        <w:rPr>
          <w:ins w:id="4071" w:author="Office" w:date="2025-10-26T17:54:00Z" w16du:dateUtc="2025-10-26T17:54:00Z"/>
          <w:rFonts w:ascii="Times New Roman" w:hAnsi="Times New Roman" w:cs="Times New Roman"/>
        </w:rPr>
      </w:pPr>
      <w:ins w:id="4072" w:author="Office" w:date="2025-10-26T17:54:00Z" w16du:dateUtc="2025-10-26T17:54:00Z">
        <w:r w:rsidRPr="005D7027">
          <w:rPr>
            <w:rFonts w:ascii="Times New Roman" w:hAnsi="Times New Roman" w:cs="Times New Roman"/>
          </w:rPr>
          <w:t xml:space="preserve">        # Merge data for correlation analysis</w:t>
        </w:r>
      </w:ins>
    </w:p>
    <w:p w14:paraId="0906645D" w14:textId="77777777" w:rsidR="005D7027" w:rsidRPr="005D7027" w:rsidRDefault="005D7027" w:rsidP="005D7027">
      <w:pPr>
        <w:spacing w:line="360" w:lineRule="auto"/>
        <w:jc w:val="both"/>
        <w:rPr>
          <w:ins w:id="4073" w:author="Office" w:date="2025-10-26T17:54:00Z" w16du:dateUtc="2025-10-26T17:54:00Z"/>
          <w:rFonts w:ascii="Times New Roman" w:hAnsi="Times New Roman" w:cs="Times New Roman"/>
        </w:rPr>
      </w:pPr>
      <w:ins w:id="4074" w:author="Office" w:date="2025-10-26T17:54:00Z" w16du:dateUtc="2025-10-26T17:54:00Z">
        <w:r w:rsidRPr="005D7027">
          <w:rPr>
            <w:rFonts w:ascii="Times New Roman" w:hAnsi="Times New Roman" w:cs="Times New Roman"/>
          </w:rPr>
          <w:t xml:space="preserve">        self._merge_datasets()</w:t>
        </w:r>
      </w:ins>
    </w:p>
    <w:p w14:paraId="5544F41D" w14:textId="77777777" w:rsidR="005D7027" w:rsidRPr="005D7027" w:rsidRDefault="005D7027" w:rsidP="005D7027">
      <w:pPr>
        <w:spacing w:line="360" w:lineRule="auto"/>
        <w:jc w:val="both"/>
        <w:rPr>
          <w:ins w:id="4075" w:author="Office" w:date="2025-10-26T17:54:00Z" w16du:dateUtc="2025-10-26T17:54:00Z"/>
          <w:rFonts w:ascii="Times New Roman" w:hAnsi="Times New Roman" w:cs="Times New Roman"/>
        </w:rPr>
      </w:pPr>
    </w:p>
    <w:p w14:paraId="5155DC71" w14:textId="77777777" w:rsidR="005D7027" w:rsidRPr="005D7027" w:rsidRDefault="005D7027" w:rsidP="005D7027">
      <w:pPr>
        <w:spacing w:line="360" w:lineRule="auto"/>
        <w:jc w:val="both"/>
        <w:rPr>
          <w:ins w:id="4076" w:author="Office" w:date="2025-10-26T17:54:00Z" w16du:dateUtc="2025-10-26T17:54:00Z"/>
          <w:rFonts w:ascii="Times New Roman" w:hAnsi="Times New Roman" w:cs="Times New Roman"/>
        </w:rPr>
      </w:pPr>
      <w:ins w:id="4077" w:author="Office" w:date="2025-10-26T17:54:00Z" w16du:dateUtc="2025-10-26T17:54:00Z">
        <w:r w:rsidRPr="005D7027">
          <w:rPr>
            <w:rFonts w:ascii="Times New Roman" w:hAnsi="Times New Roman" w:cs="Times New Roman"/>
          </w:rPr>
          <w:t xml:space="preserve">        if self.merged_df is not None and len(self.merged_df) &gt; 0:</w:t>
        </w:r>
      </w:ins>
    </w:p>
    <w:p w14:paraId="65F6C812" w14:textId="77777777" w:rsidR="005D7027" w:rsidRPr="005D7027" w:rsidRDefault="005D7027" w:rsidP="005D7027">
      <w:pPr>
        <w:spacing w:line="360" w:lineRule="auto"/>
        <w:jc w:val="both"/>
        <w:rPr>
          <w:ins w:id="4078" w:author="Office" w:date="2025-10-26T17:54:00Z" w16du:dateUtc="2025-10-26T17:54:00Z"/>
          <w:rFonts w:ascii="Times New Roman" w:hAnsi="Times New Roman" w:cs="Times New Roman"/>
        </w:rPr>
      </w:pPr>
      <w:ins w:id="4079" w:author="Office" w:date="2025-10-26T17:54:00Z" w16du:dateUtc="2025-10-26T17:54:00Z">
        <w:r w:rsidRPr="005D7027">
          <w:rPr>
            <w:rFonts w:ascii="Times New Roman" w:hAnsi="Times New Roman" w:cs="Times New Roman"/>
          </w:rPr>
          <w:t xml:space="preserve">            # Calculate correlations</w:t>
        </w:r>
      </w:ins>
    </w:p>
    <w:p w14:paraId="47663F64" w14:textId="77777777" w:rsidR="005D7027" w:rsidRPr="005D7027" w:rsidRDefault="005D7027" w:rsidP="005D7027">
      <w:pPr>
        <w:spacing w:line="360" w:lineRule="auto"/>
        <w:jc w:val="both"/>
        <w:rPr>
          <w:ins w:id="4080" w:author="Office" w:date="2025-10-26T17:54:00Z" w16du:dateUtc="2025-10-26T17:54:00Z"/>
          <w:rFonts w:ascii="Times New Roman" w:hAnsi="Times New Roman" w:cs="Times New Roman"/>
        </w:rPr>
      </w:pPr>
      <w:ins w:id="4081" w:author="Office" w:date="2025-10-26T17:54:00Z" w16du:dateUtc="2025-10-26T17:54:00Z">
        <w:r w:rsidRPr="005D7027">
          <w:rPr>
            <w:rFonts w:ascii="Times New Roman" w:hAnsi="Times New Roman" w:cs="Times New Roman"/>
          </w:rPr>
          <w:t xml:space="preserve">            numeric_cols = self.merged_df.select_dtypes(include=[np.number]).columns</w:t>
        </w:r>
      </w:ins>
    </w:p>
    <w:p w14:paraId="389ACBE6" w14:textId="77777777" w:rsidR="005D7027" w:rsidRPr="005D7027" w:rsidRDefault="005D7027" w:rsidP="005D7027">
      <w:pPr>
        <w:spacing w:line="360" w:lineRule="auto"/>
        <w:jc w:val="both"/>
        <w:rPr>
          <w:ins w:id="4082" w:author="Office" w:date="2025-10-26T17:54:00Z" w16du:dateUtc="2025-10-26T17:54:00Z"/>
          <w:rFonts w:ascii="Times New Roman" w:hAnsi="Times New Roman" w:cs="Times New Roman"/>
        </w:rPr>
      </w:pPr>
      <w:ins w:id="4083" w:author="Office" w:date="2025-10-26T17:54:00Z" w16du:dateUtc="2025-10-26T17:54:00Z">
        <w:r w:rsidRPr="005D7027">
          <w:rPr>
            <w:rFonts w:ascii="Times New Roman" w:hAnsi="Times New Roman" w:cs="Times New Roman"/>
          </w:rPr>
          <w:t xml:space="preserve">            corr_matrix = self.merged_df[numeric_cols].corr()</w:t>
        </w:r>
      </w:ins>
    </w:p>
    <w:p w14:paraId="258D17F7" w14:textId="77777777" w:rsidR="005D7027" w:rsidRPr="005D7027" w:rsidRDefault="005D7027" w:rsidP="005D7027">
      <w:pPr>
        <w:spacing w:line="360" w:lineRule="auto"/>
        <w:jc w:val="both"/>
        <w:rPr>
          <w:ins w:id="4084" w:author="Office" w:date="2025-10-26T17:54:00Z" w16du:dateUtc="2025-10-26T17:54:00Z"/>
          <w:rFonts w:ascii="Times New Roman" w:hAnsi="Times New Roman" w:cs="Times New Roman"/>
        </w:rPr>
      </w:pPr>
    </w:p>
    <w:p w14:paraId="30DD174D" w14:textId="77777777" w:rsidR="005D7027" w:rsidRPr="005D7027" w:rsidRDefault="005D7027" w:rsidP="005D7027">
      <w:pPr>
        <w:spacing w:line="360" w:lineRule="auto"/>
        <w:jc w:val="both"/>
        <w:rPr>
          <w:ins w:id="4085" w:author="Office" w:date="2025-10-26T17:54:00Z" w16du:dateUtc="2025-10-26T17:54:00Z"/>
          <w:rFonts w:ascii="Times New Roman" w:hAnsi="Times New Roman" w:cs="Times New Roman"/>
        </w:rPr>
      </w:pPr>
      <w:ins w:id="4086" w:author="Office" w:date="2025-10-26T17:54:00Z" w16du:dateUtc="2025-10-26T17:54:00Z">
        <w:r w:rsidRPr="005D7027">
          <w:rPr>
            <w:rFonts w:ascii="Times New Roman" w:hAnsi="Times New Roman" w:cs="Times New Roman"/>
          </w:rPr>
          <w:lastRenderedPageBreak/>
          <w:t xml:space="preserve">            # Target correlations</w:t>
        </w:r>
      </w:ins>
    </w:p>
    <w:p w14:paraId="2CD3C422" w14:textId="77777777" w:rsidR="005D7027" w:rsidRPr="005D7027" w:rsidRDefault="005D7027" w:rsidP="005D7027">
      <w:pPr>
        <w:spacing w:line="360" w:lineRule="auto"/>
        <w:jc w:val="both"/>
        <w:rPr>
          <w:ins w:id="4087" w:author="Office" w:date="2025-10-26T17:54:00Z" w16du:dateUtc="2025-10-26T17:54:00Z"/>
          <w:rFonts w:ascii="Times New Roman" w:hAnsi="Times New Roman" w:cs="Times New Roman"/>
        </w:rPr>
      </w:pPr>
      <w:ins w:id="4088" w:author="Office" w:date="2025-10-26T17:54:00Z" w16du:dateUtc="2025-10-26T17:54:00Z">
        <w:r w:rsidRPr="005D7027">
          <w:rPr>
            <w:rFonts w:ascii="Times New Roman" w:hAnsi="Times New Roman" w:cs="Times New Roman"/>
          </w:rPr>
          <w:t xml:space="preserve">            target_corr = corr_matrix['Target'].abs().sort_values(ascending=False)</w:t>
        </w:r>
      </w:ins>
    </w:p>
    <w:p w14:paraId="53181A0D" w14:textId="77777777" w:rsidR="005D7027" w:rsidRPr="005D7027" w:rsidRDefault="005D7027" w:rsidP="005D7027">
      <w:pPr>
        <w:spacing w:line="360" w:lineRule="auto"/>
        <w:jc w:val="both"/>
        <w:rPr>
          <w:ins w:id="4089" w:author="Office" w:date="2025-10-26T17:54:00Z" w16du:dateUtc="2025-10-26T17:54:00Z"/>
          <w:rFonts w:ascii="Times New Roman" w:hAnsi="Times New Roman" w:cs="Times New Roman"/>
        </w:rPr>
      </w:pPr>
      <w:ins w:id="4090" w:author="Office" w:date="2025-10-26T17:54:00Z" w16du:dateUtc="2025-10-26T17:54:00Z">
        <w:r w:rsidRPr="005D7027">
          <w:rPr>
            <w:rFonts w:ascii="Times New Roman" w:hAnsi="Times New Roman" w:cs="Times New Roman"/>
          </w:rPr>
          <w:t xml:space="preserve">            print("\nTop correlations with target variable:")</w:t>
        </w:r>
      </w:ins>
    </w:p>
    <w:p w14:paraId="5EAC4C6C" w14:textId="77777777" w:rsidR="005D7027" w:rsidRPr="005D7027" w:rsidRDefault="005D7027" w:rsidP="005D7027">
      <w:pPr>
        <w:spacing w:line="360" w:lineRule="auto"/>
        <w:jc w:val="both"/>
        <w:rPr>
          <w:ins w:id="4091" w:author="Office" w:date="2025-10-26T17:54:00Z" w16du:dateUtc="2025-10-26T17:54:00Z"/>
          <w:rFonts w:ascii="Times New Roman" w:hAnsi="Times New Roman" w:cs="Times New Roman"/>
        </w:rPr>
      </w:pPr>
      <w:ins w:id="4092" w:author="Office" w:date="2025-10-26T17:54:00Z" w16du:dateUtc="2025-10-26T17:54:00Z">
        <w:r w:rsidRPr="005D7027">
          <w:rPr>
            <w:rFonts w:ascii="Times New Roman" w:hAnsi="Times New Roman" w:cs="Times New Roman"/>
          </w:rPr>
          <w:t xml:space="preserve">            for var, corr in target_corr.head(10).items():</w:t>
        </w:r>
      </w:ins>
    </w:p>
    <w:p w14:paraId="12FCB410" w14:textId="77777777" w:rsidR="005D7027" w:rsidRPr="005D7027" w:rsidRDefault="005D7027" w:rsidP="005D7027">
      <w:pPr>
        <w:spacing w:line="360" w:lineRule="auto"/>
        <w:jc w:val="both"/>
        <w:rPr>
          <w:ins w:id="4093" w:author="Office" w:date="2025-10-26T17:54:00Z" w16du:dateUtc="2025-10-26T17:54:00Z"/>
          <w:rFonts w:ascii="Times New Roman" w:hAnsi="Times New Roman" w:cs="Times New Roman"/>
        </w:rPr>
      </w:pPr>
      <w:ins w:id="4094" w:author="Office" w:date="2025-10-26T17:54:00Z" w16du:dateUtc="2025-10-26T17:54:00Z">
        <w:r w:rsidRPr="005D7027">
          <w:rPr>
            <w:rFonts w:ascii="Times New Roman" w:hAnsi="Times New Roman" w:cs="Times New Roman"/>
          </w:rPr>
          <w:t xml:space="preserve">                print(f"  {var}: {corr:.3f}")</w:t>
        </w:r>
      </w:ins>
    </w:p>
    <w:p w14:paraId="039481B7" w14:textId="77777777" w:rsidR="005D7027" w:rsidRPr="005D7027" w:rsidRDefault="005D7027" w:rsidP="005D7027">
      <w:pPr>
        <w:spacing w:line="360" w:lineRule="auto"/>
        <w:jc w:val="both"/>
        <w:rPr>
          <w:ins w:id="4095" w:author="Office" w:date="2025-10-26T17:54:00Z" w16du:dateUtc="2025-10-26T17:54:00Z"/>
          <w:rFonts w:ascii="Times New Roman" w:hAnsi="Times New Roman" w:cs="Times New Roman"/>
        </w:rPr>
      </w:pPr>
    </w:p>
    <w:p w14:paraId="7340E9EC" w14:textId="77777777" w:rsidR="005D7027" w:rsidRPr="005D7027" w:rsidRDefault="005D7027" w:rsidP="005D7027">
      <w:pPr>
        <w:spacing w:line="360" w:lineRule="auto"/>
        <w:jc w:val="both"/>
        <w:rPr>
          <w:ins w:id="4096" w:author="Office" w:date="2025-10-26T17:54:00Z" w16du:dateUtc="2025-10-26T17:54:00Z"/>
          <w:rFonts w:ascii="Times New Roman" w:hAnsi="Times New Roman" w:cs="Times New Roman"/>
        </w:rPr>
      </w:pPr>
      <w:ins w:id="4097" w:author="Office" w:date="2025-10-26T17:54:00Z" w16du:dateUtc="2025-10-26T17:54:00Z">
        <w:r w:rsidRPr="005D7027">
          <w:rPr>
            <w:rFonts w:ascii="Times New Roman" w:hAnsi="Times New Roman" w:cs="Times New Roman"/>
          </w:rPr>
          <w:t xml:space="preserve">    def _analyze_time_series(self):</w:t>
        </w:r>
      </w:ins>
    </w:p>
    <w:p w14:paraId="1C5AF587" w14:textId="77777777" w:rsidR="005D7027" w:rsidRPr="005D7027" w:rsidRDefault="005D7027" w:rsidP="005D7027">
      <w:pPr>
        <w:spacing w:line="360" w:lineRule="auto"/>
        <w:jc w:val="both"/>
        <w:rPr>
          <w:ins w:id="4098" w:author="Office" w:date="2025-10-26T17:54:00Z" w16du:dateUtc="2025-10-26T17:54:00Z"/>
          <w:rFonts w:ascii="Times New Roman" w:hAnsi="Times New Roman" w:cs="Times New Roman"/>
        </w:rPr>
      </w:pPr>
      <w:ins w:id="4099" w:author="Office" w:date="2025-10-26T17:54:00Z" w16du:dateUtc="2025-10-26T17:54:00Z">
        <w:r w:rsidRPr="005D7027">
          <w:rPr>
            <w:rFonts w:ascii="Times New Roman" w:hAnsi="Times New Roman" w:cs="Times New Roman"/>
          </w:rPr>
          <w:t xml:space="preserve">        """Analyze time series patterns"""</w:t>
        </w:r>
      </w:ins>
    </w:p>
    <w:p w14:paraId="6889FA02" w14:textId="77777777" w:rsidR="005D7027" w:rsidRPr="005D7027" w:rsidRDefault="005D7027" w:rsidP="005D7027">
      <w:pPr>
        <w:spacing w:line="360" w:lineRule="auto"/>
        <w:jc w:val="both"/>
        <w:rPr>
          <w:ins w:id="4100" w:author="Office" w:date="2025-10-26T17:54:00Z" w16du:dateUtc="2025-10-26T17:54:00Z"/>
          <w:rFonts w:ascii="Times New Roman" w:hAnsi="Times New Roman" w:cs="Times New Roman"/>
        </w:rPr>
      </w:pPr>
    </w:p>
    <w:p w14:paraId="104900E3" w14:textId="77777777" w:rsidR="005D7027" w:rsidRPr="005D7027" w:rsidRDefault="005D7027" w:rsidP="005D7027">
      <w:pPr>
        <w:spacing w:line="360" w:lineRule="auto"/>
        <w:jc w:val="both"/>
        <w:rPr>
          <w:ins w:id="4101" w:author="Office" w:date="2025-10-26T17:54:00Z" w16du:dateUtc="2025-10-26T17:54:00Z"/>
          <w:rFonts w:ascii="Times New Roman" w:hAnsi="Times New Roman" w:cs="Times New Roman"/>
        </w:rPr>
      </w:pPr>
      <w:ins w:id="4102" w:author="Office" w:date="2025-10-26T17:54:00Z" w16du:dateUtc="2025-10-26T17:54:00Z">
        <w:r w:rsidRPr="005D7027">
          <w:rPr>
            <w:rFonts w:ascii="Times New Roman" w:hAnsi="Times New Roman" w:cs="Times New Roman"/>
          </w:rPr>
          <w:t xml:space="preserve">        print("\n4. TIME SERIES ANALYSIS")</w:t>
        </w:r>
      </w:ins>
    </w:p>
    <w:p w14:paraId="5BB3B5FE" w14:textId="77777777" w:rsidR="005D7027" w:rsidRPr="005D7027" w:rsidRDefault="005D7027" w:rsidP="005D7027">
      <w:pPr>
        <w:spacing w:line="360" w:lineRule="auto"/>
        <w:jc w:val="both"/>
        <w:rPr>
          <w:ins w:id="4103" w:author="Office" w:date="2025-10-26T17:54:00Z" w16du:dateUtc="2025-10-26T17:54:00Z"/>
          <w:rFonts w:ascii="Times New Roman" w:hAnsi="Times New Roman" w:cs="Times New Roman"/>
        </w:rPr>
      </w:pPr>
      <w:ins w:id="4104" w:author="Office" w:date="2025-10-26T17:54:00Z" w16du:dateUtc="2025-10-26T17:54:00Z">
        <w:r w:rsidRPr="005D7027">
          <w:rPr>
            <w:rFonts w:ascii="Times New Roman" w:hAnsi="Times New Roman" w:cs="Times New Roman"/>
          </w:rPr>
          <w:t xml:space="preserve">        print("-" * 25)</w:t>
        </w:r>
      </w:ins>
    </w:p>
    <w:p w14:paraId="1859AD96" w14:textId="77777777" w:rsidR="005D7027" w:rsidRPr="005D7027" w:rsidRDefault="005D7027" w:rsidP="005D7027">
      <w:pPr>
        <w:spacing w:line="360" w:lineRule="auto"/>
        <w:jc w:val="both"/>
        <w:rPr>
          <w:ins w:id="4105" w:author="Office" w:date="2025-10-26T17:54:00Z" w16du:dateUtc="2025-10-26T17:54:00Z"/>
          <w:rFonts w:ascii="Times New Roman" w:hAnsi="Times New Roman" w:cs="Times New Roman"/>
        </w:rPr>
      </w:pPr>
    </w:p>
    <w:p w14:paraId="436524F0" w14:textId="77777777" w:rsidR="005D7027" w:rsidRPr="005D7027" w:rsidRDefault="005D7027" w:rsidP="005D7027">
      <w:pPr>
        <w:spacing w:line="360" w:lineRule="auto"/>
        <w:jc w:val="both"/>
        <w:rPr>
          <w:ins w:id="4106" w:author="Office" w:date="2025-10-26T17:54:00Z" w16du:dateUtc="2025-10-26T17:54:00Z"/>
          <w:rFonts w:ascii="Times New Roman" w:hAnsi="Times New Roman" w:cs="Times New Roman"/>
        </w:rPr>
      </w:pPr>
      <w:ins w:id="4107" w:author="Office" w:date="2025-10-26T17:54:00Z" w16du:dateUtc="2025-10-26T17:54:00Z">
        <w:r w:rsidRPr="005D7027">
          <w:rPr>
            <w:rFonts w:ascii="Times New Roman" w:hAnsi="Times New Roman" w:cs="Times New Roman"/>
          </w:rPr>
          <w:t xml:space="preserve">        if self.merged_df is not None:</w:t>
        </w:r>
      </w:ins>
    </w:p>
    <w:p w14:paraId="1A46F60A" w14:textId="77777777" w:rsidR="005D7027" w:rsidRPr="005D7027" w:rsidRDefault="005D7027" w:rsidP="005D7027">
      <w:pPr>
        <w:spacing w:line="360" w:lineRule="auto"/>
        <w:jc w:val="both"/>
        <w:rPr>
          <w:ins w:id="4108" w:author="Office" w:date="2025-10-26T17:54:00Z" w16du:dateUtc="2025-10-26T17:54:00Z"/>
          <w:rFonts w:ascii="Times New Roman" w:hAnsi="Times New Roman" w:cs="Times New Roman"/>
        </w:rPr>
      </w:pPr>
      <w:ins w:id="4109" w:author="Office" w:date="2025-10-26T17:54:00Z" w16du:dateUtc="2025-10-26T17:54:00Z">
        <w:r w:rsidRPr="005D7027">
          <w:rPr>
            <w:rFonts w:ascii="Times New Roman" w:hAnsi="Times New Roman" w:cs="Times New Roman"/>
          </w:rPr>
          <w:t xml:space="preserve">            # Daily sentiment aggregation</w:t>
        </w:r>
      </w:ins>
    </w:p>
    <w:p w14:paraId="2F5991DC" w14:textId="77777777" w:rsidR="005D7027" w:rsidRPr="005D7027" w:rsidRDefault="005D7027" w:rsidP="005D7027">
      <w:pPr>
        <w:spacing w:line="360" w:lineRule="auto"/>
        <w:jc w:val="both"/>
        <w:rPr>
          <w:ins w:id="4110" w:author="Office" w:date="2025-10-26T17:54:00Z" w16du:dateUtc="2025-10-26T17:54:00Z"/>
          <w:rFonts w:ascii="Times New Roman" w:hAnsi="Times New Roman" w:cs="Times New Roman"/>
        </w:rPr>
      </w:pPr>
      <w:ins w:id="4111" w:author="Office" w:date="2025-10-26T17:54:00Z" w16du:dateUtc="2025-10-26T17:54:00Z">
        <w:r w:rsidRPr="005D7027">
          <w:rPr>
            <w:rFonts w:ascii="Times New Roman" w:hAnsi="Times New Roman" w:cs="Times New Roman"/>
          </w:rPr>
          <w:t xml:space="preserve">            daily_sentiment = self.merged_df.groupby('Date').agg({</w:t>
        </w:r>
      </w:ins>
    </w:p>
    <w:p w14:paraId="1A3D6F8E" w14:textId="77777777" w:rsidR="005D7027" w:rsidRPr="005D7027" w:rsidRDefault="005D7027" w:rsidP="005D7027">
      <w:pPr>
        <w:spacing w:line="360" w:lineRule="auto"/>
        <w:jc w:val="both"/>
        <w:rPr>
          <w:ins w:id="4112" w:author="Office" w:date="2025-10-26T17:54:00Z" w16du:dateUtc="2025-10-26T17:54:00Z"/>
          <w:rFonts w:ascii="Times New Roman" w:hAnsi="Times New Roman" w:cs="Times New Roman"/>
        </w:rPr>
      </w:pPr>
      <w:ins w:id="4113" w:author="Office" w:date="2025-10-26T17:54:00Z" w16du:dateUtc="2025-10-26T17:54:00Z">
        <w:r w:rsidRPr="005D7027">
          <w:rPr>
            <w:rFonts w:ascii="Times New Roman" w:hAnsi="Times New Roman" w:cs="Times New Roman"/>
          </w:rPr>
          <w:t xml:space="preserve">                'sentiment_score': ['mean', 'std', 'count'],</w:t>
        </w:r>
      </w:ins>
    </w:p>
    <w:p w14:paraId="41ED4AC4" w14:textId="77777777" w:rsidR="005D7027" w:rsidRPr="005D7027" w:rsidRDefault="005D7027" w:rsidP="005D7027">
      <w:pPr>
        <w:spacing w:line="360" w:lineRule="auto"/>
        <w:jc w:val="both"/>
        <w:rPr>
          <w:ins w:id="4114" w:author="Office" w:date="2025-10-26T17:54:00Z" w16du:dateUtc="2025-10-26T17:54:00Z"/>
          <w:rFonts w:ascii="Times New Roman" w:hAnsi="Times New Roman" w:cs="Times New Roman"/>
        </w:rPr>
      </w:pPr>
      <w:ins w:id="4115" w:author="Office" w:date="2025-10-26T17:54:00Z" w16du:dateUtc="2025-10-26T17:54:00Z">
        <w:r w:rsidRPr="005D7027">
          <w:rPr>
            <w:rFonts w:ascii="Times New Roman" w:hAnsi="Times New Roman" w:cs="Times New Roman"/>
          </w:rPr>
          <w:t xml:space="preserve">                'Target': 'mean'</w:t>
        </w:r>
      </w:ins>
    </w:p>
    <w:p w14:paraId="475A132D" w14:textId="77777777" w:rsidR="005D7027" w:rsidRPr="005D7027" w:rsidRDefault="005D7027" w:rsidP="005D7027">
      <w:pPr>
        <w:spacing w:line="360" w:lineRule="auto"/>
        <w:jc w:val="both"/>
        <w:rPr>
          <w:ins w:id="4116" w:author="Office" w:date="2025-10-26T17:54:00Z" w16du:dateUtc="2025-10-26T17:54:00Z"/>
          <w:rFonts w:ascii="Times New Roman" w:hAnsi="Times New Roman" w:cs="Times New Roman"/>
        </w:rPr>
      </w:pPr>
      <w:ins w:id="4117" w:author="Office" w:date="2025-10-26T17:54:00Z" w16du:dateUtc="2025-10-26T17:54:00Z">
        <w:r w:rsidRPr="005D7027">
          <w:rPr>
            <w:rFonts w:ascii="Times New Roman" w:hAnsi="Times New Roman" w:cs="Times New Roman"/>
          </w:rPr>
          <w:t xml:space="preserve">            }).fillna(0)</w:t>
        </w:r>
      </w:ins>
    </w:p>
    <w:p w14:paraId="659E743F" w14:textId="77777777" w:rsidR="005D7027" w:rsidRPr="005D7027" w:rsidRDefault="005D7027" w:rsidP="005D7027">
      <w:pPr>
        <w:spacing w:line="360" w:lineRule="auto"/>
        <w:jc w:val="both"/>
        <w:rPr>
          <w:ins w:id="4118" w:author="Office" w:date="2025-10-26T17:54:00Z" w16du:dateUtc="2025-10-26T17:54:00Z"/>
          <w:rFonts w:ascii="Times New Roman" w:hAnsi="Times New Roman" w:cs="Times New Roman"/>
        </w:rPr>
      </w:pPr>
    </w:p>
    <w:p w14:paraId="0ADE78FF" w14:textId="77777777" w:rsidR="005D7027" w:rsidRPr="005D7027" w:rsidRDefault="005D7027" w:rsidP="005D7027">
      <w:pPr>
        <w:spacing w:line="360" w:lineRule="auto"/>
        <w:jc w:val="both"/>
        <w:rPr>
          <w:ins w:id="4119" w:author="Office" w:date="2025-10-26T17:54:00Z" w16du:dateUtc="2025-10-26T17:54:00Z"/>
          <w:rFonts w:ascii="Times New Roman" w:hAnsi="Times New Roman" w:cs="Times New Roman"/>
        </w:rPr>
      </w:pPr>
      <w:ins w:id="4120" w:author="Office" w:date="2025-10-26T17:54:00Z" w16du:dateUtc="2025-10-26T17:54:00Z">
        <w:r w:rsidRPr="005D7027">
          <w:rPr>
            <w:rFonts w:ascii="Times New Roman" w:hAnsi="Times New Roman" w:cs="Times New Roman"/>
          </w:rPr>
          <w:t xml:space="preserve">            print(f"Days with sentiment data: {len(daily_sentiment)}")</w:t>
        </w:r>
      </w:ins>
    </w:p>
    <w:p w14:paraId="13D47587" w14:textId="77777777" w:rsidR="005D7027" w:rsidRPr="005D7027" w:rsidRDefault="005D7027" w:rsidP="005D7027">
      <w:pPr>
        <w:spacing w:line="360" w:lineRule="auto"/>
        <w:jc w:val="both"/>
        <w:rPr>
          <w:ins w:id="4121" w:author="Office" w:date="2025-10-26T17:54:00Z" w16du:dateUtc="2025-10-26T17:54:00Z"/>
          <w:rFonts w:ascii="Times New Roman" w:hAnsi="Times New Roman" w:cs="Times New Roman"/>
        </w:rPr>
      </w:pPr>
      <w:ins w:id="4122" w:author="Office" w:date="2025-10-26T17:54:00Z" w16du:dateUtc="2025-10-26T17:54:00Z">
        <w:r w:rsidRPr="005D7027">
          <w:rPr>
            <w:rFonts w:ascii="Times New Roman" w:hAnsi="Times New Roman" w:cs="Times New Roman"/>
          </w:rPr>
          <w:lastRenderedPageBreak/>
          <w:t xml:space="preserve">            print(f"Average daily sentiment: {daily_sentiment[('sentiment_score', 'mean')].mean():.3f}")</w:t>
        </w:r>
      </w:ins>
    </w:p>
    <w:p w14:paraId="58AD79EF" w14:textId="77777777" w:rsidR="005D7027" w:rsidRPr="005D7027" w:rsidRDefault="005D7027" w:rsidP="005D7027">
      <w:pPr>
        <w:spacing w:line="360" w:lineRule="auto"/>
        <w:jc w:val="both"/>
        <w:rPr>
          <w:ins w:id="4123" w:author="Office" w:date="2025-10-26T17:54:00Z" w16du:dateUtc="2025-10-26T17:54:00Z"/>
          <w:rFonts w:ascii="Times New Roman" w:hAnsi="Times New Roman" w:cs="Times New Roman"/>
        </w:rPr>
      </w:pPr>
      <w:ins w:id="4124" w:author="Office" w:date="2025-10-26T17:54:00Z" w16du:dateUtc="2025-10-26T17:54:00Z">
        <w:r w:rsidRPr="005D7027">
          <w:rPr>
            <w:rFonts w:ascii="Times New Roman" w:hAnsi="Times New Roman" w:cs="Times New Roman"/>
          </w:rPr>
          <w:t xml:space="preserve">            print(f"Daily sentiment volatility: {daily_sentiment[('sentiment_score', 'std')].mean():.3f}")</w:t>
        </w:r>
      </w:ins>
    </w:p>
    <w:p w14:paraId="122BA104" w14:textId="77777777" w:rsidR="005D7027" w:rsidRPr="005D7027" w:rsidRDefault="005D7027" w:rsidP="005D7027">
      <w:pPr>
        <w:spacing w:line="360" w:lineRule="auto"/>
        <w:jc w:val="both"/>
        <w:rPr>
          <w:ins w:id="4125" w:author="Office" w:date="2025-10-26T17:54:00Z" w16du:dateUtc="2025-10-26T17:54:00Z"/>
          <w:rFonts w:ascii="Times New Roman" w:hAnsi="Times New Roman" w:cs="Times New Roman"/>
        </w:rPr>
      </w:pPr>
    </w:p>
    <w:p w14:paraId="2ECCCC1A" w14:textId="77777777" w:rsidR="005D7027" w:rsidRPr="005D7027" w:rsidRDefault="005D7027" w:rsidP="005D7027">
      <w:pPr>
        <w:spacing w:line="360" w:lineRule="auto"/>
        <w:jc w:val="both"/>
        <w:rPr>
          <w:ins w:id="4126" w:author="Office" w:date="2025-10-26T17:54:00Z" w16du:dateUtc="2025-10-26T17:54:00Z"/>
          <w:rFonts w:ascii="Times New Roman" w:hAnsi="Times New Roman" w:cs="Times New Roman"/>
        </w:rPr>
      </w:pPr>
      <w:ins w:id="4127" w:author="Office" w:date="2025-10-26T17:54:00Z" w16du:dateUtc="2025-10-26T17:54:00Z">
        <w:r w:rsidRPr="005D7027">
          <w:rPr>
            <w:rFonts w:ascii="Times New Roman" w:hAnsi="Times New Roman" w:cs="Times New Roman"/>
          </w:rPr>
          <w:t xml:space="preserve">    def _merge_datasets(self):</w:t>
        </w:r>
      </w:ins>
    </w:p>
    <w:p w14:paraId="01BEDD63" w14:textId="77777777" w:rsidR="005D7027" w:rsidRPr="005D7027" w:rsidRDefault="005D7027" w:rsidP="005D7027">
      <w:pPr>
        <w:spacing w:line="360" w:lineRule="auto"/>
        <w:jc w:val="both"/>
        <w:rPr>
          <w:ins w:id="4128" w:author="Office" w:date="2025-10-26T17:54:00Z" w16du:dateUtc="2025-10-26T17:54:00Z"/>
          <w:rFonts w:ascii="Times New Roman" w:hAnsi="Times New Roman" w:cs="Times New Roman"/>
        </w:rPr>
      </w:pPr>
      <w:ins w:id="4129" w:author="Office" w:date="2025-10-26T17:54:00Z" w16du:dateUtc="2025-10-26T17:54:00Z">
        <w:r w:rsidRPr="005D7027">
          <w:rPr>
            <w:rFonts w:ascii="Times New Roman" w:hAnsi="Times New Roman" w:cs="Times New Roman"/>
          </w:rPr>
          <w:t xml:space="preserve">        """Merge sentiment and stock data"""</w:t>
        </w:r>
      </w:ins>
    </w:p>
    <w:p w14:paraId="123FCD93" w14:textId="77777777" w:rsidR="005D7027" w:rsidRPr="005D7027" w:rsidRDefault="005D7027" w:rsidP="005D7027">
      <w:pPr>
        <w:spacing w:line="360" w:lineRule="auto"/>
        <w:jc w:val="both"/>
        <w:rPr>
          <w:ins w:id="4130" w:author="Office" w:date="2025-10-26T17:54:00Z" w16du:dateUtc="2025-10-26T17:54:00Z"/>
          <w:rFonts w:ascii="Times New Roman" w:hAnsi="Times New Roman" w:cs="Times New Roman"/>
        </w:rPr>
      </w:pPr>
    </w:p>
    <w:p w14:paraId="34BE3322" w14:textId="77777777" w:rsidR="005D7027" w:rsidRPr="005D7027" w:rsidRDefault="005D7027" w:rsidP="005D7027">
      <w:pPr>
        <w:spacing w:line="360" w:lineRule="auto"/>
        <w:jc w:val="both"/>
        <w:rPr>
          <w:ins w:id="4131" w:author="Office" w:date="2025-10-26T17:54:00Z" w16du:dateUtc="2025-10-26T17:54:00Z"/>
          <w:rFonts w:ascii="Times New Roman" w:hAnsi="Times New Roman" w:cs="Times New Roman"/>
        </w:rPr>
      </w:pPr>
      <w:ins w:id="4132" w:author="Office" w:date="2025-10-26T17:54:00Z" w16du:dateUtc="2025-10-26T17:54:00Z">
        <w:r w:rsidRPr="005D7027">
          <w:rPr>
            <w:rFonts w:ascii="Times New Roman" w:hAnsi="Times New Roman" w:cs="Times New Roman"/>
          </w:rPr>
          <w:t xml:space="preserve">        if self.sentiment_df is None or self.stock_df is None:</w:t>
        </w:r>
      </w:ins>
    </w:p>
    <w:p w14:paraId="7FBC68B4" w14:textId="77777777" w:rsidR="005D7027" w:rsidRPr="005D7027" w:rsidRDefault="005D7027" w:rsidP="005D7027">
      <w:pPr>
        <w:spacing w:line="360" w:lineRule="auto"/>
        <w:jc w:val="both"/>
        <w:rPr>
          <w:ins w:id="4133" w:author="Office" w:date="2025-10-26T17:54:00Z" w16du:dateUtc="2025-10-26T17:54:00Z"/>
          <w:rFonts w:ascii="Times New Roman" w:hAnsi="Times New Roman" w:cs="Times New Roman"/>
        </w:rPr>
      </w:pPr>
      <w:ins w:id="4134" w:author="Office" w:date="2025-10-26T17:54:00Z" w16du:dateUtc="2025-10-26T17:54:00Z">
        <w:r w:rsidRPr="005D7027">
          <w:rPr>
            <w:rFonts w:ascii="Times New Roman" w:hAnsi="Times New Roman" w:cs="Times New Roman"/>
          </w:rPr>
          <w:t xml:space="preserve">            return</w:t>
        </w:r>
      </w:ins>
    </w:p>
    <w:p w14:paraId="7A09BAEC" w14:textId="77777777" w:rsidR="005D7027" w:rsidRPr="005D7027" w:rsidRDefault="005D7027" w:rsidP="005D7027">
      <w:pPr>
        <w:spacing w:line="360" w:lineRule="auto"/>
        <w:jc w:val="both"/>
        <w:rPr>
          <w:ins w:id="4135" w:author="Office" w:date="2025-10-26T17:54:00Z" w16du:dateUtc="2025-10-26T17:54:00Z"/>
          <w:rFonts w:ascii="Times New Roman" w:hAnsi="Times New Roman" w:cs="Times New Roman"/>
        </w:rPr>
      </w:pPr>
    </w:p>
    <w:p w14:paraId="6254E18C" w14:textId="77777777" w:rsidR="005D7027" w:rsidRPr="005D7027" w:rsidRDefault="005D7027" w:rsidP="005D7027">
      <w:pPr>
        <w:spacing w:line="360" w:lineRule="auto"/>
        <w:jc w:val="both"/>
        <w:rPr>
          <w:ins w:id="4136" w:author="Office" w:date="2025-10-26T17:54:00Z" w16du:dateUtc="2025-10-26T17:54:00Z"/>
          <w:rFonts w:ascii="Times New Roman" w:hAnsi="Times New Roman" w:cs="Times New Roman"/>
        </w:rPr>
      </w:pPr>
      <w:ins w:id="4137" w:author="Office" w:date="2025-10-26T17:54:00Z" w16du:dateUtc="2025-10-26T17:54:00Z">
        <w:r w:rsidRPr="005D7027">
          <w:rPr>
            <w:rFonts w:ascii="Times New Roman" w:hAnsi="Times New Roman" w:cs="Times New Roman"/>
          </w:rPr>
          <w:t xml:space="preserve">        # Aggregate sentiment by date</w:t>
        </w:r>
      </w:ins>
    </w:p>
    <w:p w14:paraId="6D5DB4C3" w14:textId="77777777" w:rsidR="005D7027" w:rsidRPr="005D7027" w:rsidRDefault="005D7027" w:rsidP="005D7027">
      <w:pPr>
        <w:spacing w:line="360" w:lineRule="auto"/>
        <w:jc w:val="both"/>
        <w:rPr>
          <w:ins w:id="4138" w:author="Office" w:date="2025-10-26T17:54:00Z" w16du:dateUtc="2025-10-26T17:54:00Z"/>
          <w:rFonts w:ascii="Times New Roman" w:hAnsi="Times New Roman" w:cs="Times New Roman"/>
        </w:rPr>
      </w:pPr>
      <w:ins w:id="4139" w:author="Office" w:date="2025-10-26T17:54:00Z" w16du:dateUtc="2025-10-26T17:54:00Z">
        <w:r w:rsidRPr="005D7027">
          <w:rPr>
            <w:rFonts w:ascii="Times New Roman" w:hAnsi="Times New Roman" w:cs="Times New Roman"/>
          </w:rPr>
          <w:t xml:space="preserve">        sentiment_daily = self.sentiment_df.groupby('date').agg({</w:t>
        </w:r>
      </w:ins>
    </w:p>
    <w:p w14:paraId="3EEC952D" w14:textId="77777777" w:rsidR="005D7027" w:rsidRPr="005D7027" w:rsidRDefault="005D7027" w:rsidP="005D7027">
      <w:pPr>
        <w:spacing w:line="360" w:lineRule="auto"/>
        <w:jc w:val="both"/>
        <w:rPr>
          <w:ins w:id="4140" w:author="Office" w:date="2025-10-26T17:54:00Z" w16du:dateUtc="2025-10-26T17:54:00Z"/>
          <w:rFonts w:ascii="Times New Roman" w:hAnsi="Times New Roman" w:cs="Times New Roman"/>
        </w:rPr>
      </w:pPr>
      <w:ins w:id="4141" w:author="Office" w:date="2025-10-26T17:54:00Z" w16du:dateUtc="2025-10-26T17:54:00Z">
        <w:r w:rsidRPr="005D7027">
          <w:rPr>
            <w:rFonts w:ascii="Times New Roman" w:hAnsi="Times New Roman" w:cs="Times New Roman"/>
          </w:rPr>
          <w:t xml:space="preserve">            'sentiment_score': ['mean', 'std', 'count'],</w:t>
        </w:r>
      </w:ins>
    </w:p>
    <w:p w14:paraId="1523AE66" w14:textId="77777777" w:rsidR="005D7027" w:rsidRPr="005D7027" w:rsidRDefault="005D7027" w:rsidP="005D7027">
      <w:pPr>
        <w:spacing w:line="360" w:lineRule="auto"/>
        <w:jc w:val="both"/>
        <w:rPr>
          <w:ins w:id="4142" w:author="Office" w:date="2025-10-26T17:54:00Z" w16du:dateUtc="2025-10-26T17:54:00Z"/>
          <w:rFonts w:ascii="Times New Roman" w:hAnsi="Times New Roman" w:cs="Times New Roman"/>
        </w:rPr>
      </w:pPr>
      <w:ins w:id="4143" w:author="Office" w:date="2025-10-26T17:54:00Z" w16du:dateUtc="2025-10-26T17:54:00Z">
        <w:r w:rsidRPr="005D7027">
          <w:rPr>
            <w:rFonts w:ascii="Times New Roman" w:hAnsi="Times New Roman" w:cs="Times New Roman"/>
          </w:rPr>
          <w:t xml:space="preserve">            'confidence': 'mean'</w:t>
        </w:r>
      </w:ins>
    </w:p>
    <w:p w14:paraId="14E64ABC" w14:textId="77777777" w:rsidR="005D7027" w:rsidRPr="005D7027" w:rsidRDefault="005D7027" w:rsidP="005D7027">
      <w:pPr>
        <w:spacing w:line="360" w:lineRule="auto"/>
        <w:jc w:val="both"/>
        <w:rPr>
          <w:ins w:id="4144" w:author="Office" w:date="2025-10-26T17:54:00Z" w16du:dateUtc="2025-10-26T17:54:00Z"/>
          <w:rFonts w:ascii="Times New Roman" w:hAnsi="Times New Roman" w:cs="Times New Roman"/>
        </w:rPr>
      </w:pPr>
      <w:ins w:id="4145" w:author="Office" w:date="2025-10-26T17:54:00Z" w16du:dateUtc="2025-10-26T17:54:00Z">
        <w:r w:rsidRPr="005D7027">
          <w:rPr>
            <w:rFonts w:ascii="Times New Roman" w:hAnsi="Times New Roman" w:cs="Times New Roman"/>
          </w:rPr>
          <w:t xml:space="preserve">        }).fillna(0)</w:t>
        </w:r>
      </w:ins>
    </w:p>
    <w:p w14:paraId="61CDD34E" w14:textId="77777777" w:rsidR="005D7027" w:rsidRPr="005D7027" w:rsidRDefault="005D7027" w:rsidP="005D7027">
      <w:pPr>
        <w:spacing w:line="360" w:lineRule="auto"/>
        <w:jc w:val="both"/>
        <w:rPr>
          <w:ins w:id="4146" w:author="Office" w:date="2025-10-26T17:54:00Z" w16du:dateUtc="2025-10-26T17:54:00Z"/>
          <w:rFonts w:ascii="Times New Roman" w:hAnsi="Times New Roman" w:cs="Times New Roman"/>
        </w:rPr>
      </w:pPr>
    </w:p>
    <w:p w14:paraId="30303C57" w14:textId="77777777" w:rsidR="005D7027" w:rsidRPr="005D7027" w:rsidRDefault="005D7027" w:rsidP="005D7027">
      <w:pPr>
        <w:spacing w:line="360" w:lineRule="auto"/>
        <w:jc w:val="both"/>
        <w:rPr>
          <w:ins w:id="4147" w:author="Office" w:date="2025-10-26T17:54:00Z" w16du:dateUtc="2025-10-26T17:54:00Z"/>
          <w:rFonts w:ascii="Times New Roman" w:hAnsi="Times New Roman" w:cs="Times New Roman"/>
        </w:rPr>
      </w:pPr>
      <w:ins w:id="4148" w:author="Office" w:date="2025-10-26T17:54:00Z" w16du:dateUtc="2025-10-26T17:54:00Z">
        <w:r w:rsidRPr="005D7027">
          <w:rPr>
            <w:rFonts w:ascii="Times New Roman" w:hAnsi="Times New Roman" w:cs="Times New Roman"/>
          </w:rPr>
          <w:t xml:space="preserve">        # Flatten column names</w:t>
        </w:r>
      </w:ins>
    </w:p>
    <w:p w14:paraId="4587A9C0" w14:textId="77777777" w:rsidR="005D7027" w:rsidRPr="005D7027" w:rsidRDefault="005D7027" w:rsidP="005D7027">
      <w:pPr>
        <w:spacing w:line="360" w:lineRule="auto"/>
        <w:jc w:val="both"/>
        <w:rPr>
          <w:ins w:id="4149" w:author="Office" w:date="2025-10-26T17:54:00Z" w16du:dateUtc="2025-10-26T17:54:00Z"/>
          <w:rFonts w:ascii="Times New Roman" w:hAnsi="Times New Roman" w:cs="Times New Roman"/>
        </w:rPr>
      </w:pPr>
      <w:ins w:id="4150" w:author="Office" w:date="2025-10-26T17:54:00Z" w16du:dateUtc="2025-10-26T17:54:00Z">
        <w:r w:rsidRPr="005D7027">
          <w:rPr>
            <w:rFonts w:ascii="Times New Roman" w:hAnsi="Times New Roman" w:cs="Times New Roman"/>
          </w:rPr>
          <w:t xml:space="preserve">        sentiment_daily.columns = ['sentiment_mean', 'sentiment_std',</w:t>
        </w:r>
      </w:ins>
    </w:p>
    <w:p w14:paraId="008803EB" w14:textId="77777777" w:rsidR="005D7027" w:rsidRPr="005D7027" w:rsidRDefault="005D7027" w:rsidP="005D7027">
      <w:pPr>
        <w:spacing w:line="360" w:lineRule="auto"/>
        <w:jc w:val="both"/>
        <w:rPr>
          <w:ins w:id="4151" w:author="Office" w:date="2025-10-26T17:54:00Z" w16du:dateUtc="2025-10-26T17:54:00Z"/>
          <w:rFonts w:ascii="Times New Roman" w:hAnsi="Times New Roman" w:cs="Times New Roman"/>
        </w:rPr>
      </w:pPr>
      <w:ins w:id="4152" w:author="Office" w:date="2025-10-26T17:54:00Z" w16du:dateUtc="2025-10-26T17:54:00Z">
        <w:r w:rsidRPr="005D7027">
          <w:rPr>
            <w:rFonts w:ascii="Times New Roman" w:hAnsi="Times New Roman" w:cs="Times New Roman"/>
          </w:rPr>
          <w:t xml:space="preserve">                                  'sentiment_count', 'confidence_mean']</w:t>
        </w:r>
      </w:ins>
    </w:p>
    <w:p w14:paraId="7D0B07B0" w14:textId="77777777" w:rsidR="005D7027" w:rsidRPr="005D7027" w:rsidRDefault="005D7027" w:rsidP="005D7027">
      <w:pPr>
        <w:spacing w:line="360" w:lineRule="auto"/>
        <w:jc w:val="both"/>
        <w:rPr>
          <w:ins w:id="4153" w:author="Office" w:date="2025-10-26T17:54:00Z" w16du:dateUtc="2025-10-26T17:54:00Z"/>
          <w:rFonts w:ascii="Times New Roman" w:hAnsi="Times New Roman" w:cs="Times New Roman"/>
        </w:rPr>
      </w:pPr>
      <w:ins w:id="4154" w:author="Office" w:date="2025-10-26T17:54:00Z" w16du:dateUtc="2025-10-26T17:54:00Z">
        <w:r w:rsidRPr="005D7027">
          <w:rPr>
            <w:rFonts w:ascii="Times New Roman" w:hAnsi="Times New Roman" w:cs="Times New Roman"/>
          </w:rPr>
          <w:t xml:space="preserve">        sentiment_daily = sentiment_daily.reset_index()</w:t>
        </w:r>
      </w:ins>
    </w:p>
    <w:p w14:paraId="2B32E96B" w14:textId="77777777" w:rsidR="005D7027" w:rsidRPr="005D7027" w:rsidRDefault="005D7027" w:rsidP="005D7027">
      <w:pPr>
        <w:spacing w:line="360" w:lineRule="auto"/>
        <w:jc w:val="both"/>
        <w:rPr>
          <w:ins w:id="4155" w:author="Office" w:date="2025-10-26T17:54:00Z" w16du:dateUtc="2025-10-26T17:54:00Z"/>
          <w:rFonts w:ascii="Times New Roman" w:hAnsi="Times New Roman" w:cs="Times New Roman"/>
        </w:rPr>
      </w:pPr>
    </w:p>
    <w:p w14:paraId="5B318443" w14:textId="77777777" w:rsidR="005D7027" w:rsidRPr="005D7027" w:rsidRDefault="005D7027" w:rsidP="005D7027">
      <w:pPr>
        <w:spacing w:line="360" w:lineRule="auto"/>
        <w:jc w:val="both"/>
        <w:rPr>
          <w:ins w:id="4156" w:author="Office" w:date="2025-10-26T17:54:00Z" w16du:dateUtc="2025-10-26T17:54:00Z"/>
          <w:rFonts w:ascii="Times New Roman" w:hAnsi="Times New Roman" w:cs="Times New Roman"/>
        </w:rPr>
      </w:pPr>
      <w:ins w:id="4157" w:author="Office" w:date="2025-10-26T17:54:00Z" w16du:dateUtc="2025-10-26T17:54:00Z">
        <w:r w:rsidRPr="005D7027">
          <w:rPr>
            <w:rFonts w:ascii="Times New Roman" w:hAnsi="Times New Roman" w:cs="Times New Roman"/>
          </w:rPr>
          <w:lastRenderedPageBreak/>
          <w:t xml:space="preserve">        # Merge with stock data</w:t>
        </w:r>
      </w:ins>
    </w:p>
    <w:p w14:paraId="15ABE8BE" w14:textId="77777777" w:rsidR="005D7027" w:rsidRPr="005D7027" w:rsidRDefault="005D7027" w:rsidP="005D7027">
      <w:pPr>
        <w:spacing w:line="360" w:lineRule="auto"/>
        <w:jc w:val="both"/>
        <w:rPr>
          <w:ins w:id="4158" w:author="Office" w:date="2025-10-26T17:54:00Z" w16du:dateUtc="2025-10-26T17:54:00Z"/>
          <w:rFonts w:ascii="Times New Roman" w:hAnsi="Times New Roman" w:cs="Times New Roman"/>
        </w:rPr>
      </w:pPr>
      <w:ins w:id="4159" w:author="Office" w:date="2025-10-26T17:54:00Z" w16du:dateUtc="2025-10-26T17:54:00Z">
        <w:r w:rsidRPr="005D7027">
          <w:rPr>
            <w:rFonts w:ascii="Times New Roman" w:hAnsi="Times New Roman" w:cs="Times New Roman"/>
          </w:rPr>
          <w:t xml:space="preserve">        # Convert timestamp to date for merging</w:t>
        </w:r>
      </w:ins>
    </w:p>
    <w:p w14:paraId="7F0C71CC" w14:textId="77777777" w:rsidR="005D7027" w:rsidRPr="005D7027" w:rsidRDefault="005D7027" w:rsidP="005D7027">
      <w:pPr>
        <w:spacing w:line="360" w:lineRule="auto"/>
        <w:jc w:val="both"/>
        <w:rPr>
          <w:ins w:id="4160" w:author="Office" w:date="2025-10-26T17:54:00Z" w16du:dateUtc="2025-10-26T17:54:00Z"/>
          <w:rFonts w:ascii="Times New Roman" w:hAnsi="Times New Roman" w:cs="Times New Roman"/>
        </w:rPr>
      </w:pPr>
      <w:ins w:id="4161" w:author="Office" w:date="2025-10-26T17:54:00Z" w16du:dateUtc="2025-10-26T17:54:00Z">
        <w:r w:rsidRPr="005D7027">
          <w:rPr>
            <w:rFonts w:ascii="Times New Roman" w:hAnsi="Times New Roman" w:cs="Times New Roman"/>
          </w:rPr>
          <w:t xml:space="preserve">        sentiment_daily_copy = sentiment_daily.copy()</w:t>
        </w:r>
      </w:ins>
    </w:p>
    <w:p w14:paraId="1B76A8D5" w14:textId="77777777" w:rsidR="005D7027" w:rsidRPr="005D7027" w:rsidRDefault="005D7027" w:rsidP="005D7027">
      <w:pPr>
        <w:spacing w:line="360" w:lineRule="auto"/>
        <w:jc w:val="both"/>
        <w:rPr>
          <w:ins w:id="4162" w:author="Office" w:date="2025-10-26T17:54:00Z" w16du:dateUtc="2025-10-26T17:54:00Z"/>
          <w:rFonts w:ascii="Times New Roman" w:hAnsi="Times New Roman" w:cs="Times New Roman"/>
        </w:rPr>
      </w:pPr>
      <w:ins w:id="4163" w:author="Office" w:date="2025-10-26T17:54:00Z" w16du:dateUtc="2025-10-26T17:54:00Z">
        <w:r w:rsidRPr="005D7027">
          <w:rPr>
            <w:rFonts w:ascii="Times New Roman" w:hAnsi="Times New Roman" w:cs="Times New Roman"/>
          </w:rPr>
          <w:t xml:space="preserve">        sentiment_daily_copy['date'] = sentiment_daily_copy['date'].dt.date</w:t>
        </w:r>
      </w:ins>
    </w:p>
    <w:p w14:paraId="3237A176" w14:textId="77777777" w:rsidR="005D7027" w:rsidRPr="005D7027" w:rsidRDefault="005D7027" w:rsidP="005D7027">
      <w:pPr>
        <w:spacing w:line="360" w:lineRule="auto"/>
        <w:jc w:val="both"/>
        <w:rPr>
          <w:ins w:id="4164" w:author="Office" w:date="2025-10-26T17:54:00Z" w16du:dateUtc="2025-10-26T17:54:00Z"/>
          <w:rFonts w:ascii="Times New Roman" w:hAnsi="Times New Roman" w:cs="Times New Roman"/>
        </w:rPr>
      </w:pPr>
      <w:ins w:id="4165" w:author="Office" w:date="2025-10-26T17:54:00Z" w16du:dateUtc="2025-10-26T17:54:00Z">
        <w:r w:rsidRPr="005D7027">
          <w:rPr>
            <w:rFonts w:ascii="Times New Roman" w:hAnsi="Times New Roman" w:cs="Times New Roman"/>
          </w:rPr>
          <w:t xml:space="preserve">        sentiment_daily_copy['date'] = pd.to_datetime(sentiment_daily_copy['date'])</w:t>
        </w:r>
      </w:ins>
    </w:p>
    <w:p w14:paraId="1B39FA8B" w14:textId="77777777" w:rsidR="005D7027" w:rsidRPr="005D7027" w:rsidRDefault="005D7027" w:rsidP="005D7027">
      <w:pPr>
        <w:spacing w:line="360" w:lineRule="auto"/>
        <w:jc w:val="both"/>
        <w:rPr>
          <w:ins w:id="4166" w:author="Office" w:date="2025-10-26T17:54:00Z" w16du:dateUtc="2025-10-26T17:54:00Z"/>
          <w:rFonts w:ascii="Times New Roman" w:hAnsi="Times New Roman" w:cs="Times New Roman"/>
        </w:rPr>
      </w:pPr>
    </w:p>
    <w:p w14:paraId="1A4D75B3" w14:textId="77777777" w:rsidR="005D7027" w:rsidRPr="005D7027" w:rsidRDefault="005D7027" w:rsidP="005D7027">
      <w:pPr>
        <w:spacing w:line="360" w:lineRule="auto"/>
        <w:jc w:val="both"/>
        <w:rPr>
          <w:ins w:id="4167" w:author="Office" w:date="2025-10-26T17:54:00Z" w16du:dateUtc="2025-10-26T17:54:00Z"/>
          <w:rFonts w:ascii="Times New Roman" w:hAnsi="Times New Roman" w:cs="Times New Roman"/>
        </w:rPr>
      </w:pPr>
      <w:ins w:id="4168" w:author="Office" w:date="2025-10-26T17:54:00Z" w16du:dateUtc="2025-10-26T17:54:00Z">
        <w:r w:rsidRPr="005D7027">
          <w:rPr>
            <w:rFonts w:ascii="Times New Roman" w:hAnsi="Times New Roman" w:cs="Times New Roman"/>
          </w:rPr>
          <w:t xml:space="preserve">        self.merged_df = pd.merge(</w:t>
        </w:r>
      </w:ins>
    </w:p>
    <w:p w14:paraId="28A90748" w14:textId="77777777" w:rsidR="005D7027" w:rsidRPr="005D7027" w:rsidRDefault="005D7027" w:rsidP="005D7027">
      <w:pPr>
        <w:spacing w:line="360" w:lineRule="auto"/>
        <w:jc w:val="both"/>
        <w:rPr>
          <w:ins w:id="4169" w:author="Office" w:date="2025-10-26T17:54:00Z" w16du:dateUtc="2025-10-26T17:54:00Z"/>
          <w:rFonts w:ascii="Times New Roman" w:hAnsi="Times New Roman" w:cs="Times New Roman"/>
        </w:rPr>
      </w:pPr>
      <w:ins w:id="4170" w:author="Office" w:date="2025-10-26T17:54:00Z" w16du:dateUtc="2025-10-26T17:54:00Z">
        <w:r w:rsidRPr="005D7027">
          <w:rPr>
            <w:rFonts w:ascii="Times New Roman" w:hAnsi="Times New Roman" w:cs="Times New Roman"/>
          </w:rPr>
          <w:t xml:space="preserve">            self.stock_df[['Date', 'Close', 'Price_Change', 'Turnover', 'Target',</w:t>
        </w:r>
      </w:ins>
    </w:p>
    <w:p w14:paraId="778911EC" w14:textId="77777777" w:rsidR="005D7027" w:rsidRPr="005D7027" w:rsidRDefault="005D7027" w:rsidP="005D7027">
      <w:pPr>
        <w:spacing w:line="360" w:lineRule="auto"/>
        <w:jc w:val="both"/>
        <w:rPr>
          <w:ins w:id="4171" w:author="Office" w:date="2025-10-26T17:54:00Z" w16du:dateUtc="2025-10-26T17:54:00Z"/>
          <w:rFonts w:ascii="Times New Roman" w:hAnsi="Times New Roman" w:cs="Times New Roman"/>
        </w:rPr>
      </w:pPr>
      <w:ins w:id="4172" w:author="Office" w:date="2025-10-26T17:54:00Z" w16du:dateUtc="2025-10-26T17:54:00Z">
        <w:r w:rsidRPr="005D7027">
          <w:rPr>
            <w:rFonts w:ascii="Times New Roman" w:hAnsi="Times New Roman" w:cs="Times New Roman"/>
          </w:rPr>
          <w:t xml:space="preserve">                          'MA_5', 'MA_10', 'Price_Change_1d', 'Price_Change_5d',</w:t>
        </w:r>
      </w:ins>
    </w:p>
    <w:p w14:paraId="6081707C" w14:textId="77777777" w:rsidR="005D7027" w:rsidRPr="005D7027" w:rsidRDefault="005D7027" w:rsidP="005D7027">
      <w:pPr>
        <w:spacing w:line="360" w:lineRule="auto"/>
        <w:jc w:val="both"/>
        <w:rPr>
          <w:ins w:id="4173" w:author="Office" w:date="2025-10-26T17:54:00Z" w16du:dateUtc="2025-10-26T17:54:00Z"/>
          <w:rFonts w:ascii="Times New Roman" w:hAnsi="Times New Roman" w:cs="Times New Roman"/>
        </w:rPr>
      </w:pPr>
      <w:ins w:id="4174" w:author="Office" w:date="2025-10-26T17:54:00Z" w16du:dateUtc="2025-10-26T17:54:00Z">
        <w:r w:rsidRPr="005D7027">
          <w:rPr>
            <w:rFonts w:ascii="Times New Roman" w:hAnsi="Times New Roman" w:cs="Times New Roman"/>
          </w:rPr>
          <w:t xml:space="preserve">                          'Volume_Ratio', 'RSI']],</w:t>
        </w:r>
      </w:ins>
    </w:p>
    <w:p w14:paraId="60C538A9" w14:textId="77777777" w:rsidR="005D7027" w:rsidRPr="005D7027" w:rsidRDefault="005D7027" w:rsidP="005D7027">
      <w:pPr>
        <w:spacing w:line="360" w:lineRule="auto"/>
        <w:jc w:val="both"/>
        <w:rPr>
          <w:ins w:id="4175" w:author="Office" w:date="2025-10-26T17:54:00Z" w16du:dateUtc="2025-10-26T17:54:00Z"/>
          <w:rFonts w:ascii="Times New Roman" w:hAnsi="Times New Roman" w:cs="Times New Roman"/>
        </w:rPr>
      </w:pPr>
      <w:ins w:id="4176" w:author="Office" w:date="2025-10-26T17:54:00Z" w16du:dateUtc="2025-10-26T17:54:00Z">
        <w:r w:rsidRPr="005D7027">
          <w:rPr>
            <w:rFonts w:ascii="Times New Roman" w:hAnsi="Times New Roman" w:cs="Times New Roman"/>
          </w:rPr>
          <w:t xml:space="preserve">            sentiment_daily_copy,</w:t>
        </w:r>
      </w:ins>
    </w:p>
    <w:p w14:paraId="091B8FA7" w14:textId="77777777" w:rsidR="005D7027" w:rsidRPr="005D7027" w:rsidRDefault="005D7027" w:rsidP="005D7027">
      <w:pPr>
        <w:spacing w:line="360" w:lineRule="auto"/>
        <w:jc w:val="both"/>
        <w:rPr>
          <w:ins w:id="4177" w:author="Office" w:date="2025-10-26T17:54:00Z" w16du:dateUtc="2025-10-26T17:54:00Z"/>
          <w:rFonts w:ascii="Times New Roman" w:hAnsi="Times New Roman" w:cs="Times New Roman"/>
        </w:rPr>
      </w:pPr>
      <w:ins w:id="4178" w:author="Office" w:date="2025-10-26T17:54:00Z" w16du:dateUtc="2025-10-26T17:54:00Z">
        <w:r w:rsidRPr="005D7027">
          <w:rPr>
            <w:rFonts w:ascii="Times New Roman" w:hAnsi="Times New Roman" w:cs="Times New Roman"/>
          </w:rPr>
          <w:t xml:space="preserve">            left_on='Date',</w:t>
        </w:r>
      </w:ins>
    </w:p>
    <w:p w14:paraId="0162AE7F" w14:textId="77777777" w:rsidR="005D7027" w:rsidRPr="005D7027" w:rsidRDefault="005D7027" w:rsidP="005D7027">
      <w:pPr>
        <w:spacing w:line="360" w:lineRule="auto"/>
        <w:jc w:val="both"/>
        <w:rPr>
          <w:ins w:id="4179" w:author="Office" w:date="2025-10-26T17:54:00Z" w16du:dateUtc="2025-10-26T17:54:00Z"/>
          <w:rFonts w:ascii="Times New Roman" w:hAnsi="Times New Roman" w:cs="Times New Roman"/>
        </w:rPr>
      </w:pPr>
      <w:ins w:id="4180" w:author="Office" w:date="2025-10-26T17:54:00Z" w16du:dateUtc="2025-10-26T17:54:00Z">
        <w:r w:rsidRPr="005D7027">
          <w:rPr>
            <w:rFonts w:ascii="Times New Roman" w:hAnsi="Times New Roman" w:cs="Times New Roman"/>
          </w:rPr>
          <w:t xml:space="preserve">            right_on='date',</w:t>
        </w:r>
      </w:ins>
    </w:p>
    <w:p w14:paraId="41CCF3C9" w14:textId="77777777" w:rsidR="005D7027" w:rsidRPr="005D7027" w:rsidRDefault="005D7027" w:rsidP="005D7027">
      <w:pPr>
        <w:spacing w:line="360" w:lineRule="auto"/>
        <w:jc w:val="both"/>
        <w:rPr>
          <w:ins w:id="4181" w:author="Office" w:date="2025-10-26T17:54:00Z" w16du:dateUtc="2025-10-26T17:54:00Z"/>
          <w:rFonts w:ascii="Times New Roman" w:hAnsi="Times New Roman" w:cs="Times New Roman"/>
        </w:rPr>
      </w:pPr>
      <w:ins w:id="4182" w:author="Office" w:date="2025-10-26T17:54:00Z" w16du:dateUtc="2025-10-26T17:54:00Z">
        <w:r w:rsidRPr="005D7027">
          <w:rPr>
            <w:rFonts w:ascii="Times New Roman" w:hAnsi="Times New Roman" w:cs="Times New Roman"/>
          </w:rPr>
          <w:t xml:space="preserve">            how='left'</w:t>
        </w:r>
      </w:ins>
    </w:p>
    <w:p w14:paraId="6EB141F5" w14:textId="77777777" w:rsidR="005D7027" w:rsidRPr="005D7027" w:rsidRDefault="005D7027" w:rsidP="005D7027">
      <w:pPr>
        <w:spacing w:line="360" w:lineRule="auto"/>
        <w:jc w:val="both"/>
        <w:rPr>
          <w:ins w:id="4183" w:author="Office" w:date="2025-10-26T17:54:00Z" w16du:dateUtc="2025-10-26T17:54:00Z"/>
          <w:rFonts w:ascii="Times New Roman" w:hAnsi="Times New Roman" w:cs="Times New Roman"/>
        </w:rPr>
      </w:pPr>
      <w:ins w:id="4184" w:author="Office" w:date="2025-10-26T17:54:00Z" w16du:dateUtc="2025-10-26T17:54:00Z">
        <w:r w:rsidRPr="005D7027">
          <w:rPr>
            <w:rFonts w:ascii="Times New Roman" w:hAnsi="Times New Roman" w:cs="Times New Roman"/>
          </w:rPr>
          <w:t xml:space="preserve">        ).fillna(0)</w:t>
        </w:r>
      </w:ins>
    </w:p>
    <w:p w14:paraId="213C3470" w14:textId="77777777" w:rsidR="005D7027" w:rsidRPr="005D7027" w:rsidRDefault="005D7027" w:rsidP="005D7027">
      <w:pPr>
        <w:spacing w:line="360" w:lineRule="auto"/>
        <w:jc w:val="both"/>
        <w:rPr>
          <w:ins w:id="4185" w:author="Office" w:date="2025-10-26T17:54:00Z" w16du:dateUtc="2025-10-26T17:54:00Z"/>
          <w:rFonts w:ascii="Times New Roman" w:hAnsi="Times New Roman" w:cs="Times New Roman"/>
        </w:rPr>
      </w:pPr>
    </w:p>
    <w:p w14:paraId="1DB47DD6" w14:textId="77777777" w:rsidR="005D7027" w:rsidRPr="005D7027" w:rsidRDefault="005D7027" w:rsidP="005D7027">
      <w:pPr>
        <w:spacing w:line="360" w:lineRule="auto"/>
        <w:jc w:val="both"/>
        <w:rPr>
          <w:ins w:id="4186" w:author="Office" w:date="2025-10-26T17:54:00Z" w16du:dateUtc="2025-10-26T17:54:00Z"/>
          <w:rFonts w:ascii="Times New Roman" w:hAnsi="Times New Roman" w:cs="Times New Roman"/>
        </w:rPr>
      </w:pPr>
      <w:ins w:id="4187" w:author="Office" w:date="2025-10-26T17:54:00Z" w16du:dateUtc="2025-10-26T17:54:00Z">
        <w:r w:rsidRPr="005D7027">
          <w:rPr>
            <w:rFonts w:ascii="Times New Roman" w:hAnsi="Times New Roman" w:cs="Times New Roman"/>
          </w:rPr>
          <w:t xml:space="preserve">    def perform_feature_selection(self):</w:t>
        </w:r>
      </w:ins>
    </w:p>
    <w:p w14:paraId="304C49B8" w14:textId="77777777" w:rsidR="005D7027" w:rsidRPr="005D7027" w:rsidRDefault="005D7027" w:rsidP="005D7027">
      <w:pPr>
        <w:spacing w:line="360" w:lineRule="auto"/>
        <w:jc w:val="both"/>
        <w:rPr>
          <w:ins w:id="4188" w:author="Office" w:date="2025-10-26T17:54:00Z" w16du:dateUtc="2025-10-26T17:54:00Z"/>
          <w:rFonts w:ascii="Times New Roman" w:hAnsi="Times New Roman" w:cs="Times New Roman"/>
        </w:rPr>
      </w:pPr>
      <w:ins w:id="4189" w:author="Office" w:date="2025-10-26T17:54:00Z" w16du:dateUtc="2025-10-26T17:54:00Z">
        <w:r w:rsidRPr="005D7027">
          <w:rPr>
            <w:rFonts w:ascii="Times New Roman" w:hAnsi="Times New Roman" w:cs="Times New Roman"/>
          </w:rPr>
          <w:t xml:space="preserve">        """Perform comprehensive feature selection"""</w:t>
        </w:r>
      </w:ins>
    </w:p>
    <w:p w14:paraId="79B4DC8D" w14:textId="77777777" w:rsidR="005D7027" w:rsidRPr="005D7027" w:rsidRDefault="005D7027" w:rsidP="005D7027">
      <w:pPr>
        <w:spacing w:line="360" w:lineRule="auto"/>
        <w:jc w:val="both"/>
        <w:rPr>
          <w:ins w:id="4190" w:author="Office" w:date="2025-10-26T17:54:00Z" w16du:dateUtc="2025-10-26T17:54:00Z"/>
          <w:rFonts w:ascii="Times New Roman" w:hAnsi="Times New Roman" w:cs="Times New Roman"/>
        </w:rPr>
      </w:pPr>
    </w:p>
    <w:p w14:paraId="2A7DFCB8" w14:textId="77777777" w:rsidR="005D7027" w:rsidRPr="005D7027" w:rsidRDefault="005D7027" w:rsidP="005D7027">
      <w:pPr>
        <w:spacing w:line="360" w:lineRule="auto"/>
        <w:jc w:val="both"/>
        <w:rPr>
          <w:ins w:id="4191" w:author="Office" w:date="2025-10-26T17:54:00Z" w16du:dateUtc="2025-10-26T17:54:00Z"/>
          <w:rFonts w:ascii="Times New Roman" w:hAnsi="Times New Roman" w:cs="Times New Roman"/>
        </w:rPr>
      </w:pPr>
      <w:ins w:id="4192" w:author="Office" w:date="2025-10-26T17:54:00Z" w16du:dateUtc="2025-10-26T17:54:00Z">
        <w:r w:rsidRPr="005D7027">
          <w:rPr>
            <w:rFonts w:ascii="Times New Roman" w:hAnsi="Times New Roman" w:cs="Times New Roman"/>
          </w:rPr>
          <w:t xml:space="preserve">        print("\n=== FEATURE SELECTION ANALYSIS ===")</w:t>
        </w:r>
      </w:ins>
    </w:p>
    <w:p w14:paraId="3E54DD1C" w14:textId="77777777" w:rsidR="005D7027" w:rsidRPr="005D7027" w:rsidRDefault="005D7027" w:rsidP="005D7027">
      <w:pPr>
        <w:spacing w:line="360" w:lineRule="auto"/>
        <w:jc w:val="both"/>
        <w:rPr>
          <w:ins w:id="4193" w:author="Office" w:date="2025-10-26T17:54:00Z" w16du:dateUtc="2025-10-26T17:54:00Z"/>
          <w:rFonts w:ascii="Times New Roman" w:hAnsi="Times New Roman" w:cs="Times New Roman"/>
        </w:rPr>
      </w:pPr>
    </w:p>
    <w:p w14:paraId="58B352D6" w14:textId="77777777" w:rsidR="005D7027" w:rsidRPr="005D7027" w:rsidRDefault="005D7027" w:rsidP="005D7027">
      <w:pPr>
        <w:spacing w:line="360" w:lineRule="auto"/>
        <w:jc w:val="both"/>
        <w:rPr>
          <w:ins w:id="4194" w:author="Office" w:date="2025-10-26T17:54:00Z" w16du:dateUtc="2025-10-26T17:54:00Z"/>
          <w:rFonts w:ascii="Times New Roman" w:hAnsi="Times New Roman" w:cs="Times New Roman"/>
        </w:rPr>
      </w:pPr>
      <w:ins w:id="4195" w:author="Office" w:date="2025-10-26T17:54:00Z" w16du:dateUtc="2025-10-26T17:54:00Z">
        <w:r w:rsidRPr="005D7027">
          <w:rPr>
            <w:rFonts w:ascii="Times New Roman" w:hAnsi="Times New Roman" w:cs="Times New Roman"/>
          </w:rPr>
          <w:lastRenderedPageBreak/>
          <w:t xml:space="preserve">        if self.merged_df is None or len(self.merged_df) == 0:</w:t>
        </w:r>
      </w:ins>
    </w:p>
    <w:p w14:paraId="727DC982" w14:textId="77777777" w:rsidR="005D7027" w:rsidRPr="005D7027" w:rsidRDefault="005D7027" w:rsidP="005D7027">
      <w:pPr>
        <w:spacing w:line="360" w:lineRule="auto"/>
        <w:jc w:val="both"/>
        <w:rPr>
          <w:ins w:id="4196" w:author="Office" w:date="2025-10-26T17:54:00Z" w16du:dateUtc="2025-10-26T17:54:00Z"/>
          <w:rFonts w:ascii="Times New Roman" w:hAnsi="Times New Roman" w:cs="Times New Roman"/>
        </w:rPr>
      </w:pPr>
      <w:ins w:id="4197" w:author="Office" w:date="2025-10-26T17:54:00Z" w16du:dateUtc="2025-10-26T17:54:00Z">
        <w:r w:rsidRPr="005D7027">
          <w:rPr>
            <w:rFonts w:ascii="Times New Roman" w:hAnsi="Times New Roman" w:cs="Times New Roman"/>
          </w:rPr>
          <w:t xml:space="preserve">            print("No merged data available for feature selection")</w:t>
        </w:r>
      </w:ins>
    </w:p>
    <w:p w14:paraId="5EA88466" w14:textId="77777777" w:rsidR="005D7027" w:rsidRPr="005D7027" w:rsidRDefault="005D7027" w:rsidP="005D7027">
      <w:pPr>
        <w:spacing w:line="360" w:lineRule="auto"/>
        <w:jc w:val="both"/>
        <w:rPr>
          <w:ins w:id="4198" w:author="Office" w:date="2025-10-26T17:54:00Z" w16du:dateUtc="2025-10-26T17:54:00Z"/>
          <w:rFonts w:ascii="Times New Roman" w:hAnsi="Times New Roman" w:cs="Times New Roman"/>
        </w:rPr>
      </w:pPr>
      <w:ins w:id="4199" w:author="Office" w:date="2025-10-26T17:54:00Z" w16du:dateUtc="2025-10-26T17:54:00Z">
        <w:r w:rsidRPr="005D7027">
          <w:rPr>
            <w:rFonts w:ascii="Times New Roman" w:hAnsi="Times New Roman" w:cs="Times New Roman"/>
          </w:rPr>
          <w:t xml:space="preserve">            return</w:t>
        </w:r>
      </w:ins>
    </w:p>
    <w:p w14:paraId="01EC26C8" w14:textId="77777777" w:rsidR="005D7027" w:rsidRPr="005D7027" w:rsidRDefault="005D7027" w:rsidP="005D7027">
      <w:pPr>
        <w:spacing w:line="360" w:lineRule="auto"/>
        <w:jc w:val="both"/>
        <w:rPr>
          <w:ins w:id="4200" w:author="Office" w:date="2025-10-26T17:54:00Z" w16du:dateUtc="2025-10-26T17:54:00Z"/>
          <w:rFonts w:ascii="Times New Roman" w:hAnsi="Times New Roman" w:cs="Times New Roman"/>
        </w:rPr>
      </w:pPr>
    </w:p>
    <w:p w14:paraId="5B988572" w14:textId="77777777" w:rsidR="005D7027" w:rsidRPr="005D7027" w:rsidRDefault="005D7027" w:rsidP="005D7027">
      <w:pPr>
        <w:spacing w:line="360" w:lineRule="auto"/>
        <w:jc w:val="both"/>
        <w:rPr>
          <w:ins w:id="4201" w:author="Office" w:date="2025-10-26T17:54:00Z" w16du:dateUtc="2025-10-26T17:54:00Z"/>
          <w:rFonts w:ascii="Times New Roman" w:hAnsi="Times New Roman" w:cs="Times New Roman"/>
        </w:rPr>
      </w:pPr>
      <w:ins w:id="4202" w:author="Office" w:date="2025-10-26T17:54:00Z" w16du:dateUtc="2025-10-26T17:54:00Z">
        <w:r w:rsidRPr="005D7027">
          <w:rPr>
            <w:rFonts w:ascii="Times New Roman" w:hAnsi="Times New Roman" w:cs="Times New Roman"/>
          </w:rPr>
          <w:t xml:space="preserve">        # Prepare features</w:t>
        </w:r>
      </w:ins>
    </w:p>
    <w:p w14:paraId="05444880" w14:textId="77777777" w:rsidR="005D7027" w:rsidRPr="005D7027" w:rsidRDefault="005D7027" w:rsidP="005D7027">
      <w:pPr>
        <w:spacing w:line="360" w:lineRule="auto"/>
        <w:jc w:val="both"/>
        <w:rPr>
          <w:ins w:id="4203" w:author="Office" w:date="2025-10-26T17:54:00Z" w16du:dateUtc="2025-10-26T17:54:00Z"/>
          <w:rFonts w:ascii="Times New Roman" w:hAnsi="Times New Roman" w:cs="Times New Roman"/>
        </w:rPr>
      </w:pPr>
      <w:ins w:id="4204" w:author="Office" w:date="2025-10-26T17:54:00Z" w16du:dateUtc="2025-10-26T17:54:00Z">
        <w:r w:rsidRPr="005D7027">
          <w:rPr>
            <w:rFonts w:ascii="Times New Roman" w:hAnsi="Times New Roman" w:cs="Times New Roman"/>
          </w:rPr>
          <w:t xml:space="preserve">        feature_cols = ['sentiment_mean', 'sentiment_std', 'sentiment_count',</w:t>
        </w:r>
      </w:ins>
    </w:p>
    <w:p w14:paraId="279E1810" w14:textId="77777777" w:rsidR="005D7027" w:rsidRPr="005D7027" w:rsidRDefault="005D7027" w:rsidP="005D7027">
      <w:pPr>
        <w:spacing w:line="360" w:lineRule="auto"/>
        <w:jc w:val="both"/>
        <w:rPr>
          <w:ins w:id="4205" w:author="Office" w:date="2025-10-26T17:54:00Z" w16du:dateUtc="2025-10-26T17:54:00Z"/>
          <w:rFonts w:ascii="Times New Roman" w:hAnsi="Times New Roman" w:cs="Times New Roman"/>
        </w:rPr>
      </w:pPr>
      <w:ins w:id="4206" w:author="Office" w:date="2025-10-26T17:54:00Z" w16du:dateUtc="2025-10-26T17:54:00Z">
        <w:r w:rsidRPr="005D7027">
          <w:rPr>
            <w:rFonts w:ascii="Times New Roman" w:hAnsi="Times New Roman" w:cs="Times New Roman"/>
          </w:rPr>
          <w:t xml:space="preserve">                       'confidence_mean', 'MA_5', 'MA_10', 'Price_Change_1d',</w:t>
        </w:r>
      </w:ins>
    </w:p>
    <w:p w14:paraId="770DF52D" w14:textId="77777777" w:rsidR="005D7027" w:rsidRPr="005D7027" w:rsidRDefault="005D7027" w:rsidP="005D7027">
      <w:pPr>
        <w:spacing w:line="360" w:lineRule="auto"/>
        <w:jc w:val="both"/>
        <w:rPr>
          <w:ins w:id="4207" w:author="Office" w:date="2025-10-26T17:54:00Z" w16du:dateUtc="2025-10-26T17:54:00Z"/>
          <w:rFonts w:ascii="Times New Roman" w:hAnsi="Times New Roman" w:cs="Times New Roman"/>
        </w:rPr>
      </w:pPr>
      <w:ins w:id="4208" w:author="Office" w:date="2025-10-26T17:54:00Z" w16du:dateUtc="2025-10-26T17:54:00Z">
        <w:r w:rsidRPr="005D7027">
          <w:rPr>
            <w:rFonts w:ascii="Times New Roman" w:hAnsi="Times New Roman" w:cs="Times New Roman"/>
          </w:rPr>
          <w:t xml:space="preserve">                       'Price_Change_5d', 'Volume_Ratio', 'RSI']</w:t>
        </w:r>
      </w:ins>
    </w:p>
    <w:p w14:paraId="6D83B79B" w14:textId="77777777" w:rsidR="005D7027" w:rsidRPr="005D7027" w:rsidRDefault="005D7027" w:rsidP="005D7027">
      <w:pPr>
        <w:spacing w:line="360" w:lineRule="auto"/>
        <w:jc w:val="both"/>
        <w:rPr>
          <w:ins w:id="4209" w:author="Office" w:date="2025-10-26T17:54:00Z" w16du:dateUtc="2025-10-26T17:54:00Z"/>
          <w:rFonts w:ascii="Times New Roman" w:hAnsi="Times New Roman" w:cs="Times New Roman"/>
        </w:rPr>
      </w:pPr>
    </w:p>
    <w:p w14:paraId="7127A3AD" w14:textId="77777777" w:rsidR="005D7027" w:rsidRPr="005D7027" w:rsidRDefault="005D7027" w:rsidP="005D7027">
      <w:pPr>
        <w:spacing w:line="360" w:lineRule="auto"/>
        <w:jc w:val="both"/>
        <w:rPr>
          <w:ins w:id="4210" w:author="Office" w:date="2025-10-26T17:54:00Z" w16du:dateUtc="2025-10-26T17:54:00Z"/>
          <w:rFonts w:ascii="Times New Roman" w:hAnsi="Times New Roman" w:cs="Times New Roman"/>
        </w:rPr>
      </w:pPr>
      <w:ins w:id="4211" w:author="Office" w:date="2025-10-26T17:54:00Z" w16du:dateUtc="2025-10-26T17:54:00Z">
        <w:r w:rsidRPr="005D7027">
          <w:rPr>
            <w:rFonts w:ascii="Times New Roman" w:hAnsi="Times New Roman" w:cs="Times New Roman"/>
          </w:rPr>
          <w:t xml:space="preserve">        X = self.merged_df[feature_cols].fillna(0)</w:t>
        </w:r>
      </w:ins>
    </w:p>
    <w:p w14:paraId="18BF131E" w14:textId="77777777" w:rsidR="005D7027" w:rsidRPr="005D7027" w:rsidRDefault="005D7027" w:rsidP="005D7027">
      <w:pPr>
        <w:spacing w:line="360" w:lineRule="auto"/>
        <w:jc w:val="both"/>
        <w:rPr>
          <w:ins w:id="4212" w:author="Office" w:date="2025-10-26T17:54:00Z" w16du:dateUtc="2025-10-26T17:54:00Z"/>
          <w:rFonts w:ascii="Times New Roman" w:hAnsi="Times New Roman" w:cs="Times New Roman"/>
        </w:rPr>
      </w:pPr>
      <w:ins w:id="4213" w:author="Office" w:date="2025-10-26T17:54:00Z" w16du:dateUtc="2025-10-26T17:54:00Z">
        <w:r w:rsidRPr="005D7027">
          <w:rPr>
            <w:rFonts w:ascii="Times New Roman" w:hAnsi="Times New Roman" w:cs="Times New Roman"/>
          </w:rPr>
          <w:t xml:space="preserve">        y = self.merged_df['Target']</w:t>
        </w:r>
      </w:ins>
    </w:p>
    <w:p w14:paraId="754D35B2" w14:textId="77777777" w:rsidR="005D7027" w:rsidRPr="005D7027" w:rsidRDefault="005D7027" w:rsidP="005D7027">
      <w:pPr>
        <w:spacing w:line="360" w:lineRule="auto"/>
        <w:jc w:val="both"/>
        <w:rPr>
          <w:ins w:id="4214" w:author="Office" w:date="2025-10-26T17:54:00Z" w16du:dateUtc="2025-10-26T17:54:00Z"/>
          <w:rFonts w:ascii="Times New Roman" w:hAnsi="Times New Roman" w:cs="Times New Roman"/>
        </w:rPr>
      </w:pPr>
    </w:p>
    <w:p w14:paraId="2E11D8AA" w14:textId="77777777" w:rsidR="005D7027" w:rsidRPr="005D7027" w:rsidRDefault="005D7027" w:rsidP="005D7027">
      <w:pPr>
        <w:spacing w:line="360" w:lineRule="auto"/>
        <w:jc w:val="both"/>
        <w:rPr>
          <w:ins w:id="4215" w:author="Office" w:date="2025-10-26T17:54:00Z" w16du:dateUtc="2025-10-26T17:54:00Z"/>
          <w:rFonts w:ascii="Times New Roman" w:hAnsi="Times New Roman" w:cs="Times New Roman"/>
        </w:rPr>
      </w:pPr>
      <w:ins w:id="4216" w:author="Office" w:date="2025-10-26T17:54:00Z" w16du:dateUtc="2025-10-26T17:54:00Z">
        <w:r w:rsidRPr="005D7027">
          <w:rPr>
            <w:rFonts w:ascii="Times New Roman" w:hAnsi="Times New Roman" w:cs="Times New Roman"/>
          </w:rPr>
          <w:t xml:space="preserve">        # Remove rows where target is NaN</w:t>
        </w:r>
      </w:ins>
    </w:p>
    <w:p w14:paraId="7DB1B3EB" w14:textId="77777777" w:rsidR="005D7027" w:rsidRPr="005D7027" w:rsidRDefault="005D7027" w:rsidP="005D7027">
      <w:pPr>
        <w:spacing w:line="360" w:lineRule="auto"/>
        <w:jc w:val="both"/>
        <w:rPr>
          <w:ins w:id="4217" w:author="Office" w:date="2025-10-26T17:54:00Z" w16du:dateUtc="2025-10-26T17:54:00Z"/>
          <w:rFonts w:ascii="Times New Roman" w:hAnsi="Times New Roman" w:cs="Times New Roman"/>
        </w:rPr>
      </w:pPr>
      <w:ins w:id="4218" w:author="Office" w:date="2025-10-26T17:54:00Z" w16du:dateUtc="2025-10-26T17:54:00Z">
        <w:r w:rsidRPr="005D7027">
          <w:rPr>
            <w:rFonts w:ascii="Times New Roman" w:hAnsi="Times New Roman" w:cs="Times New Roman"/>
          </w:rPr>
          <w:t xml:space="preserve">        valid_idx = ~y.isna()</w:t>
        </w:r>
      </w:ins>
    </w:p>
    <w:p w14:paraId="2550271F" w14:textId="77777777" w:rsidR="005D7027" w:rsidRPr="005D7027" w:rsidRDefault="005D7027" w:rsidP="005D7027">
      <w:pPr>
        <w:spacing w:line="360" w:lineRule="auto"/>
        <w:jc w:val="both"/>
        <w:rPr>
          <w:ins w:id="4219" w:author="Office" w:date="2025-10-26T17:54:00Z" w16du:dateUtc="2025-10-26T17:54:00Z"/>
          <w:rFonts w:ascii="Times New Roman" w:hAnsi="Times New Roman" w:cs="Times New Roman"/>
        </w:rPr>
      </w:pPr>
      <w:ins w:id="4220" w:author="Office" w:date="2025-10-26T17:54:00Z" w16du:dateUtc="2025-10-26T17:54:00Z">
        <w:r w:rsidRPr="005D7027">
          <w:rPr>
            <w:rFonts w:ascii="Times New Roman" w:hAnsi="Times New Roman" w:cs="Times New Roman"/>
          </w:rPr>
          <w:t xml:space="preserve">        X = X[valid_idx]</w:t>
        </w:r>
      </w:ins>
    </w:p>
    <w:p w14:paraId="0EF9A7B5" w14:textId="77777777" w:rsidR="005D7027" w:rsidRPr="005D7027" w:rsidRDefault="005D7027" w:rsidP="005D7027">
      <w:pPr>
        <w:spacing w:line="360" w:lineRule="auto"/>
        <w:jc w:val="both"/>
        <w:rPr>
          <w:ins w:id="4221" w:author="Office" w:date="2025-10-26T17:54:00Z" w16du:dateUtc="2025-10-26T17:54:00Z"/>
          <w:rFonts w:ascii="Times New Roman" w:hAnsi="Times New Roman" w:cs="Times New Roman"/>
        </w:rPr>
      </w:pPr>
      <w:ins w:id="4222" w:author="Office" w:date="2025-10-26T17:54:00Z" w16du:dateUtc="2025-10-26T17:54:00Z">
        <w:r w:rsidRPr="005D7027">
          <w:rPr>
            <w:rFonts w:ascii="Times New Roman" w:hAnsi="Times New Roman" w:cs="Times New Roman"/>
          </w:rPr>
          <w:t xml:space="preserve">        y = y[valid_idx]</w:t>
        </w:r>
      </w:ins>
    </w:p>
    <w:p w14:paraId="1AA37D42" w14:textId="77777777" w:rsidR="005D7027" w:rsidRPr="005D7027" w:rsidRDefault="005D7027" w:rsidP="005D7027">
      <w:pPr>
        <w:spacing w:line="360" w:lineRule="auto"/>
        <w:jc w:val="both"/>
        <w:rPr>
          <w:ins w:id="4223" w:author="Office" w:date="2025-10-26T17:54:00Z" w16du:dateUtc="2025-10-26T17:54:00Z"/>
          <w:rFonts w:ascii="Times New Roman" w:hAnsi="Times New Roman" w:cs="Times New Roman"/>
        </w:rPr>
      </w:pPr>
    </w:p>
    <w:p w14:paraId="0D0910CA" w14:textId="77777777" w:rsidR="005D7027" w:rsidRPr="005D7027" w:rsidRDefault="005D7027" w:rsidP="005D7027">
      <w:pPr>
        <w:spacing w:line="360" w:lineRule="auto"/>
        <w:jc w:val="both"/>
        <w:rPr>
          <w:ins w:id="4224" w:author="Office" w:date="2025-10-26T17:54:00Z" w16du:dateUtc="2025-10-26T17:54:00Z"/>
          <w:rFonts w:ascii="Times New Roman" w:hAnsi="Times New Roman" w:cs="Times New Roman"/>
        </w:rPr>
      </w:pPr>
      <w:ins w:id="4225" w:author="Office" w:date="2025-10-26T17:54:00Z" w16du:dateUtc="2025-10-26T17:54:00Z">
        <w:r w:rsidRPr="005D7027">
          <w:rPr>
            <w:rFonts w:ascii="Times New Roman" w:hAnsi="Times New Roman" w:cs="Times New Roman"/>
          </w:rPr>
          <w:t xml:space="preserve">        if len(X) == 0:</w:t>
        </w:r>
      </w:ins>
    </w:p>
    <w:p w14:paraId="2FD5D79F" w14:textId="77777777" w:rsidR="005D7027" w:rsidRPr="005D7027" w:rsidRDefault="005D7027" w:rsidP="005D7027">
      <w:pPr>
        <w:spacing w:line="360" w:lineRule="auto"/>
        <w:jc w:val="both"/>
        <w:rPr>
          <w:ins w:id="4226" w:author="Office" w:date="2025-10-26T17:54:00Z" w16du:dateUtc="2025-10-26T17:54:00Z"/>
          <w:rFonts w:ascii="Times New Roman" w:hAnsi="Times New Roman" w:cs="Times New Roman"/>
        </w:rPr>
      </w:pPr>
      <w:ins w:id="4227" w:author="Office" w:date="2025-10-26T17:54:00Z" w16du:dateUtc="2025-10-26T17:54:00Z">
        <w:r w:rsidRPr="005D7027">
          <w:rPr>
            <w:rFonts w:ascii="Times New Roman" w:hAnsi="Times New Roman" w:cs="Times New Roman"/>
          </w:rPr>
          <w:t xml:space="preserve">            print("No valid data for feature selection")</w:t>
        </w:r>
      </w:ins>
    </w:p>
    <w:p w14:paraId="39BDB81E" w14:textId="77777777" w:rsidR="005D7027" w:rsidRPr="005D7027" w:rsidRDefault="005D7027" w:rsidP="005D7027">
      <w:pPr>
        <w:spacing w:line="360" w:lineRule="auto"/>
        <w:jc w:val="both"/>
        <w:rPr>
          <w:ins w:id="4228" w:author="Office" w:date="2025-10-26T17:54:00Z" w16du:dateUtc="2025-10-26T17:54:00Z"/>
          <w:rFonts w:ascii="Times New Roman" w:hAnsi="Times New Roman" w:cs="Times New Roman"/>
        </w:rPr>
      </w:pPr>
      <w:ins w:id="4229" w:author="Office" w:date="2025-10-26T17:54:00Z" w16du:dateUtc="2025-10-26T17:54:00Z">
        <w:r w:rsidRPr="005D7027">
          <w:rPr>
            <w:rFonts w:ascii="Times New Roman" w:hAnsi="Times New Roman" w:cs="Times New Roman"/>
          </w:rPr>
          <w:t xml:space="preserve">            return</w:t>
        </w:r>
      </w:ins>
    </w:p>
    <w:p w14:paraId="3E4D2A12" w14:textId="77777777" w:rsidR="005D7027" w:rsidRPr="005D7027" w:rsidRDefault="005D7027" w:rsidP="005D7027">
      <w:pPr>
        <w:spacing w:line="360" w:lineRule="auto"/>
        <w:jc w:val="both"/>
        <w:rPr>
          <w:ins w:id="4230" w:author="Office" w:date="2025-10-26T17:54:00Z" w16du:dateUtc="2025-10-26T17:54:00Z"/>
          <w:rFonts w:ascii="Times New Roman" w:hAnsi="Times New Roman" w:cs="Times New Roman"/>
        </w:rPr>
      </w:pPr>
    </w:p>
    <w:p w14:paraId="3153BFD8" w14:textId="77777777" w:rsidR="005D7027" w:rsidRPr="005D7027" w:rsidRDefault="005D7027" w:rsidP="005D7027">
      <w:pPr>
        <w:spacing w:line="360" w:lineRule="auto"/>
        <w:jc w:val="both"/>
        <w:rPr>
          <w:ins w:id="4231" w:author="Office" w:date="2025-10-26T17:54:00Z" w16du:dateUtc="2025-10-26T17:54:00Z"/>
          <w:rFonts w:ascii="Times New Roman" w:hAnsi="Times New Roman" w:cs="Times New Roman"/>
        </w:rPr>
      </w:pPr>
      <w:ins w:id="4232" w:author="Office" w:date="2025-10-26T17:54:00Z" w16du:dateUtc="2025-10-26T17:54:00Z">
        <w:r w:rsidRPr="005D7027">
          <w:rPr>
            <w:rFonts w:ascii="Times New Roman" w:hAnsi="Times New Roman" w:cs="Times New Roman"/>
          </w:rPr>
          <w:lastRenderedPageBreak/>
          <w:t xml:space="preserve">        print(f"Feature selection dataset: {len(X)} samples, {len(feature_cols)} features")</w:t>
        </w:r>
      </w:ins>
    </w:p>
    <w:p w14:paraId="74F389FF" w14:textId="77777777" w:rsidR="005D7027" w:rsidRPr="005D7027" w:rsidRDefault="005D7027" w:rsidP="005D7027">
      <w:pPr>
        <w:spacing w:line="360" w:lineRule="auto"/>
        <w:jc w:val="both"/>
        <w:rPr>
          <w:ins w:id="4233" w:author="Office" w:date="2025-10-26T17:54:00Z" w16du:dateUtc="2025-10-26T17:54:00Z"/>
          <w:rFonts w:ascii="Times New Roman" w:hAnsi="Times New Roman" w:cs="Times New Roman"/>
        </w:rPr>
      </w:pPr>
    </w:p>
    <w:p w14:paraId="3E01F53F" w14:textId="77777777" w:rsidR="005D7027" w:rsidRPr="005D7027" w:rsidRDefault="005D7027" w:rsidP="005D7027">
      <w:pPr>
        <w:spacing w:line="360" w:lineRule="auto"/>
        <w:jc w:val="both"/>
        <w:rPr>
          <w:ins w:id="4234" w:author="Office" w:date="2025-10-26T17:54:00Z" w16du:dateUtc="2025-10-26T17:54:00Z"/>
          <w:rFonts w:ascii="Times New Roman" w:hAnsi="Times New Roman" w:cs="Times New Roman"/>
        </w:rPr>
      </w:pPr>
      <w:ins w:id="4235" w:author="Office" w:date="2025-10-26T17:54:00Z" w16du:dateUtc="2025-10-26T17:54:00Z">
        <w:r w:rsidRPr="005D7027">
          <w:rPr>
            <w:rFonts w:ascii="Times New Roman" w:hAnsi="Times New Roman" w:cs="Times New Roman"/>
          </w:rPr>
          <w:t xml:space="preserve">        # 1. Correlation analysis</w:t>
        </w:r>
      </w:ins>
    </w:p>
    <w:p w14:paraId="6C2A443B" w14:textId="77777777" w:rsidR="005D7027" w:rsidRPr="005D7027" w:rsidRDefault="005D7027" w:rsidP="005D7027">
      <w:pPr>
        <w:spacing w:line="360" w:lineRule="auto"/>
        <w:jc w:val="both"/>
        <w:rPr>
          <w:ins w:id="4236" w:author="Office" w:date="2025-10-26T17:54:00Z" w16du:dateUtc="2025-10-26T17:54:00Z"/>
          <w:rFonts w:ascii="Times New Roman" w:hAnsi="Times New Roman" w:cs="Times New Roman"/>
        </w:rPr>
      </w:pPr>
      <w:ins w:id="4237" w:author="Office" w:date="2025-10-26T17:54:00Z" w16du:dateUtc="2025-10-26T17:54:00Z">
        <w:r w:rsidRPr="005D7027">
          <w:rPr>
            <w:rFonts w:ascii="Times New Roman" w:hAnsi="Times New Roman" w:cs="Times New Roman"/>
          </w:rPr>
          <w:t xml:space="preserve">        self._correlation_analysis(X, y)</w:t>
        </w:r>
      </w:ins>
    </w:p>
    <w:p w14:paraId="2C887D2D" w14:textId="77777777" w:rsidR="005D7027" w:rsidRPr="005D7027" w:rsidRDefault="005D7027" w:rsidP="005D7027">
      <w:pPr>
        <w:spacing w:line="360" w:lineRule="auto"/>
        <w:jc w:val="both"/>
        <w:rPr>
          <w:ins w:id="4238" w:author="Office" w:date="2025-10-26T17:54:00Z" w16du:dateUtc="2025-10-26T17:54:00Z"/>
          <w:rFonts w:ascii="Times New Roman" w:hAnsi="Times New Roman" w:cs="Times New Roman"/>
        </w:rPr>
      </w:pPr>
    </w:p>
    <w:p w14:paraId="0B36F700" w14:textId="77777777" w:rsidR="005D7027" w:rsidRPr="005D7027" w:rsidRDefault="005D7027" w:rsidP="005D7027">
      <w:pPr>
        <w:spacing w:line="360" w:lineRule="auto"/>
        <w:jc w:val="both"/>
        <w:rPr>
          <w:ins w:id="4239" w:author="Office" w:date="2025-10-26T17:54:00Z" w16du:dateUtc="2025-10-26T17:54:00Z"/>
          <w:rFonts w:ascii="Times New Roman" w:hAnsi="Times New Roman" w:cs="Times New Roman"/>
        </w:rPr>
      </w:pPr>
      <w:ins w:id="4240" w:author="Office" w:date="2025-10-26T17:54:00Z" w16du:dateUtc="2025-10-26T17:54:00Z">
        <w:r w:rsidRPr="005D7027">
          <w:rPr>
            <w:rFonts w:ascii="Times New Roman" w:hAnsi="Times New Roman" w:cs="Times New Roman"/>
          </w:rPr>
          <w:t xml:space="preserve">        # 2. Mutual information</w:t>
        </w:r>
      </w:ins>
    </w:p>
    <w:p w14:paraId="56AE71B2" w14:textId="77777777" w:rsidR="005D7027" w:rsidRPr="005D7027" w:rsidRDefault="005D7027" w:rsidP="005D7027">
      <w:pPr>
        <w:spacing w:line="360" w:lineRule="auto"/>
        <w:jc w:val="both"/>
        <w:rPr>
          <w:ins w:id="4241" w:author="Office" w:date="2025-10-26T17:54:00Z" w16du:dateUtc="2025-10-26T17:54:00Z"/>
          <w:rFonts w:ascii="Times New Roman" w:hAnsi="Times New Roman" w:cs="Times New Roman"/>
        </w:rPr>
      </w:pPr>
      <w:ins w:id="4242" w:author="Office" w:date="2025-10-26T17:54:00Z" w16du:dateUtc="2025-10-26T17:54:00Z">
        <w:r w:rsidRPr="005D7027">
          <w:rPr>
            <w:rFonts w:ascii="Times New Roman" w:hAnsi="Times New Roman" w:cs="Times New Roman"/>
          </w:rPr>
          <w:t xml:space="preserve">        self._mutual_information_analysis(X, y)</w:t>
        </w:r>
      </w:ins>
    </w:p>
    <w:p w14:paraId="7D4CAA6D" w14:textId="77777777" w:rsidR="005D7027" w:rsidRPr="005D7027" w:rsidRDefault="005D7027" w:rsidP="005D7027">
      <w:pPr>
        <w:spacing w:line="360" w:lineRule="auto"/>
        <w:jc w:val="both"/>
        <w:rPr>
          <w:ins w:id="4243" w:author="Office" w:date="2025-10-26T17:54:00Z" w16du:dateUtc="2025-10-26T17:54:00Z"/>
          <w:rFonts w:ascii="Times New Roman" w:hAnsi="Times New Roman" w:cs="Times New Roman"/>
        </w:rPr>
      </w:pPr>
    </w:p>
    <w:p w14:paraId="013325F7" w14:textId="77777777" w:rsidR="005D7027" w:rsidRPr="005D7027" w:rsidRDefault="005D7027" w:rsidP="005D7027">
      <w:pPr>
        <w:spacing w:line="360" w:lineRule="auto"/>
        <w:jc w:val="both"/>
        <w:rPr>
          <w:ins w:id="4244" w:author="Office" w:date="2025-10-26T17:54:00Z" w16du:dateUtc="2025-10-26T17:54:00Z"/>
          <w:rFonts w:ascii="Times New Roman" w:hAnsi="Times New Roman" w:cs="Times New Roman"/>
        </w:rPr>
      </w:pPr>
      <w:ins w:id="4245" w:author="Office" w:date="2025-10-26T17:54:00Z" w16du:dateUtc="2025-10-26T17:54:00Z">
        <w:r w:rsidRPr="005D7027">
          <w:rPr>
            <w:rFonts w:ascii="Times New Roman" w:hAnsi="Times New Roman" w:cs="Times New Roman"/>
          </w:rPr>
          <w:t xml:space="preserve">        # 3. Recursive feature elimination</w:t>
        </w:r>
      </w:ins>
    </w:p>
    <w:p w14:paraId="22442CB4" w14:textId="77777777" w:rsidR="005D7027" w:rsidRPr="005D7027" w:rsidRDefault="005D7027" w:rsidP="005D7027">
      <w:pPr>
        <w:spacing w:line="360" w:lineRule="auto"/>
        <w:jc w:val="both"/>
        <w:rPr>
          <w:ins w:id="4246" w:author="Office" w:date="2025-10-26T17:54:00Z" w16du:dateUtc="2025-10-26T17:54:00Z"/>
          <w:rFonts w:ascii="Times New Roman" w:hAnsi="Times New Roman" w:cs="Times New Roman"/>
        </w:rPr>
      </w:pPr>
      <w:ins w:id="4247" w:author="Office" w:date="2025-10-26T17:54:00Z" w16du:dateUtc="2025-10-26T17:54:00Z">
        <w:r w:rsidRPr="005D7027">
          <w:rPr>
            <w:rFonts w:ascii="Times New Roman" w:hAnsi="Times New Roman" w:cs="Times New Roman"/>
          </w:rPr>
          <w:t xml:space="preserve">        self._rfe_analysis(X, y)</w:t>
        </w:r>
      </w:ins>
    </w:p>
    <w:p w14:paraId="2C73C32B" w14:textId="77777777" w:rsidR="005D7027" w:rsidRPr="005D7027" w:rsidRDefault="005D7027" w:rsidP="005D7027">
      <w:pPr>
        <w:spacing w:line="360" w:lineRule="auto"/>
        <w:jc w:val="both"/>
        <w:rPr>
          <w:ins w:id="4248" w:author="Office" w:date="2025-10-26T17:54:00Z" w16du:dateUtc="2025-10-26T17:54:00Z"/>
          <w:rFonts w:ascii="Times New Roman" w:hAnsi="Times New Roman" w:cs="Times New Roman"/>
        </w:rPr>
      </w:pPr>
    </w:p>
    <w:p w14:paraId="70131C6D" w14:textId="77777777" w:rsidR="005D7027" w:rsidRPr="005D7027" w:rsidRDefault="005D7027" w:rsidP="005D7027">
      <w:pPr>
        <w:spacing w:line="360" w:lineRule="auto"/>
        <w:jc w:val="both"/>
        <w:rPr>
          <w:ins w:id="4249" w:author="Office" w:date="2025-10-26T17:54:00Z" w16du:dateUtc="2025-10-26T17:54:00Z"/>
          <w:rFonts w:ascii="Times New Roman" w:hAnsi="Times New Roman" w:cs="Times New Roman"/>
        </w:rPr>
      </w:pPr>
      <w:ins w:id="4250" w:author="Office" w:date="2025-10-26T17:54:00Z" w16du:dateUtc="2025-10-26T17:54:00Z">
        <w:r w:rsidRPr="005D7027">
          <w:rPr>
            <w:rFonts w:ascii="Times New Roman" w:hAnsi="Times New Roman" w:cs="Times New Roman"/>
          </w:rPr>
          <w:t xml:space="preserve">        # 4. Random forest importance</w:t>
        </w:r>
      </w:ins>
    </w:p>
    <w:p w14:paraId="283674F4" w14:textId="77777777" w:rsidR="005D7027" w:rsidRPr="005D7027" w:rsidRDefault="005D7027" w:rsidP="005D7027">
      <w:pPr>
        <w:spacing w:line="360" w:lineRule="auto"/>
        <w:jc w:val="both"/>
        <w:rPr>
          <w:ins w:id="4251" w:author="Office" w:date="2025-10-26T17:54:00Z" w16du:dateUtc="2025-10-26T17:54:00Z"/>
          <w:rFonts w:ascii="Times New Roman" w:hAnsi="Times New Roman" w:cs="Times New Roman"/>
        </w:rPr>
      </w:pPr>
      <w:ins w:id="4252" w:author="Office" w:date="2025-10-26T17:54:00Z" w16du:dateUtc="2025-10-26T17:54:00Z">
        <w:r w:rsidRPr="005D7027">
          <w:rPr>
            <w:rFonts w:ascii="Times New Roman" w:hAnsi="Times New Roman" w:cs="Times New Roman"/>
          </w:rPr>
          <w:t xml:space="preserve">        self._rf_importance_analysis(X, y)</w:t>
        </w:r>
      </w:ins>
    </w:p>
    <w:p w14:paraId="4C316D5C" w14:textId="77777777" w:rsidR="005D7027" w:rsidRPr="005D7027" w:rsidRDefault="005D7027" w:rsidP="005D7027">
      <w:pPr>
        <w:spacing w:line="360" w:lineRule="auto"/>
        <w:jc w:val="both"/>
        <w:rPr>
          <w:ins w:id="4253" w:author="Office" w:date="2025-10-26T17:54:00Z" w16du:dateUtc="2025-10-26T17:54:00Z"/>
          <w:rFonts w:ascii="Times New Roman" w:hAnsi="Times New Roman" w:cs="Times New Roman"/>
        </w:rPr>
      </w:pPr>
    </w:p>
    <w:p w14:paraId="1F3D4F85" w14:textId="77777777" w:rsidR="005D7027" w:rsidRPr="005D7027" w:rsidRDefault="005D7027" w:rsidP="005D7027">
      <w:pPr>
        <w:spacing w:line="360" w:lineRule="auto"/>
        <w:jc w:val="both"/>
        <w:rPr>
          <w:ins w:id="4254" w:author="Office" w:date="2025-10-26T17:54:00Z" w16du:dateUtc="2025-10-26T17:54:00Z"/>
          <w:rFonts w:ascii="Times New Roman" w:hAnsi="Times New Roman" w:cs="Times New Roman"/>
        </w:rPr>
      </w:pPr>
      <w:ins w:id="4255" w:author="Office" w:date="2025-10-26T17:54:00Z" w16du:dateUtc="2025-10-26T17:54:00Z">
        <w:r w:rsidRPr="005D7027">
          <w:rPr>
            <w:rFonts w:ascii="Times New Roman" w:hAnsi="Times New Roman" w:cs="Times New Roman"/>
          </w:rPr>
          <w:t xml:space="preserve">    def _correlation_analysis(self, X, y):</w:t>
        </w:r>
      </w:ins>
    </w:p>
    <w:p w14:paraId="0E2066C7" w14:textId="77777777" w:rsidR="005D7027" w:rsidRPr="005D7027" w:rsidRDefault="005D7027" w:rsidP="005D7027">
      <w:pPr>
        <w:spacing w:line="360" w:lineRule="auto"/>
        <w:jc w:val="both"/>
        <w:rPr>
          <w:ins w:id="4256" w:author="Office" w:date="2025-10-26T17:54:00Z" w16du:dateUtc="2025-10-26T17:54:00Z"/>
          <w:rFonts w:ascii="Times New Roman" w:hAnsi="Times New Roman" w:cs="Times New Roman"/>
        </w:rPr>
      </w:pPr>
      <w:ins w:id="4257" w:author="Office" w:date="2025-10-26T17:54:00Z" w16du:dateUtc="2025-10-26T17:54:00Z">
        <w:r w:rsidRPr="005D7027">
          <w:rPr>
            <w:rFonts w:ascii="Times New Roman" w:hAnsi="Times New Roman" w:cs="Times New Roman"/>
          </w:rPr>
          <w:t xml:space="preserve">        """Perform correlation analysis"""</w:t>
        </w:r>
      </w:ins>
    </w:p>
    <w:p w14:paraId="0C13A262" w14:textId="77777777" w:rsidR="005D7027" w:rsidRPr="005D7027" w:rsidRDefault="005D7027" w:rsidP="005D7027">
      <w:pPr>
        <w:spacing w:line="360" w:lineRule="auto"/>
        <w:jc w:val="both"/>
        <w:rPr>
          <w:ins w:id="4258" w:author="Office" w:date="2025-10-26T17:54:00Z" w16du:dateUtc="2025-10-26T17:54:00Z"/>
          <w:rFonts w:ascii="Times New Roman" w:hAnsi="Times New Roman" w:cs="Times New Roman"/>
        </w:rPr>
      </w:pPr>
    </w:p>
    <w:p w14:paraId="68494504" w14:textId="77777777" w:rsidR="005D7027" w:rsidRPr="005D7027" w:rsidRDefault="005D7027" w:rsidP="005D7027">
      <w:pPr>
        <w:spacing w:line="360" w:lineRule="auto"/>
        <w:jc w:val="both"/>
        <w:rPr>
          <w:ins w:id="4259" w:author="Office" w:date="2025-10-26T17:54:00Z" w16du:dateUtc="2025-10-26T17:54:00Z"/>
          <w:rFonts w:ascii="Times New Roman" w:hAnsi="Times New Roman" w:cs="Times New Roman"/>
        </w:rPr>
      </w:pPr>
      <w:ins w:id="4260" w:author="Office" w:date="2025-10-26T17:54:00Z" w16du:dateUtc="2025-10-26T17:54:00Z">
        <w:r w:rsidRPr="005D7027">
          <w:rPr>
            <w:rFonts w:ascii="Times New Roman" w:hAnsi="Times New Roman" w:cs="Times New Roman"/>
          </w:rPr>
          <w:t xml:space="preserve">        print("\n1. CORRELATION WITH TARGET")</w:t>
        </w:r>
      </w:ins>
    </w:p>
    <w:p w14:paraId="5DE9AC3A" w14:textId="77777777" w:rsidR="005D7027" w:rsidRPr="005D7027" w:rsidRDefault="005D7027" w:rsidP="005D7027">
      <w:pPr>
        <w:spacing w:line="360" w:lineRule="auto"/>
        <w:jc w:val="both"/>
        <w:rPr>
          <w:ins w:id="4261" w:author="Office" w:date="2025-10-26T17:54:00Z" w16du:dateUtc="2025-10-26T17:54:00Z"/>
          <w:rFonts w:ascii="Times New Roman" w:hAnsi="Times New Roman" w:cs="Times New Roman"/>
        </w:rPr>
      </w:pPr>
      <w:ins w:id="4262" w:author="Office" w:date="2025-10-26T17:54:00Z" w16du:dateUtc="2025-10-26T17:54:00Z">
        <w:r w:rsidRPr="005D7027">
          <w:rPr>
            <w:rFonts w:ascii="Times New Roman" w:hAnsi="Times New Roman" w:cs="Times New Roman"/>
          </w:rPr>
          <w:t xml:space="preserve">        print("-" * 30)</w:t>
        </w:r>
      </w:ins>
    </w:p>
    <w:p w14:paraId="68811DFC" w14:textId="77777777" w:rsidR="005D7027" w:rsidRPr="005D7027" w:rsidRDefault="005D7027" w:rsidP="005D7027">
      <w:pPr>
        <w:spacing w:line="360" w:lineRule="auto"/>
        <w:jc w:val="both"/>
        <w:rPr>
          <w:ins w:id="4263" w:author="Office" w:date="2025-10-26T17:54:00Z" w16du:dateUtc="2025-10-26T17:54:00Z"/>
          <w:rFonts w:ascii="Times New Roman" w:hAnsi="Times New Roman" w:cs="Times New Roman"/>
        </w:rPr>
      </w:pPr>
    </w:p>
    <w:p w14:paraId="3C68427C" w14:textId="77777777" w:rsidR="005D7027" w:rsidRPr="005D7027" w:rsidRDefault="005D7027" w:rsidP="005D7027">
      <w:pPr>
        <w:spacing w:line="360" w:lineRule="auto"/>
        <w:jc w:val="both"/>
        <w:rPr>
          <w:ins w:id="4264" w:author="Office" w:date="2025-10-26T17:54:00Z" w16du:dateUtc="2025-10-26T17:54:00Z"/>
          <w:rFonts w:ascii="Times New Roman" w:hAnsi="Times New Roman" w:cs="Times New Roman"/>
        </w:rPr>
      </w:pPr>
      <w:ins w:id="4265" w:author="Office" w:date="2025-10-26T17:54:00Z" w16du:dateUtc="2025-10-26T17:54:00Z">
        <w:r w:rsidRPr="005D7027">
          <w:rPr>
            <w:rFonts w:ascii="Times New Roman" w:hAnsi="Times New Roman" w:cs="Times New Roman"/>
          </w:rPr>
          <w:t xml:space="preserve">        correlations = {}</w:t>
        </w:r>
      </w:ins>
    </w:p>
    <w:p w14:paraId="06CB6525" w14:textId="77777777" w:rsidR="005D7027" w:rsidRPr="005D7027" w:rsidRDefault="005D7027" w:rsidP="005D7027">
      <w:pPr>
        <w:spacing w:line="360" w:lineRule="auto"/>
        <w:jc w:val="both"/>
        <w:rPr>
          <w:ins w:id="4266" w:author="Office" w:date="2025-10-26T17:54:00Z" w16du:dateUtc="2025-10-26T17:54:00Z"/>
          <w:rFonts w:ascii="Times New Roman" w:hAnsi="Times New Roman" w:cs="Times New Roman"/>
        </w:rPr>
      </w:pPr>
      <w:ins w:id="4267" w:author="Office" w:date="2025-10-26T17:54:00Z" w16du:dateUtc="2025-10-26T17:54:00Z">
        <w:r w:rsidRPr="005D7027">
          <w:rPr>
            <w:rFonts w:ascii="Times New Roman" w:hAnsi="Times New Roman" w:cs="Times New Roman"/>
          </w:rPr>
          <w:lastRenderedPageBreak/>
          <w:t xml:space="preserve">        for col in X.columns:</w:t>
        </w:r>
      </w:ins>
    </w:p>
    <w:p w14:paraId="43F3E49A" w14:textId="77777777" w:rsidR="005D7027" w:rsidRPr="005D7027" w:rsidRDefault="005D7027" w:rsidP="005D7027">
      <w:pPr>
        <w:spacing w:line="360" w:lineRule="auto"/>
        <w:jc w:val="both"/>
        <w:rPr>
          <w:ins w:id="4268" w:author="Office" w:date="2025-10-26T17:54:00Z" w16du:dateUtc="2025-10-26T17:54:00Z"/>
          <w:rFonts w:ascii="Times New Roman" w:hAnsi="Times New Roman" w:cs="Times New Roman"/>
        </w:rPr>
      </w:pPr>
      <w:ins w:id="4269" w:author="Office" w:date="2025-10-26T17:54:00Z" w16du:dateUtc="2025-10-26T17:54:00Z">
        <w:r w:rsidRPr="005D7027">
          <w:rPr>
            <w:rFonts w:ascii="Times New Roman" w:hAnsi="Times New Roman" w:cs="Times New Roman"/>
          </w:rPr>
          <w:t xml:space="preserve">            try:</w:t>
        </w:r>
      </w:ins>
    </w:p>
    <w:p w14:paraId="7E95CF91" w14:textId="77777777" w:rsidR="005D7027" w:rsidRPr="005D7027" w:rsidRDefault="005D7027" w:rsidP="005D7027">
      <w:pPr>
        <w:spacing w:line="360" w:lineRule="auto"/>
        <w:jc w:val="both"/>
        <w:rPr>
          <w:ins w:id="4270" w:author="Office" w:date="2025-10-26T17:54:00Z" w16du:dateUtc="2025-10-26T17:54:00Z"/>
          <w:rFonts w:ascii="Times New Roman" w:hAnsi="Times New Roman" w:cs="Times New Roman"/>
        </w:rPr>
      </w:pPr>
      <w:ins w:id="4271" w:author="Office" w:date="2025-10-26T17:54:00Z" w16du:dateUtc="2025-10-26T17:54:00Z">
        <w:r w:rsidRPr="005D7027">
          <w:rPr>
            <w:rFonts w:ascii="Times New Roman" w:hAnsi="Times New Roman" w:cs="Times New Roman"/>
          </w:rPr>
          <w:t xml:space="preserve">                corr, _ = pearsonr(X[col], y)</w:t>
        </w:r>
      </w:ins>
    </w:p>
    <w:p w14:paraId="5448F5E5" w14:textId="77777777" w:rsidR="005D7027" w:rsidRPr="005D7027" w:rsidRDefault="005D7027" w:rsidP="005D7027">
      <w:pPr>
        <w:spacing w:line="360" w:lineRule="auto"/>
        <w:jc w:val="both"/>
        <w:rPr>
          <w:ins w:id="4272" w:author="Office" w:date="2025-10-26T17:54:00Z" w16du:dateUtc="2025-10-26T17:54:00Z"/>
          <w:rFonts w:ascii="Times New Roman" w:hAnsi="Times New Roman" w:cs="Times New Roman"/>
        </w:rPr>
      </w:pPr>
      <w:ins w:id="4273" w:author="Office" w:date="2025-10-26T17:54:00Z" w16du:dateUtc="2025-10-26T17:54:00Z">
        <w:r w:rsidRPr="005D7027">
          <w:rPr>
            <w:rFonts w:ascii="Times New Roman" w:hAnsi="Times New Roman" w:cs="Times New Roman"/>
          </w:rPr>
          <w:t xml:space="preserve">                correlations[col] = abs(corr)</w:t>
        </w:r>
      </w:ins>
    </w:p>
    <w:p w14:paraId="0E0E34BA" w14:textId="77777777" w:rsidR="005D7027" w:rsidRPr="005D7027" w:rsidRDefault="005D7027" w:rsidP="005D7027">
      <w:pPr>
        <w:spacing w:line="360" w:lineRule="auto"/>
        <w:jc w:val="both"/>
        <w:rPr>
          <w:ins w:id="4274" w:author="Office" w:date="2025-10-26T17:54:00Z" w16du:dateUtc="2025-10-26T17:54:00Z"/>
          <w:rFonts w:ascii="Times New Roman" w:hAnsi="Times New Roman" w:cs="Times New Roman"/>
        </w:rPr>
      </w:pPr>
      <w:ins w:id="4275" w:author="Office" w:date="2025-10-26T17:54:00Z" w16du:dateUtc="2025-10-26T17:54:00Z">
        <w:r w:rsidRPr="005D7027">
          <w:rPr>
            <w:rFonts w:ascii="Times New Roman" w:hAnsi="Times New Roman" w:cs="Times New Roman"/>
          </w:rPr>
          <w:t xml:space="preserve">            except:</w:t>
        </w:r>
      </w:ins>
    </w:p>
    <w:p w14:paraId="52097193" w14:textId="77777777" w:rsidR="005D7027" w:rsidRPr="005D7027" w:rsidRDefault="005D7027" w:rsidP="005D7027">
      <w:pPr>
        <w:spacing w:line="360" w:lineRule="auto"/>
        <w:jc w:val="both"/>
        <w:rPr>
          <w:ins w:id="4276" w:author="Office" w:date="2025-10-26T17:54:00Z" w16du:dateUtc="2025-10-26T17:54:00Z"/>
          <w:rFonts w:ascii="Times New Roman" w:hAnsi="Times New Roman" w:cs="Times New Roman"/>
        </w:rPr>
      </w:pPr>
      <w:ins w:id="4277" w:author="Office" w:date="2025-10-26T17:54:00Z" w16du:dateUtc="2025-10-26T17:54:00Z">
        <w:r w:rsidRPr="005D7027">
          <w:rPr>
            <w:rFonts w:ascii="Times New Roman" w:hAnsi="Times New Roman" w:cs="Times New Roman"/>
          </w:rPr>
          <w:t xml:space="preserve">                correlations[col] = 0</w:t>
        </w:r>
      </w:ins>
    </w:p>
    <w:p w14:paraId="4F570279" w14:textId="77777777" w:rsidR="005D7027" w:rsidRPr="005D7027" w:rsidRDefault="005D7027" w:rsidP="005D7027">
      <w:pPr>
        <w:spacing w:line="360" w:lineRule="auto"/>
        <w:jc w:val="both"/>
        <w:rPr>
          <w:ins w:id="4278" w:author="Office" w:date="2025-10-26T17:54:00Z" w16du:dateUtc="2025-10-26T17:54:00Z"/>
          <w:rFonts w:ascii="Times New Roman" w:hAnsi="Times New Roman" w:cs="Times New Roman"/>
        </w:rPr>
      </w:pPr>
    </w:p>
    <w:p w14:paraId="5806AF47" w14:textId="77777777" w:rsidR="005D7027" w:rsidRPr="005D7027" w:rsidRDefault="005D7027" w:rsidP="005D7027">
      <w:pPr>
        <w:spacing w:line="360" w:lineRule="auto"/>
        <w:jc w:val="both"/>
        <w:rPr>
          <w:ins w:id="4279" w:author="Office" w:date="2025-10-26T17:54:00Z" w16du:dateUtc="2025-10-26T17:54:00Z"/>
          <w:rFonts w:ascii="Times New Roman" w:hAnsi="Times New Roman" w:cs="Times New Roman"/>
        </w:rPr>
      </w:pPr>
      <w:ins w:id="4280" w:author="Office" w:date="2025-10-26T17:54:00Z" w16du:dateUtc="2025-10-26T17:54:00Z">
        <w:r w:rsidRPr="005D7027">
          <w:rPr>
            <w:rFonts w:ascii="Times New Roman" w:hAnsi="Times New Roman" w:cs="Times New Roman"/>
          </w:rPr>
          <w:t xml:space="preserve">        # Sort by absolute correlation</w:t>
        </w:r>
      </w:ins>
    </w:p>
    <w:p w14:paraId="137F1009" w14:textId="77777777" w:rsidR="005D7027" w:rsidRPr="005D7027" w:rsidRDefault="005D7027" w:rsidP="005D7027">
      <w:pPr>
        <w:spacing w:line="360" w:lineRule="auto"/>
        <w:jc w:val="both"/>
        <w:rPr>
          <w:ins w:id="4281" w:author="Office" w:date="2025-10-26T17:54:00Z" w16du:dateUtc="2025-10-26T17:54:00Z"/>
          <w:rFonts w:ascii="Times New Roman" w:hAnsi="Times New Roman" w:cs="Times New Roman"/>
        </w:rPr>
      </w:pPr>
      <w:ins w:id="4282" w:author="Office" w:date="2025-10-26T17:54:00Z" w16du:dateUtc="2025-10-26T17:54:00Z">
        <w:r w:rsidRPr="005D7027">
          <w:rPr>
            <w:rFonts w:ascii="Times New Roman" w:hAnsi="Times New Roman" w:cs="Times New Roman"/>
          </w:rPr>
          <w:t xml:space="preserve">        sorted_corr = sorted(correlations.items(), key=lambda x: x[1], reverse=True)</w:t>
        </w:r>
      </w:ins>
    </w:p>
    <w:p w14:paraId="0C96E990" w14:textId="77777777" w:rsidR="005D7027" w:rsidRPr="005D7027" w:rsidRDefault="005D7027" w:rsidP="005D7027">
      <w:pPr>
        <w:spacing w:line="360" w:lineRule="auto"/>
        <w:jc w:val="both"/>
        <w:rPr>
          <w:ins w:id="4283" w:author="Office" w:date="2025-10-26T17:54:00Z" w16du:dateUtc="2025-10-26T17:54:00Z"/>
          <w:rFonts w:ascii="Times New Roman" w:hAnsi="Times New Roman" w:cs="Times New Roman"/>
        </w:rPr>
      </w:pPr>
    </w:p>
    <w:p w14:paraId="148AE6F2" w14:textId="77777777" w:rsidR="005D7027" w:rsidRPr="005D7027" w:rsidRDefault="005D7027" w:rsidP="005D7027">
      <w:pPr>
        <w:spacing w:line="360" w:lineRule="auto"/>
        <w:jc w:val="both"/>
        <w:rPr>
          <w:ins w:id="4284" w:author="Office" w:date="2025-10-26T17:54:00Z" w16du:dateUtc="2025-10-26T17:54:00Z"/>
          <w:rFonts w:ascii="Times New Roman" w:hAnsi="Times New Roman" w:cs="Times New Roman"/>
        </w:rPr>
      </w:pPr>
      <w:ins w:id="4285" w:author="Office" w:date="2025-10-26T17:54:00Z" w16du:dateUtc="2025-10-26T17:54:00Z">
        <w:r w:rsidRPr="005D7027">
          <w:rPr>
            <w:rFonts w:ascii="Times New Roman" w:hAnsi="Times New Roman" w:cs="Times New Roman"/>
          </w:rPr>
          <w:t xml:space="preserve">        print("\nTop correlated features:")</w:t>
        </w:r>
      </w:ins>
    </w:p>
    <w:p w14:paraId="2FCA9D25" w14:textId="77777777" w:rsidR="005D7027" w:rsidRPr="005D7027" w:rsidRDefault="005D7027" w:rsidP="005D7027">
      <w:pPr>
        <w:spacing w:line="360" w:lineRule="auto"/>
        <w:jc w:val="both"/>
        <w:rPr>
          <w:ins w:id="4286" w:author="Office" w:date="2025-10-26T17:54:00Z" w16du:dateUtc="2025-10-26T17:54:00Z"/>
          <w:rFonts w:ascii="Times New Roman" w:hAnsi="Times New Roman" w:cs="Times New Roman"/>
        </w:rPr>
      </w:pPr>
      <w:ins w:id="4287" w:author="Office" w:date="2025-10-26T17:54:00Z" w16du:dateUtc="2025-10-26T17:54:00Z">
        <w:r w:rsidRPr="005D7027">
          <w:rPr>
            <w:rFonts w:ascii="Times New Roman" w:hAnsi="Times New Roman" w:cs="Times New Roman"/>
          </w:rPr>
          <w:t xml:space="preserve">        for feature, corr in sorted_corr[:5]:</w:t>
        </w:r>
      </w:ins>
    </w:p>
    <w:p w14:paraId="0AFB5602" w14:textId="77777777" w:rsidR="005D7027" w:rsidRPr="005D7027" w:rsidRDefault="005D7027" w:rsidP="005D7027">
      <w:pPr>
        <w:spacing w:line="360" w:lineRule="auto"/>
        <w:jc w:val="both"/>
        <w:rPr>
          <w:ins w:id="4288" w:author="Office" w:date="2025-10-26T17:54:00Z" w16du:dateUtc="2025-10-26T17:54:00Z"/>
          <w:rFonts w:ascii="Times New Roman" w:hAnsi="Times New Roman" w:cs="Times New Roman"/>
        </w:rPr>
      </w:pPr>
      <w:ins w:id="4289" w:author="Office" w:date="2025-10-26T17:54:00Z" w16du:dateUtc="2025-10-26T17:54:00Z">
        <w:r w:rsidRPr="005D7027">
          <w:rPr>
            <w:rFonts w:ascii="Times New Roman" w:hAnsi="Times New Roman" w:cs="Times New Roman"/>
          </w:rPr>
          <w:t xml:space="preserve">            print(f"  {feature}: {corr:.3f}")</w:t>
        </w:r>
      </w:ins>
    </w:p>
    <w:p w14:paraId="671F3BBA" w14:textId="77777777" w:rsidR="005D7027" w:rsidRPr="005D7027" w:rsidRDefault="005D7027" w:rsidP="005D7027">
      <w:pPr>
        <w:spacing w:line="360" w:lineRule="auto"/>
        <w:jc w:val="both"/>
        <w:rPr>
          <w:ins w:id="4290" w:author="Office" w:date="2025-10-26T17:54:00Z" w16du:dateUtc="2025-10-26T17:54:00Z"/>
          <w:rFonts w:ascii="Times New Roman" w:hAnsi="Times New Roman" w:cs="Times New Roman"/>
        </w:rPr>
      </w:pPr>
    </w:p>
    <w:p w14:paraId="344346D5" w14:textId="77777777" w:rsidR="005D7027" w:rsidRPr="005D7027" w:rsidRDefault="005D7027" w:rsidP="005D7027">
      <w:pPr>
        <w:spacing w:line="360" w:lineRule="auto"/>
        <w:jc w:val="both"/>
        <w:rPr>
          <w:ins w:id="4291" w:author="Office" w:date="2025-10-26T17:54:00Z" w16du:dateUtc="2025-10-26T17:54:00Z"/>
          <w:rFonts w:ascii="Times New Roman" w:hAnsi="Times New Roman" w:cs="Times New Roman"/>
        </w:rPr>
      </w:pPr>
      <w:ins w:id="4292" w:author="Office" w:date="2025-10-26T17:54:00Z" w16du:dateUtc="2025-10-26T17:54:00Z">
        <w:r w:rsidRPr="005D7027">
          <w:rPr>
            <w:rFonts w:ascii="Times New Roman" w:hAnsi="Times New Roman" w:cs="Times New Roman"/>
          </w:rPr>
          <w:t xml:space="preserve">        self.correlation_results = sorted_corr</w:t>
        </w:r>
      </w:ins>
    </w:p>
    <w:p w14:paraId="14012150" w14:textId="77777777" w:rsidR="005D7027" w:rsidRPr="005D7027" w:rsidRDefault="005D7027" w:rsidP="005D7027">
      <w:pPr>
        <w:spacing w:line="360" w:lineRule="auto"/>
        <w:jc w:val="both"/>
        <w:rPr>
          <w:ins w:id="4293" w:author="Office" w:date="2025-10-26T17:54:00Z" w16du:dateUtc="2025-10-26T17:54:00Z"/>
          <w:rFonts w:ascii="Times New Roman" w:hAnsi="Times New Roman" w:cs="Times New Roman"/>
        </w:rPr>
      </w:pPr>
    </w:p>
    <w:p w14:paraId="0A67BBEE" w14:textId="77777777" w:rsidR="005D7027" w:rsidRPr="005D7027" w:rsidRDefault="005D7027" w:rsidP="005D7027">
      <w:pPr>
        <w:spacing w:line="360" w:lineRule="auto"/>
        <w:jc w:val="both"/>
        <w:rPr>
          <w:ins w:id="4294" w:author="Office" w:date="2025-10-26T17:54:00Z" w16du:dateUtc="2025-10-26T17:54:00Z"/>
          <w:rFonts w:ascii="Times New Roman" w:hAnsi="Times New Roman" w:cs="Times New Roman"/>
        </w:rPr>
      </w:pPr>
      <w:ins w:id="4295" w:author="Office" w:date="2025-10-26T17:54:00Z" w16du:dateUtc="2025-10-26T17:54:00Z">
        <w:r w:rsidRPr="005D7027">
          <w:rPr>
            <w:rFonts w:ascii="Times New Roman" w:hAnsi="Times New Roman" w:cs="Times New Roman"/>
          </w:rPr>
          <w:t xml:space="preserve">    def _mutual_information_analysis(self, X, y):</w:t>
        </w:r>
      </w:ins>
    </w:p>
    <w:p w14:paraId="48A13FF9" w14:textId="77777777" w:rsidR="005D7027" w:rsidRPr="005D7027" w:rsidRDefault="005D7027" w:rsidP="005D7027">
      <w:pPr>
        <w:spacing w:line="360" w:lineRule="auto"/>
        <w:jc w:val="both"/>
        <w:rPr>
          <w:ins w:id="4296" w:author="Office" w:date="2025-10-26T17:54:00Z" w16du:dateUtc="2025-10-26T17:54:00Z"/>
          <w:rFonts w:ascii="Times New Roman" w:hAnsi="Times New Roman" w:cs="Times New Roman"/>
        </w:rPr>
      </w:pPr>
      <w:ins w:id="4297" w:author="Office" w:date="2025-10-26T17:54:00Z" w16du:dateUtc="2025-10-26T17:54:00Z">
        <w:r w:rsidRPr="005D7027">
          <w:rPr>
            <w:rFonts w:ascii="Times New Roman" w:hAnsi="Times New Roman" w:cs="Times New Roman"/>
          </w:rPr>
          <w:t xml:space="preserve">        """Perform mutual information analysis"""</w:t>
        </w:r>
      </w:ins>
    </w:p>
    <w:p w14:paraId="6D201B3B" w14:textId="77777777" w:rsidR="005D7027" w:rsidRPr="005D7027" w:rsidRDefault="005D7027" w:rsidP="005D7027">
      <w:pPr>
        <w:spacing w:line="360" w:lineRule="auto"/>
        <w:jc w:val="both"/>
        <w:rPr>
          <w:ins w:id="4298" w:author="Office" w:date="2025-10-26T17:54:00Z" w16du:dateUtc="2025-10-26T17:54:00Z"/>
          <w:rFonts w:ascii="Times New Roman" w:hAnsi="Times New Roman" w:cs="Times New Roman"/>
        </w:rPr>
      </w:pPr>
    </w:p>
    <w:p w14:paraId="03C1963B" w14:textId="77777777" w:rsidR="005D7027" w:rsidRPr="005D7027" w:rsidRDefault="005D7027" w:rsidP="005D7027">
      <w:pPr>
        <w:spacing w:line="360" w:lineRule="auto"/>
        <w:jc w:val="both"/>
        <w:rPr>
          <w:ins w:id="4299" w:author="Office" w:date="2025-10-26T17:54:00Z" w16du:dateUtc="2025-10-26T17:54:00Z"/>
          <w:rFonts w:ascii="Times New Roman" w:hAnsi="Times New Roman" w:cs="Times New Roman"/>
        </w:rPr>
      </w:pPr>
      <w:ins w:id="4300" w:author="Office" w:date="2025-10-26T17:54:00Z" w16du:dateUtc="2025-10-26T17:54:00Z">
        <w:r w:rsidRPr="005D7027">
          <w:rPr>
            <w:rFonts w:ascii="Times New Roman" w:hAnsi="Times New Roman" w:cs="Times New Roman"/>
          </w:rPr>
          <w:t xml:space="preserve">        print("\n2. MUTUAL INFORMATION SCORES")</w:t>
        </w:r>
      </w:ins>
    </w:p>
    <w:p w14:paraId="34AD0936" w14:textId="77777777" w:rsidR="005D7027" w:rsidRPr="005D7027" w:rsidRDefault="005D7027" w:rsidP="005D7027">
      <w:pPr>
        <w:spacing w:line="360" w:lineRule="auto"/>
        <w:jc w:val="both"/>
        <w:rPr>
          <w:ins w:id="4301" w:author="Office" w:date="2025-10-26T17:54:00Z" w16du:dateUtc="2025-10-26T17:54:00Z"/>
          <w:rFonts w:ascii="Times New Roman" w:hAnsi="Times New Roman" w:cs="Times New Roman"/>
        </w:rPr>
      </w:pPr>
      <w:ins w:id="4302" w:author="Office" w:date="2025-10-26T17:54:00Z" w16du:dateUtc="2025-10-26T17:54:00Z">
        <w:r w:rsidRPr="005D7027">
          <w:rPr>
            <w:rFonts w:ascii="Times New Roman" w:hAnsi="Times New Roman" w:cs="Times New Roman"/>
          </w:rPr>
          <w:t xml:space="preserve">        print("-" * 32)</w:t>
        </w:r>
      </w:ins>
    </w:p>
    <w:p w14:paraId="6D4723CC" w14:textId="77777777" w:rsidR="005D7027" w:rsidRPr="005D7027" w:rsidRDefault="005D7027" w:rsidP="005D7027">
      <w:pPr>
        <w:spacing w:line="360" w:lineRule="auto"/>
        <w:jc w:val="both"/>
        <w:rPr>
          <w:ins w:id="4303" w:author="Office" w:date="2025-10-26T17:54:00Z" w16du:dateUtc="2025-10-26T17:54:00Z"/>
          <w:rFonts w:ascii="Times New Roman" w:hAnsi="Times New Roman" w:cs="Times New Roman"/>
        </w:rPr>
      </w:pPr>
    </w:p>
    <w:p w14:paraId="5D353860" w14:textId="77777777" w:rsidR="005D7027" w:rsidRPr="005D7027" w:rsidRDefault="005D7027" w:rsidP="005D7027">
      <w:pPr>
        <w:spacing w:line="360" w:lineRule="auto"/>
        <w:jc w:val="both"/>
        <w:rPr>
          <w:ins w:id="4304" w:author="Office" w:date="2025-10-26T17:54:00Z" w16du:dateUtc="2025-10-26T17:54:00Z"/>
          <w:rFonts w:ascii="Times New Roman" w:hAnsi="Times New Roman" w:cs="Times New Roman"/>
        </w:rPr>
      </w:pPr>
      <w:ins w:id="4305" w:author="Office" w:date="2025-10-26T17:54:00Z" w16du:dateUtc="2025-10-26T17:54:00Z">
        <w:r w:rsidRPr="005D7027">
          <w:rPr>
            <w:rFonts w:ascii="Times New Roman" w:hAnsi="Times New Roman" w:cs="Times New Roman"/>
          </w:rPr>
          <w:t xml:space="preserve">        try:</w:t>
        </w:r>
      </w:ins>
    </w:p>
    <w:p w14:paraId="5DC0B109" w14:textId="77777777" w:rsidR="005D7027" w:rsidRPr="005D7027" w:rsidRDefault="005D7027" w:rsidP="005D7027">
      <w:pPr>
        <w:spacing w:line="360" w:lineRule="auto"/>
        <w:jc w:val="both"/>
        <w:rPr>
          <w:ins w:id="4306" w:author="Office" w:date="2025-10-26T17:54:00Z" w16du:dateUtc="2025-10-26T17:54:00Z"/>
          <w:rFonts w:ascii="Times New Roman" w:hAnsi="Times New Roman" w:cs="Times New Roman"/>
        </w:rPr>
      </w:pPr>
      <w:ins w:id="4307" w:author="Office" w:date="2025-10-26T17:54:00Z" w16du:dateUtc="2025-10-26T17:54:00Z">
        <w:r w:rsidRPr="005D7027">
          <w:rPr>
            <w:rFonts w:ascii="Times New Roman" w:hAnsi="Times New Roman" w:cs="Times New Roman"/>
          </w:rPr>
          <w:t xml:space="preserve">            mi_scores = mutual_info_regression(X, y, random_state=42)</w:t>
        </w:r>
      </w:ins>
    </w:p>
    <w:p w14:paraId="44549144" w14:textId="77777777" w:rsidR="005D7027" w:rsidRPr="005D7027" w:rsidRDefault="005D7027" w:rsidP="005D7027">
      <w:pPr>
        <w:spacing w:line="360" w:lineRule="auto"/>
        <w:jc w:val="both"/>
        <w:rPr>
          <w:ins w:id="4308" w:author="Office" w:date="2025-10-26T17:54:00Z" w16du:dateUtc="2025-10-26T17:54:00Z"/>
          <w:rFonts w:ascii="Times New Roman" w:hAnsi="Times New Roman" w:cs="Times New Roman"/>
        </w:rPr>
      </w:pPr>
    </w:p>
    <w:p w14:paraId="7B55C63A" w14:textId="77777777" w:rsidR="005D7027" w:rsidRPr="005D7027" w:rsidRDefault="005D7027" w:rsidP="005D7027">
      <w:pPr>
        <w:spacing w:line="360" w:lineRule="auto"/>
        <w:jc w:val="both"/>
        <w:rPr>
          <w:ins w:id="4309" w:author="Office" w:date="2025-10-26T17:54:00Z" w16du:dateUtc="2025-10-26T17:54:00Z"/>
          <w:rFonts w:ascii="Times New Roman" w:hAnsi="Times New Roman" w:cs="Times New Roman"/>
        </w:rPr>
      </w:pPr>
      <w:ins w:id="4310" w:author="Office" w:date="2025-10-26T17:54:00Z" w16du:dateUtc="2025-10-26T17:54:00Z">
        <w:r w:rsidRPr="005D7027">
          <w:rPr>
            <w:rFonts w:ascii="Times New Roman" w:hAnsi="Times New Roman" w:cs="Times New Roman"/>
          </w:rPr>
          <w:t xml:space="preserve">            mi_results = list(zip(X.columns, mi_scores))</w:t>
        </w:r>
      </w:ins>
    </w:p>
    <w:p w14:paraId="24A287D2" w14:textId="77777777" w:rsidR="005D7027" w:rsidRPr="005D7027" w:rsidRDefault="005D7027" w:rsidP="005D7027">
      <w:pPr>
        <w:spacing w:line="360" w:lineRule="auto"/>
        <w:jc w:val="both"/>
        <w:rPr>
          <w:ins w:id="4311" w:author="Office" w:date="2025-10-26T17:54:00Z" w16du:dateUtc="2025-10-26T17:54:00Z"/>
          <w:rFonts w:ascii="Times New Roman" w:hAnsi="Times New Roman" w:cs="Times New Roman"/>
        </w:rPr>
      </w:pPr>
      <w:ins w:id="4312" w:author="Office" w:date="2025-10-26T17:54:00Z" w16du:dateUtc="2025-10-26T17:54:00Z">
        <w:r w:rsidRPr="005D7027">
          <w:rPr>
            <w:rFonts w:ascii="Times New Roman" w:hAnsi="Times New Roman" w:cs="Times New Roman"/>
          </w:rPr>
          <w:t xml:space="preserve">            mi_results.sort(key=lambda x: x[1], reverse=True)</w:t>
        </w:r>
      </w:ins>
    </w:p>
    <w:p w14:paraId="0A415ABC" w14:textId="77777777" w:rsidR="005D7027" w:rsidRPr="005D7027" w:rsidRDefault="005D7027" w:rsidP="005D7027">
      <w:pPr>
        <w:spacing w:line="360" w:lineRule="auto"/>
        <w:jc w:val="both"/>
        <w:rPr>
          <w:ins w:id="4313" w:author="Office" w:date="2025-10-26T17:54:00Z" w16du:dateUtc="2025-10-26T17:54:00Z"/>
          <w:rFonts w:ascii="Times New Roman" w:hAnsi="Times New Roman" w:cs="Times New Roman"/>
        </w:rPr>
      </w:pPr>
    </w:p>
    <w:p w14:paraId="084290CD" w14:textId="77777777" w:rsidR="005D7027" w:rsidRPr="005D7027" w:rsidRDefault="005D7027" w:rsidP="005D7027">
      <w:pPr>
        <w:spacing w:line="360" w:lineRule="auto"/>
        <w:jc w:val="both"/>
        <w:rPr>
          <w:ins w:id="4314" w:author="Office" w:date="2025-10-26T17:54:00Z" w16du:dateUtc="2025-10-26T17:54:00Z"/>
          <w:rFonts w:ascii="Times New Roman" w:hAnsi="Times New Roman" w:cs="Times New Roman"/>
        </w:rPr>
      </w:pPr>
      <w:ins w:id="4315" w:author="Office" w:date="2025-10-26T17:54:00Z" w16du:dateUtc="2025-10-26T17:54:00Z">
        <w:r w:rsidRPr="005D7027">
          <w:rPr>
            <w:rFonts w:ascii="Times New Roman" w:hAnsi="Times New Roman" w:cs="Times New Roman"/>
          </w:rPr>
          <w:t xml:space="preserve">            print("\nMutual information scores:")</w:t>
        </w:r>
      </w:ins>
    </w:p>
    <w:p w14:paraId="7CB9CC48" w14:textId="77777777" w:rsidR="005D7027" w:rsidRPr="005D7027" w:rsidRDefault="005D7027" w:rsidP="005D7027">
      <w:pPr>
        <w:spacing w:line="360" w:lineRule="auto"/>
        <w:jc w:val="both"/>
        <w:rPr>
          <w:ins w:id="4316" w:author="Office" w:date="2025-10-26T17:54:00Z" w16du:dateUtc="2025-10-26T17:54:00Z"/>
          <w:rFonts w:ascii="Times New Roman" w:hAnsi="Times New Roman" w:cs="Times New Roman"/>
        </w:rPr>
      </w:pPr>
      <w:ins w:id="4317" w:author="Office" w:date="2025-10-26T17:54:00Z" w16du:dateUtc="2025-10-26T17:54:00Z">
        <w:r w:rsidRPr="005D7027">
          <w:rPr>
            <w:rFonts w:ascii="Times New Roman" w:hAnsi="Times New Roman" w:cs="Times New Roman"/>
          </w:rPr>
          <w:t xml:space="preserve">            for feature, score in mi_results[:10]:</w:t>
        </w:r>
      </w:ins>
    </w:p>
    <w:p w14:paraId="7EDECEC1" w14:textId="77777777" w:rsidR="005D7027" w:rsidRPr="005D7027" w:rsidRDefault="005D7027" w:rsidP="005D7027">
      <w:pPr>
        <w:spacing w:line="360" w:lineRule="auto"/>
        <w:jc w:val="both"/>
        <w:rPr>
          <w:ins w:id="4318" w:author="Office" w:date="2025-10-26T17:54:00Z" w16du:dateUtc="2025-10-26T17:54:00Z"/>
          <w:rFonts w:ascii="Times New Roman" w:hAnsi="Times New Roman" w:cs="Times New Roman"/>
        </w:rPr>
      </w:pPr>
      <w:ins w:id="4319" w:author="Office" w:date="2025-10-26T17:54:00Z" w16du:dateUtc="2025-10-26T17:54:00Z">
        <w:r w:rsidRPr="005D7027">
          <w:rPr>
            <w:rFonts w:ascii="Times New Roman" w:hAnsi="Times New Roman" w:cs="Times New Roman"/>
          </w:rPr>
          <w:t xml:space="preserve">                print(f"  {feature}: {score:.4f}")</w:t>
        </w:r>
      </w:ins>
    </w:p>
    <w:p w14:paraId="44AEB1D5" w14:textId="77777777" w:rsidR="005D7027" w:rsidRPr="005D7027" w:rsidRDefault="005D7027" w:rsidP="005D7027">
      <w:pPr>
        <w:spacing w:line="360" w:lineRule="auto"/>
        <w:jc w:val="both"/>
        <w:rPr>
          <w:ins w:id="4320" w:author="Office" w:date="2025-10-26T17:54:00Z" w16du:dateUtc="2025-10-26T17:54:00Z"/>
          <w:rFonts w:ascii="Times New Roman" w:hAnsi="Times New Roman" w:cs="Times New Roman"/>
        </w:rPr>
      </w:pPr>
    </w:p>
    <w:p w14:paraId="7CE90B9F" w14:textId="77777777" w:rsidR="005D7027" w:rsidRPr="005D7027" w:rsidRDefault="005D7027" w:rsidP="005D7027">
      <w:pPr>
        <w:spacing w:line="360" w:lineRule="auto"/>
        <w:jc w:val="both"/>
        <w:rPr>
          <w:ins w:id="4321" w:author="Office" w:date="2025-10-26T17:54:00Z" w16du:dateUtc="2025-10-26T17:54:00Z"/>
          <w:rFonts w:ascii="Times New Roman" w:hAnsi="Times New Roman" w:cs="Times New Roman"/>
        </w:rPr>
      </w:pPr>
      <w:ins w:id="4322" w:author="Office" w:date="2025-10-26T17:54:00Z" w16du:dateUtc="2025-10-26T17:54:00Z">
        <w:r w:rsidRPr="005D7027">
          <w:rPr>
            <w:rFonts w:ascii="Times New Roman" w:hAnsi="Times New Roman" w:cs="Times New Roman"/>
          </w:rPr>
          <w:t xml:space="preserve">            self.mi_results = mi_results</w:t>
        </w:r>
      </w:ins>
    </w:p>
    <w:p w14:paraId="136FCB66" w14:textId="77777777" w:rsidR="005D7027" w:rsidRPr="005D7027" w:rsidRDefault="005D7027" w:rsidP="005D7027">
      <w:pPr>
        <w:spacing w:line="360" w:lineRule="auto"/>
        <w:jc w:val="both"/>
        <w:rPr>
          <w:ins w:id="4323" w:author="Office" w:date="2025-10-26T17:54:00Z" w16du:dateUtc="2025-10-26T17:54:00Z"/>
          <w:rFonts w:ascii="Times New Roman" w:hAnsi="Times New Roman" w:cs="Times New Roman"/>
        </w:rPr>
      </w:pPr>
    </w:p>
    <w:p w14:paraId="42DACC9D" w14:textId="77777777" w:rsidR="005D7027" w:rsidRPr="005D7027" w:rsidRDefault="005D7027" w:rsidP="005D7027">
      <w:pPr>
        <w:spacing w:line="360" w:lineRule="auto"/>
        <w:jc w:val="both"/>
        <w:rPr>
          <w:ins w:id="4324" w:author="Office" w:date="2025-10-26T17:54:00Z" w16du:dateUtc="2025-10-26T17:54:00Z"/>
          <w:rFonts w:ascii="Times New Roman" w:hAnsi="Times New Roman" w:cs="Times New Roman"/>
        </w:rPr>
      </w:pPr>
      <w:ins w:id="4325" w:author="Office" w:date="2025-10-26T17:54:00Z" w16du:dateUtc="2025-10-26T17:54:00Z">
        <w:r w:rsidRPr="005D7027">
          <w:rPr>
            <w:rFonts w:ascii="Times New Roman" w:hAnsi="Times New Roman" w:cs="Times New Roman"/>
          </w:rPr>
          <w:t xml:space="preserve">        except Exception as e:</w:t>
        </w:r>
      </w:ins>
    </w:p>
    <w:p w14:paraId="5EE88497" w14:textId="77777777" w:rsidR="005D7027" w:rsidRPr="005D7027" w:rsidRDefault="005D7027" w:rsidP="005D7027">
      <w:pPr>
        <w:spacing w:line="360" w:lineRule="auto"/>
        <w:jc w:val="both"/>
        <w:rPr>
          <w:ins w:id="4326" w:author="Office" w:date="2025-10-26T17:54:00Z" w16du:dateUtc="2025-10-26T17:54:00Z"/>
          <w:rFonts w:ascii="Times New Roman" w:hAnsi="Times New Roman" w:cs="Times New Roman"/>
        </w:rPr>
      </w:pPr>
      <w:ins w:id="4327" w:author="Office" w:date="2025-10-26T17:54:00Z" w16du:dateUtc="2025-10-26T17:54:00Z">
        <w:r w:rsidRPr="005D7027">
          <w:rPr>
            <w:rFonts w:ascii="Times New Roman" w:hAnsi="Times New Roman" w:cs="Times New Roman"/>
          </w:rPr>
          <w:t xml:space="preserve">            print(f"Mutual information analysis failed: {e}")</w:t>
        </w:r>
      </w:ins>
    </w:p>
    <w:p w14:paraId="193381BB" w14:textId="77777777" w:rsidR="005D7027" w:rsidRPr="005D7027" w:rsidRDefault="005D7027" w:rsidP="005D7027">
      <w:pPr>
        <w:spacing w:line="360" w:lineRule="auto"/>
        <w:jc w:val="both"/>
        <w:rPr>
          <w:ins w:id="4328" w:author="Office" w:date="2025-10-26T17:54:00Z" w16du:dateUtc="2025-10-26T17:54:00Z"/>
          <w:rFonts w:ascii="Times New Roman" w:hAnsi="Times New Roman" w:cs="Times New Roman"/>
        </w:rPr>
      </w:pPr>
      <w:ins w:id="4329" w:author="Office" w:date="2025-10-26T17:54:00Z" w16du:dateUtc="2025-10-26T17:54:00Z">
        <w:r w:rsidRPr="005D7027">
          <w:rPr>
            <w:rFonts w:ascii="Times New Roman" w:hAnsi="Times New Roman" w:cs="Times New Roman"/>
          </w:rPr>
          <w:t xml:space="preserve">            self.mi_results = []</w:t>
        </w:r>
      </w:ins>
    </w:p>
    <w:p w14:paraId="6804937C" w14:textId="77777777" w:rsidR="005D7027" w:rsidRPr="005D7027" w:rsidRDefault="005D7027" w:rsidP="005D7027">
      <w:pPr>
        <w:spacing w:line="360" w:lineRule="auto"/>
        <w:jc w:val="both"/>
        <w:rPr>
          <w:ins w:id="4330" w:author="Office" w:date="2025-10-26T17:54:00Z" w16du:dateUtc="2025-10-26T17:54:00Z"/>
          <w:rFonts w:ascii="Times New Roman" w:hAnsi="Times New Roman" w:cs="Times New Roman"/>
        </w:rPr>
      </w:pPr>
    </w:p>
    <w:p w14:paraId="129AF0DD" w14:textId="77777777" w:rsidR="005D7027" w:rsidRPr="005D7027" w:rsidRDefault="005D7027" w:rsidP="005D7027">
      <w:pPr>
        <w:spacing w:line="360" w:lineRule="auto"/>
        <w:jc w:val="both"/>
        <w:rPr>
          <w:ins w:id="4331" w:author="Office" w:date="2025-10-26T17:54:00Z" w16du:dateUtc="2025-10-26T17:54:00Z"/>
          <w:rFonts w:ascii="Times New Roman" w:hAnsi="Times New Roman" w:cs="Times New Roman"/>
        </w:rPr>
      </w:pPr>
      <w:ins w:id="4332" w:author="Office" w:date="2025-10-26T17:54:00Z" w16du:dateUtc="2025-10-26T17:54:00Z">
        <w:r w:rsidRPr="005D7027">
          <w:rPr>
            <w:rFonts w:ascii="Times New Roman" w:hAnsi="Times New Roman" w:cs="Times New Roman"/>
          </w:rPr>
          <w:t xml:space="preserve">    def _rfe_analysis(self, X, y):</w:t>
        </w:r>
      </w:ins>
    </w:p>
    <w:p w14:paraId="5D170894" w14:textId="77777777" w:rsidR="005D7027" w:rsidRPr="005D7027" w:rsidRDefault="005D7027" w:rsidP="005D7027">
      <w:pPr>
        <w:spacing w:line="360" w:lineRule="auto"/>
        <w:jc w:val="both"/>
        <w:rPr>
          <w:ins w:id="4333" w:author="Office" w:date="2025-10-26T17:54:00Z" w16du:dateUtc="2025-10-26T17:54:00Z"/>
          <w:rFonts w:ascii="Times New Roman" w:hAnsi="Times New Roman" w:cs="Times New Roman"/>
        </w:rPr>
      </w:pPr>
      <w:ins w:id="4334" w:author="Office" w:date="2025-10-26T17:54:00Z" w16du:dateUtc="2025-10-26T17:54:00Z">
        <w:r w:rsidRPr="005D7027">
          <w:rPr>
            <w:rFonts w:ascii="Times New Roman" w:hAnsi="Times New Roman" w:cs="Times New Roman"/>
          </w:rPr>
          <w:t xml:space="preserve">        """Perform recursive feature elimination"""</w:t>
        </w:r>
      </w:ins>
    </w:p>
    <w:p w14:paraId="57B0FBBE" w14:textId="77777777" w:rsidR="005D7027" w:rsidRPr="005D7027" w:rsidRDefault="005D7027" w:rsidP="005D7027">
      <w:pPr>
        <w:spacing w:line="360" w:lineRule="auto"/>
        <w:jc w:val="both"/>
        <w:rPr>
          <w:ins w:id="4335" w:author="Office" w:date="2025-10-26T17:54:00Z" w16du:dateUtc="2025-10-26T17:54:00Z"/>
          <w:rFonts w:ascii="Times New Roman" w:hAnsi="Times New Roman" w:cs="Times New Roman"/>
        </w:rPr>
      </w:pPr>
    </w:p>
    <w:p w14:paraId="3BB68A08" w14:textId="77777777" w:rsidR="005D7027" w:rsidRPr="005D7027" w:rsidRDefault="005D7027" w:rsidP="005D7027">
      <w:pPr>
        <w:spacing w:line="360" w:lineRule="auto"/>
        <w:jc w:val="both"/>
        <w:rPr>
          <w:ins w:id="4336" w:author="Office" w:date="2025-10-26T17:54:00Z" w16du:dateUtc="2025-10-26T17:54:00Z"/>
          <w:rFonts w:ascii="Times New Roman" w:hAnsi="Times New Roman" w:cs="Times New Roman"/>
        </w:rPr>
      </w:pPr>
      <w:ins w:id="4337" w:author="Office" w:date="2025-10-26T17:54:00Z" w16du:dateUtc="2025-10-26T17:54:00Z">
        <w:r w:rsidRPr="005D7027">
          <w:rPr>
            <w:rFonts w:ascii="Times New Roman" w:hAnsi="Times New Roman" w:cs="Times New Roman"/>
          </w:rPr>
          <w:t xml:space="preserve">        print("\n3. RECURSIVE FEATURE ELIMINATION")</w:t>
        </w:r>
      </w:ins>
    </w:p>
    <w:p w14:paraId="64DA1EDC" w14:textId="77777777" w:rsidR="005D7027" w:rsidRPr="005D7027" w:rsidRDefault="005D7027" w:rsidP="005D7027">
      <w:pPr>
        <w:spacing w:line="360" w:lineRule="auto"/>
        <w:jc w:val="both"/>
        <w:rPr>
          <w:ins w:id="4338" w:author="Office" w:date="2025-10-26T17:54:00Z" w16du:dateUtc="2025-10-26T17:54:00Z"/>
          <w:rFonts w:ascii="Times New Roman" w:hAnsi="Times New Roman" w:cs="Times New Roman"/>
        </w:rPr>
      </w:pPr>
      <w:ins w:id="4339" w:author="Office" w:date="2025-10-26T17:54:00Z" w16du:dateUtc="2025-10-26T17:54:00Z">
        <w:r w:rsidRPr="005D7027">
          <w:rPr>
            <w:rFonts w:ascii="Times New Roman" w:hAnsi="Times New Roman" w:cs="Times New Roman"/>
          </w:rPr>
          <w:lastRenderedPageBreak/>
          <w:t xml:space="preserve">        print("-" * 35)</w:t>
        </w:r>
      </w:ins>
    </w:p>
    <w:p w14:paraId="1EDEC27A" w14:textId="77777777" w:rsidR="005D7027" w:rsidRPr="005D7027" w:rsidRDefault="005D7027" w:rsidP="005D7027">
      <w:pPr>
        <w:spacing w:line="360" w:lineRule="auto"/>
        <w:jc w:val="both"/>
        <w:rPr>
          <w:ins w:id="4340" w:author="Office" w:date="2025-10-26T17:54:00Z" w16du:dateUtc="2025-10-26T17:54:00Z"/>
          <w:rFonts w:ascii="Times New Roman" w:hAnsi="Times New Roman" w:cs="Times New Roman"/>
        </w:rPr>
      </w:pPr>
    </w:p>
    <w:p w14:paraId="62D79304" w14:textId="77777777" w:rsidR="005D7027" w:rsidRPr="005D7027" w:rsidRDefault="005D7027" w:rsidP="005D7027">
      <w:pPr>
        <w:spacing w:line="360" w:lineRule="auto"/>
        <w:jc w:val="both"/>
        <w:rPr>
          <w:ins w:id="4341" w:author="Office" w:date="2025-10-26T17:54:00Z" w16du:dateUtc="2025-10-26T17:54:00Z"/>
          <w:rFonts w:ascii="Times New Roman" w:hAnsi="Times New Roman" w:cs="Times New Roman"/>
        </w:rPr>
      </w:pPr>
      <w:ins w:id="4342" w:author="Office" w:date="2025-10-26T17:54:00Z" w16du:dateUtc="2025-10-26T17:54:00Z">
        <w:r w:rsidRPr="005D7027">
          <w:rPr>
            <w:rFonts w:ascii="Times New Roman" w:hAnsi="Times New Roman" w:cs="Times New Roman"/>
          </w:rPr>
          <w:t xml:space="preserve">        try:</w:t>
        </w:r>
      </w:ins>
    </w:p>
    <w:p w14:paraId="032FF259" w14:textId="77777777" w:rsidR="005D7027" w:rsidRPr="005D7027" w:rsidRDefault="005D7027" w:rsidP="005D7027">
      <w:pPr>
        <w:spacing w:line="360" w:lineRule="auto"/>
        <w:jc w:val="both"/>
        <w:rPr>
          <w:ins w:id="4343" w:author="Office" w:date="2025-10-26T17:54:00Z" w16du:dateUtc="2025-10-26T17:54:00Z"/>
          <w:rFonts w:ascii="Times New Roman" w:hAnsi="Times New Roman" w:cs="Times New Roman"/>
        </w:rPr>
      </w:pPr>
      <w:ins w:id="4344" w:author="Office" w:date="2025-10-26T17:54:00Z" w16du:dateUtc="2025-10-26T17:54:00Z">
        <w:r w:rsidRPr="005D7027">
          <w:rPr>
            <w:rFonts w:ascii="Times New Roman" w:hAnsi="Times New Roman" w:cs="Times New Roman"/>
          </w:rPr>
          <w:t xml:space="preserve">            # Use Random Forest for RFE</w:t>
        </w:r>
      </w:ins>
    </w:p>
    <w:p w14:paraId="6170F767" w14:textId="77777777" w:rsidR="005D7027" w:rsidRPr="005D7027" w:rsidRDefault="005D7027" w:rsidP="005D7027">
      <w:pPr>
        <w:spacing w:line="360" w:lineRule="auto"/>
        <w:jc w:val="both"/>
        <w:rPr>
          <w:ins w:id="4345" w:author="Office" w:date="2025-10-26T17:54:00Z" w16du:dateUtc="2025-10-26T17:54:00Z"/>
          <w:rFonts w:ascii="Times New Roman" w:hAnsi="Times New Roman" w:cs="Times New Roman"/>
        </w:rPr>
      </w:pPr>
      <w:ins w:id="4346" w:author="Office" w:date="2025-10-26T17:54:00Z" w16du:dateUtc="2025-10-26T17:54:00Z">
        <w:r w:rsidRPr="005D7027">
          <w:rPr>
            <w:rFonts w:ascii="Times New Roman" w:hAnsi="Times New Roman" w:cs="Times New Roman"/>
          </w:rPr>
          <w:t xml:space="preserve">            rf = RandomForestRegressor(n_estimators=100, random_state=42)</w:t>
        </w:r>
      </w:ins>
    </w:p>
    <w:p w14:paraId="45D017AA" w14:textId="77777777" w:rsidR="005D7027" w:rsidRPr="005D7027" w:rsidRDefault="005D7027" w:rsidP="005D7027">
      <w:pPr>
        <w:spacing w:line="360" w:lineRule="auto"/>
        <w:jc w:val="both"/>
        <w:rPr>
          <w:ins w:id="4347" w:author="Office" w:date="2025-10-26T17:54:00Z" w16du:dateUtc="2025-10-26T17:54:00Z"/>
          <w:rFonts w:ascii="Times New Roman" w:hAnsi="Times New Roman" w:cs="Times New Roman"/>
        </w:rPr>
      </w:pPr>
      <w:ins w:id="4348" w:author="Office" w:date="2025-10-26T17:54:00Z" w16du:dateUtc="2025-10-26T17:54:00Z">
        <w:r w:rsidRPr="005D7027">
          <w:rPr>
            <w:rFonts w:ascii="Times New Roman" w:hAnsi="Times New Roman" w:cs="Times New Roman"/>
          </w:rPr>
          <w:t xml:space="preserve">            rfe = RFE(estimator=rf, n_features_to_select=5)</w:t>
        </w:r>
      </w:ins>
    </w:p>
    <w:p w14:paraId="5B28BF28" w14:textId="77777777" w:rsidR="005D7027" w:rsidRPr="005D7027" w:rsidRDefault="005D7027" w:rsidP="005D7027">
      <w:pPr>
        <w:spacing w:line="360" w:lineRule="auto"/>
        <w:jc w:val="both"/>
        <w:rPr>
          <w:ins w:id="4349" w:author="Office" w:date="2025-10-26T17:54:00Z" w16du:dateUtc="2025-10-26T17:54:00Z"/>
          <w:rFonts w:ascii="Times New Roman" w:hAnsi="Times New Roman" w:cs="Times New Roman"/>
        </w:rPr>
      </w:pPr>
      <w:ins w:id="4350" w:author="Office" w:date="2025-10-26T17:54:00Z" w16du:dateUtc="2025-10-26T17:54:00Z">
        <w:r w:rsidRPr="005D7027">
          <w:rPr>
            <w:rFonts w:ascii="Times New Roman" w:hAnsi="Times New Roman" w:cs="Times New Roman"/>
          </w:rPr>
          <w:t xml:space="preserve">            rfe.fit(X, y)</w:t>
        </w:r>
      </w:ins>
    </w:p>
    <w:p w14:paraId="453A38AC" w14:textId="77777777" w:rsidR="005D7027" w:rsidRPr="005D7027" w:rsidRDefault="005D7027" w:rsidP="005D7027">
      <w:pPr>
        <w:spacing w:line="360" w:lineRule="auto"/>
        <w:jc w:val="both"/>
        <w:rPr>
          <w:ins w:id="4351" w:author="Office" w:date="2025-10-26T17:54:00Z" w16du:dateUtc="2025-10-26T17:54:00Z"/>
          <w:rFonts w:ascii="Times New Roman" w:hAnsi="Times New Roman" w:cs="Times New Roman"/>
        </w:rPr>
      </w:pPr>
    </w:p>
    <w:p w14:paraId="659D01D6" w14:textId="77777777" w:rsidR="005D7027" w:rsidRPr="005D7027" w:rsidRDefault="005D7027" w:rsidP="005D7027">
      <w:pPr>
        <w:spacing w:line="360" w:lineRule="auto"/>
        <w:jc w:val="both"/>
        <w:rPr>
          <w:ins w:id="4352" w:author="Office" w:date="2025-10-26T17:54:00Z" w16du:dateUtc="2025-10-26T17:54:00Z"/>
          <w:rFonts w:ascii="Times New Roman" w:hAnsi="Times New Roman" w:cs="Times New Roman"/>
        </w:rPr>
      </w:pPr>
      <w:ins w:id="4353" w:author="Office" w:date="2025-10-26T17:54:00Z" w16du:dateUtc="2025-10-26T17:54:00Z">
        <w:r w:rsidRPr="005D7027">
          <w:rPr>
            <w:rFonts w:ascii="Times New Roman" w:hAnsi="Times New Roman" w:cs="Times New Roman"/>
          </w:rPr>
          <w:t xml:space="preserve">            selected_features = X.columns[rfe.support_].tolist()</w:t>
        </w:r>
      </w:ins>
    </w:p>
    <w:p w14:paraId="535C6966" w14:textId="77777777" w:rsidR="005D7027" w:rsidRPr="005D7027" w:rsidRDefault="005D7027" w:rsidP="005D7027">
      <w:pPr>
        <w:spacing w:line="360" w:lineRule="auto"/>
        <w:jc w:val="both"/>
        <w:rPr>
          <w:ins w:id="4354" w:author="Office" w:date="2025-10-26T17:54:00Z" w16du:dateUtc="2025-10-26T17:54:00Z"/>
          <w:rFonts w:ascii="Times New Roman" w:hAnsi="Times New Roman" w:cs="Times New Roman"/>
        </w:rPr>
      </w:pPr>
      <w:ins w:id="4355" w:author="Office" w:date="2025-10-26T17:54:00Z" w16du:dateUtc="2025-10-26T17:54:00Z">
        <w:r w:rsidRPr="005D7027">
          <w:rPr>
            <w:rFonts w:ascii="Times New Roman" w:hAnsi="Times New Roman" w:cs="Times New Roman"/>
          </w:rPr>
          <w:t xml:space="preserve">            print(f"\nRFE selected features: {selected_features}")</w:t>
        </w:r>
      </w:ins>
    </w:p>
    <w:p w14:paraId="1B445529" w14:textId="77777777" w:rsidR="005D7027" w:rsidRPr="005D7027" w:rsidRDefault="005D7027" w:rsidP="005D7027">
      <w:pPr>
        <w:spacing w:line="360" w:lineRule="auto"/>
        <w:jc w:val="both"/>
        <w:rPr>
          <w:ins w:id="4356" w:author="Office" w:date="2025-10-26T17:54:00Z" w16du:dateUtc="2025-10-26T17:54:00Z"/>
          <w:rFonts w:ascii="Times New Roman" w:hAnsi="Times New Roman" w:cs="Times New Roman"/>
        </w:rPr>
      </w:pPr>
    </w:p>
    <w:p w14:paraId="2783B6F9" w14:textId="77777777" w:rsidR="005D7027" w:rsidRPr="005D7027" w:rsidRDefault="005D7027" w:rsidP="005D7027">
      <w:pPr>
        <w:spacing w:line="360" w:lineRule="auto"/>
        <w:jc w:val="both"/>
        <w:rPr>
          <w:ins w:id="4357" w:author="Office" w:date="2025-10-26T17:54:00Z" w16du:dateUtc="2025-10-26T17:54:00Z"/>
          <w:rFonts w:ascii="Times New Roman" w:hAnsi="Times New Roman" w:cs="Times New Roman"/>
        </w:rPr>
      </w:pPr>
      <w:ins w:id="4358" w:author="Office" w:date="2025-10-26T17:54:00Z" w16du:dateUtc="2025-10-26T17:54:00Z">
        <w:r w:rsidRPr="005D7027">
          <w:rPr>
            <w:rFonts w:ascii="Times New Roman" w:hAnsi="Times New Roman" w:cs="Times New Roman"/>
          </w:rPr>
          <w:t xml:space="preserve">            self.rfe_features = selected_features</w:t>
        </w:r>
      </w:ins>
    </w:p>
    <w:p w14:paraId="030F4753" w14:textId="77777777" w:rsidR="005D7027" w:rsidRPr="005D7027" w:rsidRDefault="005D7027" w:rsidP="005D7027">
      <w:pPr>
        <w:spacing w:line="360" w:lineRule="auto"/>
        <w:jc w:val="both"/>
        <w:rPr>
          <w:ins w:id="4359" w:author="Office" w:date="2025-10-26T17:54:00Z" w16du:dateUtc="2025-10-26T17:54:00Z"/>
          <w:rFonts w:ascii="Times New Roman" w:hAnsi="Times New Roman" w:cs="Times New Roman"/>
        </w:rPr>
      </w:pPr>
    </w:p>
    <w:p w14:paraId="7C2FFEF6" w14:textId="77777777" w:rsidR="005D7027" w:rsidRPr="005D7027" w:rsidRDefault="005D7027" w:rsidP="005D7027">
      <w:pPr>
        <w:spacing w:line="360" w:lineRule="auto"/>
        <w:jc w:val="both"/>
        <w:rPr>
          <w:ins w:id="4360" w:author="Office" w:date="2025-10-26T17:54:00Z" w16du:dateUtc="2025-10-26T17:54:00Z"/>
          <w:rFonts w:ascii="Times New Roman" w:hAnsi="Times New Roman" w:cs="Times New Roman"/>
        </w:rPr>
      </w:pPr>
      <w:ins w:id="4361" w:author="Office" w:date="2025-10-26T17:54:00Z" w16du:dateUtc="2025-10-26T17:54:00Z">
        <w:r w:rsidRPr="005D7027">
          <w:rPr>
            <w:rFonts w:ascii="Times New Roman" w:hAnsi="Times New Roman" w:cs="Times New Roman"/>
          </w:rPr>
          <w:t xml:space="preserve">        except Exception as e:</w:t>
        </w:r>
      </w:ins>
    </w:p>
    <w:p w14:paraId="58550BF8" w14:textId="77777777" w:rsidR="005D7027" w:rsidRPr="005D7027" w:rsidRDefault="005D7027" w:rsidP="005D7027">
      <w:pPr>
        <w:spacing w:line="360" w:lineRule="auto"/>
        <w:jc w:val="both"/>
        <w:rPr>
          <w:ins w:id="4362" w:author="Office" w:date="2025-10-26T17:54:00Z" w16du:dateUtc="2025-10-26T17:54:00Z"/>
          <w:rFonts w:ascii="Times New Roman" w:hAnsi="Times New Roman" w:cs="Times New Roman"/>
        </w:rPr>
      </w:pPr>
      <w:ins w:id="4363" w:author="Office" w:date="2025-10-26T17:54:00Z" w16du:dateUtc="2025-10-26T17:54:00Z">
        <w:r w:rsidRPr="005D7027">
          <w:rPr>
            <w:rFonts w:ascii="Times New Roman" w:hAnsi="Times New Roman" w:cs="Times New Roman"/>
          </w:rPr>
          <w:t xml:space="preserve">            print(f"RFE analysis failed: {e}")</w:t>
        </w:r>
      </w:ins>
    </w:p>
    <w:p w14:paraId="51B90987" w14:textId="77777777" w:rsidR="005D7027" w:rsidRPr="005D7027" w:rsidRDefault="005D7027" w:rsidP="005D7027">
      <w:pPr>
        <w:spacing w:line="360" w:lineRule="auto"/>
        <w:jc w:val="both"/>
        <w:rPr>
          <w:ins w:id="4364" w:author="Office" w:date="2025-10-26T17:54:00Z" w16du:dateUtc="2025-10-26T17:54:00Z"/>
          <w:rFonts w:ascii="Times New Roman" w:hAnsi="Times New Roman" w:cs="Times New Roman"/>
        </w:rPr>
      </w:pPr>
      <w:ins w:id="4365" w:author="Office" w:date="2025-10-26T17:54:00Z" w16du:dateUtc="2025-10-26T17:54:00Z">
        <w:r w:rsidRPr="005D7027">
          <w:rPr>
            <w:rFonts w:ascii="Times New Roman" w:hAnsi="Times New Roman" w:cs="Times New Roman"/>
          </w:rPr>
          <w:t xml:space="preserve">            self.rfe_features = []</w:t>
        </w:r>
      </w:ins>
    </w:p>
    <w:p w14:paraId="42AF511E" w14:textId="77777777" w:rsidR="005D7027" w:rsidRPr="005D7027" w:rsidRDefault="005D7027" w:rsidP="005D7027">
      <w:pPr>
        <w:spacing w:line="360" w:lineRule="auto"/>
        <w:jc w:val="both"/>
        <w:rPr>
          <w:ins w:id="4366" w:author="Office" w:date="2025-10-26T17:54:00Z" w16du:dateUtc="2025-10-26T17:54:00Z"/>
          <w:rFonts w:ascii="Times New Roman" w:hAnsi="Times New Roman" w:cs="Times New Roman"/>
        </w:rPr>
      </w:pPr>
    </w:p>
    <w:p w14:paraId="5AC7B3E7" w14:textId="77777777" w:rsidR="005D7027" w:rsidRPr="005D7027" w:rsidRDefault="005D7027" w:rsidP="005D7027">
      <w:pPr>
        <w:spacing w:line="360" w:lineRule="auto"/>
        <w:jc w:val="both"/>
        <w:rPr>
          <w:ins w:id="4367" w:author="Office" w:date="2025-10-26T17:54:00Z" w16du:dateUtc="2025-10-26T17:54:00Z"/>
          <w:rFonts w:ascii="Times New Roman" w:hAnsi="Times New Roman" w:cs="Times New Roman"/>
        </w:rPr>
      </w:pPr>
      <w:ins w:id="4368" w:author="Office" w:date="2025-10-26T17:54:00Z" w16du:dateUtc="2025-10-26T17:54:00Z">
        <w:r w:rsidRPr="005D7027">
          <w:rPr>
            <w:rFonts w:ascii="Times New Roman" w:hAnsi="Times New Roman" w:cs="Times New Roman"/>
          </w:rPr>
          <w:t xml:space="preserve">    def _rf_importance_analysis(self, X, y):</w:t>
        </w:r>
      </w:ins>
    </w:p>
    <w:p w14:paraId="3A4D941D" w14:textId="77777777" w:rsidR="005D7027" w:rsidRPr="005D7027" w:rsidRDefault="005D7027" w:rsidP="005D7027">
      <w:pPr>
        <w:spacing w:line="360" w:lineRule="auto"/>
        <w:jc w:val="both"/>
        <w:rPr>
          <w:ins w:id="4369" w:author="Office" w:date="2025-10-26T17:54:00Z" w16du:dateUtc="2025-10-26T17:54:00Z"/>
          <w:rFonts w:ascii="Times New Roman" w:hAnsi="Times New Roman" w:cs="Times New Roman"/>
        </w:rPr>
      </w:pPr>
      <w:ins w:id="4370" w:author="Office" w:date="2025-10-26T17:54:00Z" w16du:dateUtc="2025-10-26T17:54:00Z">
        <w:r w:rsidRPr="005D7027">
          <w:rPr>
            <w:rFonts w:ascii="Times New Roman" w:hAnsi="Times New Roman" w:cs="Times New Roman"/>
          </w:rPr>
          <w:t xml:space="preserve">        """Perform random forest feature importance analysis"""</w:t>
        </w:r>
      </w:ins>
    </w:p>
    <w:p w14:paraId="4D37E54A" w14:textId="77777777" w:rsidR="005D7027" w:rsidRPr="005D7027" w:rsidRDefault="005D7027" w:rsidP="005D7027">
      <w:pPr>
        <w:spacing w:line="360" w:lineRule="auto"/>
        <w:jc w:val="both"/>
        <w:rPr>
          <w:ins w:id="4371" w:author="Office" w:date="2025-10-26T17:54:00Z" w16du:dateUtc="2025-10-26T17:54:00Z"/>
          <w:rFonts w:ascii="Times New Roman" w:hAnsi="Times New Roman" w:cs="Times New Roman"/>
        </w:rPr>
      </w:pPr>
    </w:p>
    <w:p w14:paraId="74643008" w14:textId="77777777" w:rsidR="005D7027" w:rsidRPr="005D7027" w:rsidRDefault="005D7027" w:rsidP="005D7027">
      <w:pPr>
        <w:spacing w:line="360" w:lineRule="auto"/>
        <w:jc w:val="both"/>
        <w:rPr>
          <w:ins w:id="4372" w:author="Office" w:date="2025-10-26T17:54:00Z" w16du:dateUtc="2025-10-26T17:54:00Z"/>
          <w:rFonts w:ascii="Times New Roman" w:hAnsi="Times New Roman" w:cs="Times New Roman"/>
        </w:rPr>
      </w:pPr>
      <w:ins w:id="4373" w:author="Office" w:date="2025-10-26T17:54:00Z" w16du:dateUtc="2025-10-26T17:54:00Z">
        <w:r w:rsidRPr="005D7027">
          <w:rPr>
            <w:rFonts w:ascii="Times New Roman" w:hAnsi="Times New Roman" w:cs="Times New Roman"/>
          </w:rPr>
          <w:t xml:space="preserve">        print("\n4. RANDOM FOREST FEATURE IMPORTANCE")</w:t>
        </w:r>
      </w:ins>
    </w:p>
    <w:p w14:paraId="42938F2E" w14:textId="77777777" w:rsidR="005D7027" w:rsidRPr="005D7027" w:rsidRDefault="005D7027" w:rsidP="005D7027">
      <w:pPr>
        <w:spacing w:line="360" w:lineRule="auto"/>
        <w:jc w:val="both"/>
        <w:rPr>
          <w:ins w:id="4374" w:author="Office" w:date="2025-10-26T17:54:00Z" w16du:dateUtc="2025-10-26T17:54:00Z"/>
          <w:rFonts w:ascii="Times New Roman" w:hAnsi="Times New Roman" w:cs="Times New Roman"/>
        </w:rPr>
      </w:pPr>
      <w:ins w:id="4375" w:author="Office" w:date="2025-10-26T17:54:00Z" w16du:dateUtc="2025-10-26T17:54:00Z">
        <w:r w:rsidRPr="005D7027">
          <w:rPr>
            <w:rFonts w:ascii="Times New Roman" w:hAnsi="Times New Roman" w:cs="Times New Roman"/>
          </w:rPr>
          <w:lastRenderedPageBreak/>
          <w:t xml:space="preserve">        print("-" * 38)</w:t>
        </w:r>
      </w:ins>
    </w:p>
    <w:p w14:paraId="31E89D52" w14:textId="77777777" w:rsidR="005D7027" w:rsidRPr="005D7027" w:rsidRDefault="005D7027" w:rsidP="005D7027">
      <w:pPr>
        <w:spacing w:line="360" w:lineRule="auto"/>
        <w:jc w:val="both"/>
        <w:rPr>
          <w:ins w:id="4376" w:author="Office" w:date="2025-10-26T17:54:00Z" w16du:dateUtc="2025-10-26T17:54:00Z"/>
          <w:rFonts w:ascii="Times New Roman" w:hAnsi="Times New Roman" w:cs="Times New Roman"/>
        </w:rPr>
      </w:pPr>
    </w:p>
    <w:p w14:paraId="43E822D0" w14:textId="77777777" w:rsidR="005D7027" w:rsidRPr="005D7027" w:rsidRDefault="005D7027" w:rsidP="005D7027">
      <w:pPr>
        <w:spacing w:line="360" w:lineRule="auto"/>
        <w:jc w:val="both"/>
        <w:rPr>
          <w:ins w:id="4377" w:author="Office" w:date="2025-10-26T17:54:00Z" w16du:dateUtc="2025-10-26T17:54:00Z"/>
          <w:rFonts w:ascii="Times New Roman" w:hAnsi="Times New Roman" w:cs="Times New Roman"/>
        </w:rPr>
      </w:pPr>
      <w:ins w:id="4378" w:author="Office" w:date="2025-10-26T17:54:00Z" w16du:dateUtc="2025-10-26T17:54:00Z">
        <w:r w:rsidRPr="005D7027">
          <w:rPr>
            <w:rFonts w:ascii="Times New Roman" w:hAnsi="Times New Roman" w:cs="Times New Roman"/>
          </w:rPr>
          <w:t xml:space="preserve">        try:</w:t>
        </w:r>
      </w:ins>
    </w:p>
    <w:p w14:paraId="3B8C5F1A" w14:textId="77777777" w:rsidR="005D7027" w:rsidRPr="005D7027" w:rsidRDefault="005D7027" w:rsidP="005D7027">
      <w:pPr>
        <w:spacing w:line="360" w:lineRule="auto"/>
        <w:jc w:val="both"/>
        <w:rPr>
          <w:ins w:id="4379" w:author="Office" w:date="2025-10-26T17:54:00Z" w16du:dateUtc="2025-10-26T17:54:00Z"/>
          <w:rFonts w:ascii="Times New Roman" w:hAnsi="Times New Roman" w:cs="Times New Roman"/>
        </w:rPr>
      </w:pPr>
      <w:ins w:id="4380" w:author="Office" w:date="2025-10-26T17:54:00Z" w16du:dateUtc="2025-10-26T17:54:00Z">
        <w:r w:rsidRPr="005D7027">
          <w:rPr>
            <w:rFonts w:ascii="Times New Roman" w:hAnsi="Times New Roman" w:cs="Times New Roman"/>
          </w:rPr>
          <w:t xml:space="preserve">            rf = RandomForestRegressor(n_estimators=100, random_state=42)</w:t>
        </w:r>
      </w:ins>
    </w:p>
    <w:p w14:paraId="1329449C" w14:textId="77777777" w:rsidR="005D7027" w:rsidRPr="005D7027" w:rsidRDefault="005D7027" w:rsidP="005D7027">
      <w:pPr>
        <w:spacing w:line="360" w:lineRule="auto"/>
        <w:jc w:val="both"/>
        <w:rPr>
          <w:ins w:id="4381" w:author="Office" w:date="2025-10-26T17:54:00Z" w16du:dateUtc="2025-10-26T17:54:00Z"/>
          <w:rFonts w:ascii="Times New Roman" w:hAnsi="Times New Roman" w:cs="Times New Roman"/>
        </w:rPr>
      </w:pPr>
      <w:ins w:id="4382" w:author="Office" w:date="2025-10-26T17:54:00Z" w16du:dateUtc="2025-10-26T17:54:00Z">
        <w:r w:rsidRPr="005D7027">
          <w:rPr>
            <w:rFonts w:ascii="Times New Roman" w:hAnsi="Times New Roman" w:cs="Times New Roman"/>
          </w:rPr>
          <w:t xml:space="preserve">            rf.fit(X, y)</w:t>
        </w:r>
      </w:ins>
    </w:p>
    <w:p w14:paraId="3139D82F" w14:textId="77777777" w:rsidR="005D7027" w:rsidRPr="005D7027" w:rsidRDefault="005D7027" w:rsidP="005D7027">
      <w:pPr>
        <w:spacing w:line="360" w:lineRule="auto"/>
        <w:jc w:val="both"/>
        <w:rPr>
          <w:ins w:id="4383" w:author="Office" w:date="2025-10-26T17:54:00Z" w16du:dateUtc="2025-10-26T17:54:00Z"/>
          <w:rFonts w:ascii="Times New Roman" w:hAnsi="Times New Roman" w:cs="Times New Roman"/>
        </w:rPr>
      </w:pPr>
    </w:p>
    <w:p w14:paraId="13274FCE" w14:textId="77777777" w:rsidR="005D7027" w:rsidRPr="005D7027" w:rsidRDefault="005D7027" w:rsidP="005D7027">
      <w:pPr>
        <w:spacing w:line="360" w:lineRule="auto"/>
        <w:jc w:val="both"/>
        <w:rPr>
          <w:ins w:id="4384" w:author="Office" w:date="2025-10-26T17:54:00Z" w16du:dateUtc="2025-10-26T17:54:00Z"/>
          <w:rFonts w:ascii="Times New Roman" w:hAnsi="Times New Roman" w:cs="Times New Roman"/>
        </w:rPr>
      </w:pPr>
      <w:ins w:id="4385" w:author="Office" w:date="2025-10-26T17:54:00Z" w16du:dateUtc="2025-10-26T17:54:00Z">
        <w:r w:rsidRPr="005D7027">
          <w:rPr>
            <w:rFonts w:ascii="Times New Roman" w:hAnsi="Times New Roman" w:cs="Times New Roman"/>
          </w:rPr>
          <w:t xml:space="preserve">            importance_results = list(zip(X.columns, rf.feature_importances_))</w:t>
        </w:r>
      </w:ins>
    </w:p>
    <w:p w14:paraId="662D454F" w14:textId="77777777" w:rsidR="005D7027" w:rsidRPr="005D7027" w:rsidRDefault="005D7027" w:rsidP="005D7027">
      <w:pPr>
        <w:spacing w:line="360" w:lineRule="auto"/>
        <w:jc w:val="both"/>
        <w:rPr>
          <w:ins w:id="4386" w:author="Office" w:date="2025-10-26T17:54:00Z" w16du:dateUtc="2025-10-26T17:54:00Z"/>
          <w:rFonts w:ascii="Times New Roman" w:hAnsi="Times New Roman" w:cs="Times New Roman"/>
        </w:rPr>
      </w:pPr>
      <w:ins w:id="4387" w:author="Office" w:date="2025-10-26T17:54:00Z" w16du:dateUtc="2025-10-26T17:54:00Z">
        <w:r w:rsidRPr="005D7027">
          <w:rPr>
            <w:rFonts w:ascii="Times New Roman" w:hAnsi="Times New Roman" w:cs="Times New Roman"/>
          </w:rPr>
          <w:t xml:space="preserve">            importance_results.sort(key=lambda x: x[1], reverse=True)</w:t>
        </w:r>
      </w:ins>
    </w:p>
    <w:p w14:paraId="71C8DFBB" w14:textId="77777777" w:rsidR="005D7027" w:rsidRPr="005D7027" w:rsidRDefault="005D7027" w:rsidP="005D7027">
      <w:pPr>
        <w:spacing w:line="360" w:lineRule="auto"/>
        <w:jc w:val="both"/>
        <w:rPr>
          <w:ins w:id="4388" w:author="Office" w:date="2025-10-26T17:54:00Z" w16du:dateUtc="2025-10-26T17:54:00Z"/>
          <w:rFonts w:ascii="Times New Roman" w:hAnsi="Times New Roman" w:cs="Times New Roman"/>
        </w:rPr>
      </w:pPr>
    </w:p>
    <w:p w14:paraId="423C08B0" w14:textId="77777777" w:rsidR="005D7027" w:rsidRPr="005D7027" w:rsidRDefault="005D7027" w:rsidP="005D7027">
      <w:pPr>
        <w:spacing w:line="360" w:lineRule="auto"/>
        <w:jc w:val="both"/>
        <w:rPr>
          <w:ins w:id="4389" w:author="Office" w:date="2025-10-26T17:54:00Z" w16du:dateUtc="2025-10-26T17:54:00Z"/>
          <w:rFonts w:ascii="Times New Roman" w:hAnsi="Times New Roman" w:cs="Times New Roman"/>
        </w:rPr>
      </w:pPr>
      <w:ins w:id="4390" w:author="Office" w:date="2025-10-26T17:54:00Z" w16du:dateUtc="2025-10-26T17:54:00Z">
        <w:r w:rsidRPr="005D7027">
          <w:rPr>
            <w:rFonts w:ascii="Times New Roman" w:hAnsi="Times New Roman" w:cs="Times New Roman"/>
          </w:rPr>
          <w:t xml:space="preserve">            print("\nFeature importance scores:")</w:t>
        </w:r>
      </w:ins>
    </w:p>
    <w:p w14:paraId="1426163E" w14:textId="77777777" w:rsidR="005D7027" w:rsidRPr="005D7027" w:rsidRDefault="005D7027" w:rsidP="005D7027">
      <w:pPr>
        <w:spacing w:line="360" w:lineRule="auto"/>
        <w:jc w:val="both"/>
        <w:rPr>
          <w:ins w:id="4391" w:author="Office" w:date="2025-10-26T17:54:00Z" w16du:dateUtc="2025-10-26T17:54:00Z"/>
          <w:rFonts w:ascii="Times New Roman" w:hAnsi="Times New Roman" w:cs="Times New Roman"/>
        </w:rPr>
      </w:pPr>
      <w:ins w:id="4392" w:author="Office" w:date="2025-10-26T17:54:00Z" w16du:dateUtc="2025-10-26T17:54:00Z">
        <w:r w:rsidRPr="005D7027">
          <w:rPr>
            <w:rFonts w:ascii="Times New Roman" w:hAnsi="Times New Roman" w:cs="Times New Roman"/>
          </w:rPr>
          <w:t xml:space="preserve">            for feature, importance in importance_results[:10]:</w:t>
        </w:r>
      </w:ins>
    </w:p>
    <w:p w14:paraId="142FF4E2" w14:textId="77777777" w:rsidR="005D7027" w:rsidRPr="005D7027" w:rsidRDefault="005D7027" w:rsidP="005D7027">
      <w:pPr>
        <w:spacing w:line="360" w:lineRule="auto"/>
        <w:jc w:val="both"/>
        <w:rPr>
          <w:ins w:id="4393" w:author="Office" w:date="2025-10-26T17:54:00Z" w16du:dateUtc="2025-10-26T17:54:00Z"/>
          <w:rFonts w:ascii="Times New Roman" w:hAnsi="Times New Roman" w:cs="Times New Roman"/>
        </w:rPr>
      </w:pPr>
      <w:ins w:id="4394" w:author="Office" w:date="2025-10-26T17:54:00Z" w16du:dateUtc="2025-10-26T17:54:00Z">
        <w:r w:rsidRPr="005D7027">
          <w:rPr>
            <w:rFonts w:ascii="Times New Roman" w:hAnsi="Times New Roman" w:cs="Times New Roman"/>
          </w:rPr>
          <w:t xml:space="preserve">                print(f"  {feature}: {importance:.4f}")</w:t>
        </w:r>
      </w:ins>
    </w:p>
    <w:p w14:paraId="0ED249F6" w14:textId="77777777" w:rsidR="005D7027" w:rsidRPr="005D7027" w:rsidRDefault="005D7027" w:rsidP="005D7027">
      <w:pPr>
        <w:spacing w:line="360" w:lineRule="auto"/>
        <w:jc w:val="both"/>
        <w:rPr>
          <w:ins w:id="4395" w:author="Office" w:date="2025-10-26T17:54:00Z" w16du:dateUtc="2025-10-26T17:54:00Z"/>
          <w:rFonts w:ascii="Times New Roman" w:hAnsi="Times New Roman" w:cs="Times New Roman"/>
        </w:rPr>
      </w:pPr>
    </w:p>
    <w:p w14:paraId="346C1D43" w14:textId="77777777" w:rsidR="005D7027" w:rsidRPr="005D7027" w:rsidRDefault="005D7027" w:rsidP="005D7027">
      <w:pPr>
        <w:spacing w:line="360" w:lineRule="auto"/>
        <w:jc w:val="both"/>
        <w:rPr>
          <w:ins w:id="4396" w:author="Office" w:date="2025-10-26T17:54:00Z" w16du:dateUtc="2025-10-26T17:54:00Z"/>
          <w:rFonts w:ascii="Times New Roman" w:hAnsi="Times New Roman" w:cs="Times New Roman"/>
        </w:rPr>
      </w:pPr>
      <w:ins w:id="4397" w:author="Office" w:date="2025-10-26T17:54:00Z" w16du:dateUtc="2025-10-26T17:54:00Z">
        <w:r w:rsidRPr="005D7027">
          <w:rPr>
            <w:rFonts w:ascii="Times New Roman" w:hAnsi="Times New Roman" w:cs="Times New Roman"/>
          </w:rPr>
          <w:t xml:space="preserve">            self.importance_results = importance_results</w:t>
        </w:r>
      </w:ins>
    </w:p>
    <w:p w14:paraId="32AB6457" w14:textId="77777777" w:rsidR="005D7027" w:rsidRPr="005D7027" w:rsidRDefault="005D7027" w:rsidP="005D7027">
      <w:pPr>
        <w:spacing w:line="360" w:lineRule="auto"/>
        <w:jc w:val="both"/>
        <w:rPr>
          <w:ins w:id="4398" w:author="Office" w:date="2025-10-26T17:54:00Z" w16du:dateUtc="2025-10-26T17:54:00Z"/>
          <w:rFonts w:ascii="Times New Roman" w:hAnsi="Times New Roman" w:cs="Times New Roman"/>
        </w:rPr>
      </w:pPr>
    </w:p>
    <w:p w14:paraId="74351EA4" w14:textId="77777777" w:rsidR="005D7027" w:rsidRPr="005D7027" w:rsidRDefault="005D7027" w:rsidP="005D7027">
      <w:pPr>
        <w:spacing w:line="360" w:lineRule="auto"/>
        <w:jc w:val="both"/>
        <w:rPr>
          <w:ins w:id="4399" w:author="Office" w:date="2025-10-26T17:54:00Z" w16du:dateUtc="2025-10-26T17:54:00Z"/>
          <w:rFonts w:ascii="Times New Roman" w:hAnsi="Times New Roman" w:cs="Times New Roman"/>
        </w:rPr>
      </w:pPr>
      <w:ins w:id="4400" w:author="Office" w:date="2025-10-26T17:54:00Z" w16du:dateUtc="2025-10-26T17:54:00Z">
        <w:r w:rsidRPr="005D7027">
          <w:rPr>
            <w:rFonts w:ascii="Times New Roman" w:hAnsi="Times New Roman" w:cs="Times New Roman"/>
          </w:rPr>
          <w:t xml:space="preserve">        except Exception as e:</w:t>
        </w:r>
      </w:ins>
    </w:p>
    <w:p w14:paraId="34E56CE5" w14:textId="77777777" w:rsidR="005D7027" w:rsidRPr="005D7027" w:rsidRDefault="005D7027" w:rsidP="005D7027">
      <w:pPr>
        <w:spacing w:line="360" w:lineRule="auto"/>
        <w:jc w:val="both"/>
        <w:rPr>
          <w:ins w:id="4401" w:author="Office" w:date="2025-10-26T17:54:00Z" w16du:dateUtc="2025-10-26T17:54:00Z"/>
          <w:rFonts w:ascii="Times New Roman" w:hAnsi="Times New Roman" w:cs="Times New Roman"/>
        </w:rPr>
      </w:pPr>
      <w:ins w:id="4402" w:author="Office" w:date="2025-10-26T17:54:00Z" w16du:dateUtc="2025-10-26T17:54:00Z">
        <w:r w:rsidRPr="005D7027">
          <w:rPr>
            <w:rFonts w:ascii="Times New Roman" w:hAnsi="Times New Roman" w:cs="Times New Roman"/>
          </w:rPr>
          <w:t xml:space="preserve">            print(f"Random forest importance analysis failed: {e}")</w:t>
        </w:r>
      </w:ins>
    </w:p>
    <w:p w14:paraId="608F55A5" w14:textId="77777777" w:rsidR="005D7027" w:rsidRPr="005D7027" w:rsidRDefault="005D7027" w:rsidP="005D7027">
      <w:pPr>
        <w:spacing w:line="360" w:lineRule="auto"/>
        <w:jc w:val="both"/>
        <w:rPr>
          <w:ins w:id="4403" w:author="Office" w:date="2025-10-26T17:54:00Z" w16du:dateUtc="2025-10-26T17:54:00Z"/>
          <w:rFonts w:ascii="Times New Roman" w:hAnsi="Times New Roman" w:cs="Times New Roman"/>
        </w:rPr>
      </w:pPr>
      <w:ins w:id="4404" w:author="Office" w:date="2025-10-26T17:54:00Z" w16du:dateUtc="2025-10-26T17:54:00Z">
        <w:r w:rsidRPr="005D7027">
          <w:rPr>
            <w:rFonts w:ascii="Times New Roman" w:hAnsi="Times New Roman" w:cs="Times New Roman"/>
          </w:rPr>
          <w:t xml:space="preserve">            self.importance_results = []</w:t>
        </w:r>
      </w:ins>
    </w:p>
    <w:p w14:paraId="75D58D94" w14:textId="77777777" w:rsidR="005D7027" w:rsidRPr="005D7027" w:rsidRDefault="005D7027" w:rsidP="005D7027">
      <w:pPr>
        <w:spacing w:line="360" w:lineRule="auto"/>
        <w:jc w:val="both"/>
        <w:rPr>
          <w:ins w:id="4405" w:author="Office" w:date="2025-10-26T17:54:00Z" w16du:dateUtc="2025-10-26T17:54:00Z"/>
          <w:rFonts w:ascii="Times New Roman" w:hAnsi="Times New Roman" w:cs="Times New Roman"/>
        </w:rPr>
      </w:pPr>
    </w:p>
    <w:p w14:paraId="1CA56386" w14:textId="77777777" w:rsidR="005D7027" w:rsidRPr="005D7027" w:rsidRDefault="005D7027" w:rsidP="005D7027">
      <w:pPr>
        <w:spacing w:line="360" w:lineRule="auto"/>
        <w:jc w:val="both"/>
        <w:rPr>
          <w:ins w:id="4406" w:author="Office" w:date="2025-10-26T17:54:00Z" w16du:dateUtc="2025-10-26T17:54:00Z"/>
          <w:rFonts w:ascii="Times New Roman" w:hAnsi="Times New Roman" w:cs="Times New Roman"/>
        </w:rPr>
      </w:pPr>
      <w:ins w:id="4407" w:author="Office" w:date="2025-10-26T17:54:00Z" w16du:dateUtc="2025-10-26T17:54:00Z">
        <w:r w:rsidRPr="005D7027">
          <w:rPr>
            <w:rFonts w:ascii="Times New Roman" w:hAnsi="Times New Roman" w:cs="Times New Roman"/>
          </w:rPr>
          <w:t xml:space="preserve">    def generate_visualizations(self):</w:t>
        </w:r>
      </w:ins>
    </w:p>
    <w:p w14:paraId="0FE7CFCB" w14:textId="77777777" w:rsidR="005D7027" w:rsidRPr="005D7027" w:rsidRDefault="005D7027" w:rsidP="005D7027">
      <w:pPr>
        <w:spacing w:line="360" w:lineRule="auto"/>
        <w:jc w:val="both"/>
        <w:rPr>
          <w:ins w:id="4408" w:author="Office" w:date="2025-10-26T17:54:00Z" w16du:dateUtc="2025-10-26T17:54:00Z"/>
          <w:rFonts w:ascii="Times New Roman" w:hAnsi="Times New Roman" w:cs="Times New Roman"/>
        </w:rPr>
      </w:pPr>
      <w:ins w:id="4409" w:author="Office" w:date="2025-10-26T17:54:00Z" w16du:dateUtc="2025-10-26T17:54:00Z">
        <w:r w:rsidRPr="005D7027">
          <w:rPr>
            <w:rFonts w:ascii="Times New Roman" w:hAnsi="Times New Roman" w:cs="Times New Roman"/>
          </w:rPr>
          <w:t xml:space="preserve">        """Generate EDA visualizations"""</w:t>
        </w:r>
      </w:ins>
    </w:p>
    <w:p w14:paraId="4B1B567E" w14:textId="77777777" w:rsidR="005D7027" w:rsidRPr="005D7027" w:rsidRDefault="005D7027" w:rsidP="005D7027">
      <w:pPr>
        <w:spacing w:line="360" w:lineRule="auto"/>
        <w:jc w:val="both"/>
        <w:rPr>
          <w:ins w:id="4410" w:author="Office" w:date="2025-10-26T17:54:00Z" w16du:dateUtc="2025-10-26T17:54:00Z"/>
          <w:rFonts w:ascii="Times New Roman" w:hAnsi="Times New Roman" w:cs="Times New Roman"/>
        </w:rPr>
      </w:pPr>
    </w:p>
    <w:p w14:paraId="72D1FF01" w14:textId="77777777" w:rsidR="005D7027" w:rsidRPr="005D7027" w:rsidRDefault="005D7027" w:rsidP="005D7027">
      <w:pPr>
        <w:spacing w:line="360" w:lineRule="auto"/>
        <w:jc w:val="both"/>
        <w:rPr>
          <w:ins w:id="4411" w:author="Office" w:date="2025-10-26T17:54:00Z" w16du:dateUtc="2025-10-26T17:54:00Z"/>
          <w:rFonts w:ascii="Times New Roman" w:hAnsi="Times New Roman" w:cs="Times New Roman"/>
        </w:rPr>
      </w:pPr>
      <w:ins w:id="4412" w:author="Office" w:date="2025-10-26T17:54:00Z" w16du:dateUtc="2025-10-26T17:54:00Z">
        <w:r w:rsidRPr="005D7027">
          <w:rPr>
            <w:rFonts w:ascii="Times New Roman" w:hAnsi="Times New Roman" w:cs="Times New Roman"/>
          </w:rPr>
          <w:t xml:space="preserve">        print("\n=== GENERATING VISUALIZATIONS ===")</w:t>
        </w:r>
      </w:ins>
    </w:p>
    <w:p w14:paraId="7D30C464" w14:textId="77777777" w:rsidR="005D7027" w:rsidRPr="005D7027" w:rsidRDefault="005D7027" w:rsidP="005D7027">
      <w:pPr>
        <w:spacing w:line="360" w:lineRule="auto"/>
        <w:jc w:val="both"/>
        <w:rPr>
          <w:ins w:id="4413" w:author="Office" w:date="2025-10-26T17:54:00Z" w16du:dateUtc="2025-10-26T17:54:00Z"/>
          <w:rFonts w:ascii="Times New Roman" w:hAnsi="Times New Roman" w:cs="Times New Roman"/>
        </w:rPr>
      </w:pPr>
    </w:p>
    <w:p w14:paraId="52EB3A6C" w14:textId="77777777" w:rsidR="005D7027" w:rsidRPr="005D7027" w:rsidRDefault="005D7027" w:rsidP="005D7027">
      <w:pPr>
        <w:spacing w:line="360" w:lineRule="auto"/>
        <w:jc w:val="both"/>
        <w:rPr>
          <w:ins w:id="4414" w:author="Office" w:date="2025-10-26T17:54:00Z" w16du:dateUtc="2025-10-26T17:54:00Z"/>
          <w:rFonts w:ascii="Times New Roman" w:hAnsi="Times New Roman" w:cs="Times New Roman"/>
        </w:rPr>
      </w:pPr>
      <w:ins w:id="4415" w:author="Office" w:date="2025-10-26T17:54:00Z" w16du:dateUtc="2025-10-26T17:54:00Z">
        <w:r w:rsidRPr="005D7027">
          <w:rPr>
            <w:rFonts w:ascii="Times New Roman" w:hAnsi="Times New Roman" w:cs="Times New Roman"/>
          </w:rPr>
          <w:t xml:space="preserve">        # Create output directory</w:t>
        </w:r>
      </w:ins>
    </w:p>
    <w:p w14:paraId="252D1215" w14:textId="77777777" w:rsidR="005D7027" w:rsidRPr="005D7027" w:rsidRDefault="005D7027" w:rsidP="005D7027">
      <w:pPr>
        <w:spacing w:line="360" w:lineRule="auto"/>
        <w:jc w:val="both"/>
        <w:rPr>
          <w:ins w:id="4416" w:author="Office" w:date="2025-10-26T17:54:00Z" w16du:dateUtc="2025-10-26T17:54:00Z"/>
          <w:rFonts w:ascii="Times New Roman" w:hAnsi="Times New Roman" w:cs="Times New Roman"/>
        </w:rPr>
      </w:pPr>
      <w:ins w:id="4417" w:author="Office" w:date="2025-10-26T17:54:00Z" w16du:dateUtc="2025-10-26T17:54:00Z">
        <w:r w:rsidRPr="005D7027">
          <w:rPr>
            <w:rFonts w:ascii="Times New Roman" w:hAnsi="Times New Roman" w:cs="Times New Roman"/>
          </w:rPr>
          <w:t xml:space="preserve">        os.makedirs('eda_plots', exist_ok=True)</w:t>
        </w:r>
      </w:ins>
    </w:p>
    <w:p w14:paraId="4D1B8918" w14:textId="77777777" w:rsidR="005D7027" w:rsidRPr="005D7027" w:rsidRDefault="005D7027" w:rsidP="005D7027">
      <w:pPr>
        <w:spacing w:line="360" w:lineRule="auto"/>
        <w:jc w:val="both"/>
        <w:rPr>
          <w:ins w:id="4418" w:author="Office" w:date="2025-10-26T17:54:00Z" w16du:dateUtc="2025-10-26T17:54:00Z"/>
          <w:rFonts w:ascii="Times New Roman" w:hAnsi="Times New Roman" w:cs="Times New Roman"/>
        </w:rPr>
      </w:pPr>
    </w:p>
    <w:p w14:paraId="346732EA" w14:textId="77777777" w:rsidR="005D7027" w:rsidRPr="005D7027" w:rsidRDefault="005D7027" w:rsidP="005D7027">
      <w:pPr>
        <w:spacing w:line="360" w:lineRule="auto"/>
        <w:jc w:val="both"/>
        <w:rPr>
          <w:ins w:id="4419" w:author="Office" w:date="2025-10-26T17:54:00Z" w16du:dateUtc="2025-10-26T17:54:00Z"/>
          <w:rFonts w:ascii="Times New Roman" w:hAnsi="Times New Roman" w:cs="Times New Roman"/>
        </w:rPr>
      </w:pPr>
      <w:ins w:id="4420" w:author="Office" w:date="2025-10-26T17:54:00Z" w16du:dateUtc="2025-10-26T17:54:00Z">
        <w:r w:rsidRPr="005D7027">
          <w:rPr>
            <w:rFonts w:ascii="Times New Roman" w:hAnsi="Times New Roman" w:cs="Times New Roman"/>
          </w:rPr>
          <w:t xml:space="preserve">        # Sentiment analysis plots</w:t>
        </w:r>
      </w:ins>
    </w:p>
    <w:p w14:paraId="761902A3" w14:textId="77777777" w:rsidR="005D7027" w:rsidRPr="005D7027" w:rsidRDefault="005D7027" w:rsidP="005D7027">
      <w:pPr>
        <w:spacing w:line="360" w:lineRule="auto"/>
        <w:jc w:val="both"/>
        <w:rPr>
          <w:ins w:id="4421" w:author="Office" w:date="2025-10-26T17:54:00Z" w16du:dateUtc="2025-10-26T17:54:00Z"/>
          <w:rFonts w:ascii="Times New Roman" w:hAnsi="Times New Roman" w:cs="Times New Roman"/>
        </w:rPr>
      </w:pPr>
      <w:ins w:id="4422" w:author="Office" w:date="2025-10-26T17:54:00Z" w16du:dateUtc="2025-10-26T17:54:00Z">
        <w:r w:rsidRPr="005D7027">
          <w:rPr>
            <w:rFonts w:ascii="Times New Roman" w:hAnsi="Times New Roman" w:cs="Times New Roman"/>
          </w:rPr>
          <w:t xml:space="preserve">        self._create_sentiment_plots()</w:t>
        </w:r>
      </w:ins>
    </w:p>
    <w:p w14:paraId="388719EE" w14:textId="77777777" w:rsidR="005D7027" w:rsidRPr="005D7027" w:rsidRDefault="005D7027" w:rsidP="005D7027">
      <w:pPr>
        <w:spacing w:line="360" w:lineRule="auto"/>
        <w:jc w:val="both"/>
        <w:rPr>
          <w:ins w:id="4423" w:author="Office" w:date="2025-10-26T17:54:00Z" w16du:dateUtc="2025-10-26T17:54:00Z"/>
          <w:rFonts w:ascii="Times New Roman" w:hAnsi="Times New Roman" w:cs="Times New Roman"/>
        </w:rPr>
      </w:pPr>
    </w:p>
    <w:p w14:paraId="31FA9CE6" w14:textId="77777777" w:rsidR="005D7027" w:rsidRPr="005D7027" w:rsidRDefault="005D7027" w:rsidP="005D7027">
      <w:pPr>
        <w:spacing w:line="360" w:lineRule="auto"/>
        <w:jc w:val="both"/>
        <w:rPr>
          <w:ins w:id="4424" w:author="Office" w:date="2025-10-26T17:54:00Z" w16du:dateUtc="2025-10-26T17:54:00Z"/>
          <w:rFonts w:ascii="Times New Roman" w:hAnsi="Times New Roman" w:cs="Times New Roman"/>
        </w:rPr>
      </w:pPr>
      <w:ins w:id="4425" w:author="Office" w:date="2025-10-26T17:54:00Z" w16du:dateUtc="2025-10-26T17:54:00Z">
        <w:r w:rsidRPr="005D7027">
          <w:rPr>
            <w:rFonts w:ascii="Times New Roman" w:hAnsi="Times New Roman" w:cs="Times New Roman"/>
          </w:rPr>
          <w:t xml:space="preserve">        # Stock analysis plots</w:t>
        </w:r>
      </w:ins>
    </w:p>
    <w:p w14:paraId="7661EA6F" w14:textId="77777777" w:rsidR="005D7027" w:rsidRPr="005D7027" w:rsidRDefault="005D7027" w:rsidP="005D7027">
      <w:pPr>
        <w:spacing w:line="360" w:lineRule="auto"/>
        <w:jc w:val="both"/>
        <w:rPr>
          <w:ins w:id="4426" w:author="Office" w:date="2025-10-26T17:54:00Z" w16du:dateUtc="2025-10-26T17:54:00Z"/>
          <w:rFonts w:ascii="Times New Roman" w:hAnsi="Times New Roman" w:cs="Times New Roman"/>
        </w:rPr>
      </w:pPr>
      <w:ins w:id="4427" w:author="Office" w:date="2025-10-26T17:54:00Z" w16du:dateUtc="2025-10-26T17:54:00Z">
        <w:r w:rsidRPr="005D7027">
          <w:rPr>
            <w:rFonts w:ascii="Times New Roman" w:hAnsi="Times New Roman" w:cs="Times New Roman"/>
          </w:rPr>
          <w:t xml:space="preserve">        self._create_stock_plots()</w:t>
        </w:r>
      </w:ins>
    </w:p>
    <w:p w14:paraId="256B9E16" w14:textId="77777777" w:rsidR="005D7027" w:rsidRPr="005D7027" w:rsidRDefault="005D7027" w:rsidP="005D7027">
      <w:pPr>
        <w:spacing w:line="360" w:lineRule="auto"/>
        <w:jc w:val="both"/>
        <w:rPr>
          <w:ins w:id="4428" w:author="Office" w:date="2025-10-26T17:54:00Z" w16du:dateUtc="2025-10-26T17:54:00Z"/>
          <w:rFonts w:ascii="Times New Roman" w:hAnsi="Times New Roman" w:cs="Times New Roman"/>
        </w:rPr>
      </w:pPr>
    </w:p>
    <w:p w14:paraId="2C9C6BEA" w14:textId="77777777" w:rsidR="005D7027" w:rsidRPr="005D7027" w:rsidRDefault="005D7027" w:rsidP="005D7027">
      <w:pPr>
        <w:spacing w:line="360" w:lineRule="auto"/>
        <w:jc w:val="both"/>
        <w:rPr>
          <w:ins w:id="4429" w:author="Office" w:date="2025-10-26T17:54:00Z" w16du:dateUtc="2025-10-26T17:54:00Z"/>
          <w:rFonts w:ascii="Times New Roman" w:hAnsi="Times New Roman" w:cs="Times New Roman"/>
        </w:rPr>
      </w:pPr>
      <w:ins w:id="4430" w:author="Office" w:date="2025-10-26T17:54:00Z" w16du:dateUtc="2025-10-26T17:54:00Z">
        <w:r w:rsidRPr="005D7027">
          <w:rPr>
            <w:rFonts w:ascii="Times New Roman" w:hAnsi="Times New Roman" w:cs="Times New Roman"/>
          </w:rPr>
          <w:t xml:space="preserve">        # Correlation heatmap</w:t>
        </w:r>
      </w:ins>
    </w:p>
    <w:p w14:paraId="07E4B326" w14:textId="77777777" w:rsidR="005D7027" w:rsidRPr="005D7027" w:rsidRDefault="005D7027" w:rsidP="005D7027">
      <w:pPr>
        <w:spacing w:line="360" w:lineRule="auto"/>
        <w:jc w:val="both"/>
        <w:rPr>
          <w:ins w:id="4431" w:author="Office" w:date="2025-10-26T17:54:00Z" w16du:dateUtc="2025-10-26T17:54:00Z"/>
          <w:rFonts w:ascii="Times New Roman" w:hAnsi="Times New Roman" w:cs="Times New Roman"/>
        </w:rPr>
      </w:pPr>
      <w:ins w:id="4432" w:author="Office" w:date="2025-10-26T17:54:00Z" w16du:dateUtc="2025-10-26T17:54:00Z">
        <w:r w:rsidRPr="005D7027">
          <w:rPr>
            <w:rFonts w:ascii="Times New Roman" w:hAnsi="Times New Roman" w:cs="Times New Roman"/>
          </w:rPr>
          <w:t xml:space="preserve">        self._create_correlation_plot()</w:t>
        </w:r>
      </w:ins>
    </w:p>
    <w:p w14:paraId="6BB962B0" w14:textId="77777777" w:rsidR="005D7027" w:rsidRPr="005D7027" w:rsidRDefault="005D7027" w:rsidP="005D7027">
      <w:pPr>
        <w:spacing w:line="360" w:lineRule="auto"/>
        <w:jc w:val="both"/>
        <w:rPr>
          <w:ins w:id="4433" w:author="Office" w:date="2025-10-26T17:54:00Z" w16du:dateUtc="2025-10-26T17:54:00Z"/>
          <w:rFonts w:ascii="Times New Roman" w:hAnsi="Times New Roman" w:cs="Times New Roman"/>
        </w:rPr>
      </w:pPr>
    </w:p>
    <w:p w14:paraId="420BE862" w14:textId="77777777" w:rsidR="005D7027" w:rsidRPr="005D7027" w:rsidRDefault="005D7027" w:rsidP="005D7027">
      <w:pPr>
        <w:spacing w:line="360" w:lineRule="auto"/>
        <w:jc w:val="both"/>
        <w:rPr>
          <w:ins w:id="4434" w:author="Office" w:date="2025-10-26T17:54:00Z" w16du:dateUtc="2025-10-26T17:54:00Z"/>
          <w:rFonts w:ascii="Times New Roman" w:hAnsi="Times New Roman" w:cs="Times New Roman"/>
        </w:rPr>
      </w:pPr>
      <w:ins w:id="4435" w:author="Office" w:date="2025-10-26T17:54:00Z" w16du:dateUtc="2025-10-26T17:54:00Z">
        <w:r w:rsidRPr="005D7027">
          <w:rPr>
            <w:rFonts w:ascii="Times New Roman" w:hAnsi="Times New Roman" w:cs="Times New Roman"/>
          </w:rPr>
          <w:t xml:space="preserve">        print("\nSaved visualizations to eda_plots/ directory")</w:t>
        </w:r>
      </w:ins>
    </w:p>
    <w:p w14:paraId="5DDEC78C" w14:textId="77777777" w:rsidR="005D7027" w:rsidRPr="005D7027" w:rsidRDefault="005D7027" w:rsidP="005D7027">
      <w:pPr>
        <w:spacing w:line="360" w:lineRule="auto"/>
        <w:jc w:val="both"/>
        <w:rPr>
          <w:ins w:id="4436" w:author="Office" w:date="2025-10-26T17:54:00Z" w16du:dateUtc="2025-10-26T17:54:00Z"/>
          <w:rFonts w:ascii="Times New Roman" w:hAnsi="Times New Roman" w:cs="Times New Roman"/>
        </w:rPr>
      </w:pPr>
    </w:p>
    <w:p w14:paraId="469A3ECB" w14:textId="77777777" w:rsidR="005D7027" w:rsidRPr="005D7027" w:rsidRDefault="005D7027" w:rsidP="005D7027">
      <w:pPr>
        <w:spacing w:line="360" w:lineRule="auto"/>
        <w:jc w:val="both"/>
        <w:rPr>
          <w:ins w:id="4437" w:author="Office" w:date="2025-10-26T17:54:00Z" w16du:dateUtc="2025-10-26T17:54:00Z"/>
          <w:rFonts w:ascii="Times New Roman" w:hAnsi="Times New Roman" w:cs="Times New Roman"/>
        </w:rPr>
      </w:pPr>
      <w:ins w:id="4438" w:author="Office" w:date="2025-10-26T17:54:00Z" w16du:dateUtc="2025-10-26T17:54:00Z">
        <w:r w:rsidRPr="005D7027">
          <w:rPr>
            <w:rFonts w:ascii="Times New Roman" w:hAnsi="Times New Roman" w:cs="Times New Roman"/>
          </w:rPr>
          <w:t xml:space="preserve">    def _create_sentiment_plots(self):</w:t>
        </w:r>
      </w:ins>
    </w:p>
    <w:p w14:paraId="2667D208" w14:textId="77777777" w:rsidR="005D7027" w:rsidRPr="005D7027" w:rsidRDefault="005D7027" w:rsidP="005D7027">
      <w:pPr>
        <w:spacing w:line="360" w:lineRule="auto"/>
        <w:jc w:val="both"/>
        <w:rPr>
          <w:ins w:id="4439" w:author="Office" w:date="2025-10-26T17:54:00Z" w16du:dateUtc="2025-10-26T17:54:00Z"/>
          <w:rFonts w:ascii="Times New Roman" w:hAnsi="Times New Roman" w:cs="Times New Roman"/>
        </w:rPr>
      </w:pPr>
      <w:ins w:id="4440" w:author="Office" w:date="2025-10-26T17:54:00Z" w16du:dateUtc="2025-10-26T17:54:00Z">
        <w:r w:rsidRPr="005D7027">
          <w:rPr>
            <w:rFonts w:ascii="Times New Roman" w:hAnsi="Times New Roman" w:cs="Times New Roman"/>
          </w:rPr>
          <w:t xml:space="preserve">        """Create sentiment analysis visualizations"""</w:t>
        </w:r>
      </w:ins>
    </w:p>
    <w:p w14:paraId="77F1400A" w14:textId="77777777" w:rsidR="005D7027" w:rsidRPr="005D7027" w:rsidRDefault="005D7027" w:rsidP="005D7027">
      <w:pPr>
        <w:spacing w:line="360" w:lineRule="auto"/>
        <w:jc w:val="both"/>
        <w:rPr>
          <w:ins w:id="4441" w:author="Office" w:date="2025-10-26T17:54:00Z" w16du:dateUtc="2025-10-26T17:54:00Z"/>
          <w:rFonts w:ascii="Times New Roman" w:hAnsi="Times New Roman" w:cs="Times New Roman"/>
        </w:rPr>
      </w:pPr>
    </w:p>
    <w:p w14:paraId="7D32B63E" w14:textId="77777777" w:rsidR="005D7027" w:rsidRPr="005D7027" w:rsidRDefault="005D7027" w:rsidP="005D7027">
      <w:pPr>
        <w:spacing w:line="360" w:lineRule="auto"/>
        <w:jc w:val="both"/>
        <w:rPr>
          <w:ins w:id="4442" w:author="Office" w:date="2025-10-26T17:54:00Z" w16du:dateUtc="2025-10-26T17:54:00Z"/>
          <w:rFonts w:ascii="Times New Roman" w:hAnsi="Times New Roman" w:cs="Times New Roman"/>
        </w:rPr>
      </w:pPr>
      <w:ins w:id="4443" w:author="Office" w:date="2025-10-26T17:54:00Z" w16du:dateUtc="2025-10-26T17:54:00Z">
        <w:r w:rsidRPr="005D7027">
          <w:rPr>
            <w:rFonts w:ascii="Times New Roman" w:hAnsi="Times New Roman" w:cs="Times New Roman"/>
          </w:rPr>
          <w:t xml:space="preserve">        fig, ((ax1, ax2), (ax3, ax4)) = plt.subplots(2, 2, figsize=(15, 12))</w:t>
        </w:r>
      </w:ins>
    </w:p>
    <w:p w14:paraId="1D86570C" w14:textId="77777777" w:rsidR="005D7027" w:rsidRPr="005D7027" w:rsidRDefault="005D7027" w:rsidP="005D7027">
      <w:pPr>
        <w:spacing w:line="360" w:lineRule="auto"/>
        <w:jc w:val="both"/>
        <w:rPr>
          <w:ins w:id="4444" w:author="Office" w:date="2025-10-26T17:54:00Z" w16du:dateUtc="2025-10-26T17:54:00Z"/>
          <w:rFonts w:ascii="Times New Roman" w:hAnsi="Times New Roman" w:cs="Times New Roman"/>
        </w:rPr>
      </w:pPr>
    </w:p>
    <w:p w14:paraId="45C617D7" w14:textId="77777777" w:rsidR="005D7027" w:rsidRPr="005D7027" w:rsidRDefault="005D7027" w:rsidP="005D7027">
      <w:pPr>
        <w:spacing w:line="360" w:lineRule="auto"/>
        <w:jc w:val="both"/>
        <w:rPr>
          <w:ins w:id="4445" w:author="Office" w:date="2025-10-26T17:54:00Z" w16du:dateUtc="2025-10-26T17:54:00Z"/>
          <w:rFonts w:ascii="Times New Roman" w:hAnsi="Times New Roman" w:cs="Times New Roman"/>
        </w:rPr>
      </w:pPr>
      <w:ins w:id="4446" w:author="Office" w:date="2025-10-26T17:54:00Z" w16du:dateUtc="2025-10-26T17:54:00Z">
        <w:r w:rsidRPr="005D7027">
          <w:rPr>
            <w:rFonts w:ascii="Times New Roman" w:hAnsi="Times New Roman" w:cs="Times New Roman"/>
          </w:rPr>
          <w:t xml:space="preserve">        # Sentiment distribution</w:t>
        </w:r>
      </w:ins>
    </w:p>
    <w:p w14:paraId="5B8D5A96" w14:textId="77777777" w:rsidR="005D7027" w:rsidRPr="005D7027" w:rsidRDefault="005D7027" w:rsidP="005D7027">
      <w:pPr>
        <w:spacing w:line="360" w:lineRule="auto"/>
        <w:jc w:val="both"/>
        <w:rPr>
          <w:ins w:id="4447" w:author="Office" w:date="2025-10-26T17:54:00Z" w16du:dateUtc="2025-10-26T17:54:00Z"/>
          <w:rFonts w:ascii="Times New Roman" w:hAnsi="Times New Roman" w:cs="Times New Roman"/>
        </w:rPr>
      </w:pPr>
      <w:ins w:id="4448" w:author="Office" w:date="2025-10-26T17:54:00Z" w16du:dateUtc="2025-10-26T17:54:00Z">
        <w:r w:rsidRPr="005D7027">
          <w:rPr>
            <w:rFonts w:ascii="Times New Roman" w:hAnsi="Times New Roman" w:cs="Times New Roman"/>
          </w:rPr>
          <w:t xml:space="preserve">        sentiment_counts = self.sentiment_df['sentiment_label'].value_counts()</w:t>
        </w:r>
      </w:ins>
    </w:p>
    <w:p w14:paraId="58D91145" w14:textId="77777777" w:rsidR="005D7027" w:rsidRPr="005D7027" w:rsidRDefault="005D7027" w:rsidP="005D7027">
      <w:pPr>
        <w:spacing w:line="360" w:lineRule="auto"/>
        <w:jc w:val="both"/>
        <w:rPr>
          <w:ins w:id="4449" w:author="Office" w:date="2025-10-26T17:54:00Z" w16du:dateUtc="2025-10-26T17:54:00Z"/>
          <w:rFonts w:ascii="Times New Roman" w:hAnsi="Times New Roman" w:cs="Times New Roman"/>
        </w:rPr>
      </w:pPr>
      <w:ins w:id="4450" w:author="Office" w:date="2025-10-26T17:54:00Z" w16du:dateUtc="2025-10-26T17:54:00Z">
        <w:r w:rsidRPr="005D7027">
          <w:rPr>
            <w:rFonts w:ascii="Times New Roman" w:hAnsi="Times New Roman" w:cs="Times New Roman"/>
          </w:rPr>
          <w:t xml:space="preserve">        sentiment_counts.plot(kind='bar', ax=ax1, color=['red', 'blue', 'green'])</w:t>
        </w:r>
      </w:ins>
    </w:p>
    <w:p w14:paraId="1A7869AC" w14:textId="77777777" w:rsidR="005D7027" w:rsidRPr="005D7027" w:rsidRDefault="005D7027" w:rsidP="005D7027">
      <w:pPr>
        <w:spacing w:line="360" w:lineRule="auto"/>
        <w:jc w:val="both"/>
        <w:rPr>
          <w:ins w:id="4451" w:author="Office" w:date="2025-10-26T17:54:00Z" w16du:dateUtc="2025-10-26T17:54:00Z"/>
          <w:rFonts w:ascii="Times New Roman" w:hAnsi="Times New Roman" w:cs="Times New Roman"/>
        </w:rPr>
      </w:pPr>
      <w:ins w:id="4452" w:author="Office" w:date="2025-10-26T17:54:00Z" w16du:dateUtc="2025-10-26T17:54:00Z">
        <w:r w:rsidRPr="005D7027">
          <w:rPr>
            <w:rFonts w:ascii="Times New Roman" w:hAnsi="Times New Roman" w:cs="Times New Roman"/>
          </w:rPr>
          <w:t xml:space="preserve">        ax1.set_title('Sentiment Distribution')</w:t>
        </w:r>
      </w:ins>
    </w:p>
    <w:p w14:paraId="187AAAA7" w14:textId="77777777" w:rsidR="005D7027" w:rsidRPr="005D7027" w:rsidRDefault="005D7027" w:rsidP="005D7027">
      <w:pPr>
        <w:spacing w:line="360" w:lineRule="auto"/>
        <w:jc w:val="both"/>
        <w:rPr>
          <w:ins w:id="4453" w:author="Office" w:date="2025-10-26T17:54:00Z" w16du:dateUtc="2025-10-26T17:54:00Z"/>
          <w:rFonts w:ascii="Times New Roman" w:hAnsi="Times New Roman" w:cs="Times New Roman"/>
        </w:rPr>
      </w:pPr>
      <w:ins w:id="4454" w:author="Office" w:date="2025-10-26T17:54:00Z" w16du:dateUtc="2025-10-26T17:54:00Z">
        <w:r w:rsidRPr="005D7027">
          <w:rPr>
            <w:rFonts w:ascii="Times New Roman" w:hAnsi="Times New Roman" w:cs="Times New Roman"/>
          </w:rPr>
          <w:t xml:space="preserve">        ax1.set_ylabel('Count')</w:t>
        </w:r>
      </w:ins>
    </w:p>
    <w:p w14:paraId="34F180DD" w14:textId="77777777" w:rsidR="005D7027" w:rsidRPr="005D7027" w:rsidRDefault="005D7027" w:rsidP="005D7027">
      <w:pPr>
        <w:spacing w:line="360" w:lineRule="auto"/>
        <w:jc w:val="both"/>
        <w:rPr>
          <w:ins w:id="4455" w:author="Office" w:date="2025-10-26T17:54:00Z" w16du:dateUtc="2025-10-26T17:54:00Z"/>
          <w:rFonts w:ascii="Times New Roman" w:hAnsi="Times New Roman" w:cs="Times New Roman"/>
        </w:rPr>
      </w:pPr>
    </w:p>
    <w:p w14:paraId="2FE980F8" w14:textId="77777777" w:rsidR="005D7027" w:rsidRPr="005D7027" w:rsidRDefault="005D7027" w:rsidP="005D7027">
      <w:pPr>
        <w:spacing w:line="360" w:lineRule="auto"/>
        <w:jc w:val="both"/>
        <w:rPr>
          <w:ins w:id="4456" w:author="Office" w:date="2025-10-26T17:54:00Z" w16du:dateUtc="2025-10-26T17:54:00Z"/>
          <w:rFonts w:ascii="Times New Roman" w:hAnsi="Times New Roman" w:cs="Times New Roman"/>
        </w:rPr>
      </w:pPr>
      <w:ins w:id="4457" w:author="Office" w:date="2025-10-26T17:54:00Z" w16du:dateUtc="2025-10-26T17:54:00Z">
        <w:r w:rsidRPr="005D7027">
          <w:rPr>
            <w:rFonts w:ascii="Times New Roman" w:hAnsi="Times New Roman" w:cs="Times New Roman"/>
          </w:rPr>
          <w:t xml:space="preserve">        # Sentiment scores over time</w:t>
        </w:r>
      </w:ins>
    </w:p>
    <w:p w14:paraId="2C05660A" w14:textId="77777777" w:rsidR="005D7027" w:rsidRPr="005D7027" w:rsidRDefault="005D7027" w:rsidP="005D7027">
      <w:pPr>
        <w:spacing w:line="360" w:lineRule="auto"/>
        <w:jc w:val="both"/>
        <w:rPr>
          <w:ins w:id="4458" w:author="Office" w:date="2025-10-26T17:54:00Z" w16du:dateUtc="2025-10-26T17:54:00Z"/>
          <w:rFonts w:ascii="Times New Roman" w:hAnsi="Times New Roman" w:cs="Times New Roman"/>
        </w:rPr>
      </w:pPr>
      <w:ins w:id="4459" w:author="Office" w:date="2025-10-26T17:54:00Z" w16du:dateUtc="2025-10-26T17:54:00Z">
        <w:r w:rsidRPr="005D7027">
          <w:rPr>
            <w:rFonts w:ascii="Times New Roman" w:hAnsi="Times New Roman" w:cs="Times New Roman"/>
          </w:rPr>
          <w:t xml:space="preserve">        daily_sentiment = self.sentiment_df.groupby('date')['sentiment_score'].mean()</w:t>
        </w:r>
      </w:ins>
    </w:p>
    <w:p w14:paraId="66284D18" w14:textId="77777777" w:rsidR="005D7027" w:rsidRPr="005D7027" w:rsidRDefault="005D7027" w:rsidP="005D7027">
      <w:pPr>
        <w:spacing w:line="360" w:lineRule="auto"/>
        <w:jc w:val="both"/>
        <w:rPr>
          <w:ins w:id="4460" w:author="Office" w:date="2025-10-26T17:54:00Z" w16du:dateUtc="2025-10-26T17:54:00Z"/>
          <w:rFonts w:ascii="Times New Roman" w:hAnsi="Times New Roman" w:cs="Times New Roman"/>
        </w:rPr>
      </w:pPr>
      <w:ins w:id="4461" w:author="Office" w:date="2025-10-26T17:54:00Z" w16du:dateUtc="2025-10-26T17:54:00Z">
        <w:r w:rsidRPr="005D7027">
          <w:rPr>
            <w:rFonts w:ascii="Times New Roman" w:hAnsi="Times New Roman" w:cs="Times New Roman"/>
          </w:rPr>
          <w:t xml:space="preserve">        daily_sentiment.plot(ax=ax2, color='blue')</w:t>
        </w:r>
      </w:ins>
    </w:p>
    <w:p w14:paraId="33228C27" w14:textId="77777777" w:rsidR="005D7027" w:rsidRPr="005D7027" w:rsidRDefault="005D7027" w:rsidP="005D7027">
      <w:pPr>
        <w:spacing w:line="360" w:lineRule="auto"/>
        <w:jc w:val="both"/>
        <w:rPr>
          <w:ins w:id="4462" w:author="Office" w:date="2025-10-26T17:54:00Z" w16du:dateUtc="2025-10-26T17:54:00Z"/>
          <w:rFonts w:ascii="Times New Roman" w:hAnsi="Times New Roman" w:cs="Times New Roman"/>
        </w:rPr>
      </w:pPr>
      <w:ins w:id="4463" w:author="Office" w:date="2025-10-26T17:54:00Z" w16du:dateUtc="2025-10-26T17:54:00Z">
        <w:r w:rsidRPr="005D7027">
          <w:rPr>
            <w:rFonts w:ascii="Times New Roman" w:hAnsi="Times New Roman" w:cs="Times New Roman"/>
          </w:rPr>
          <w:t xml:space="preserve">        ax2.set_title('Average Daily Sentiment Score')</w:t>
        </w:r>
      </w:ins>
    </w:p>
    <w:p w14:paraId="4F67865D" w14:textId="77777777" w:rsidR="005D7027" w:rsidRPr="005D7027" w:rsidRDefault="005D7027" w:rsidP="005D7027">
      <w:pPr>
        <w:spacing w:line="360" w:lineRule="auto"/>
        <w:jc w:val="both"/>
        <w:rPr>
          <w:ins w:id="4464" w:author="Office" w:date="2025-10-26T17:54:00Z" w16du:dateUtc="2025-10-26T17:54:00Z"/>
          <w:rFonts w:ascii="Times New Roman" w:hAnsi="Times New Roman" w:cs="Times New Roman"/>
        </w:rPr>
      </w:pPr>
      <w:ins w:id="4465" w:author="Office" w:date="2025-10-26T17:54:00Z" w16du:dateUtc="2025-10-26T17:54:00Z">
        <w:r w:rsidRPr="005D7027">
          <w:rPr>
            <w:rFonts w:ascii="Times New Roman" w:hAnsi="Times New Roman" w:cs="Times New Roman"/>
          </w:rPr>
          <w:t xml:space="preserve">        ax2.set_ylabel('Sentiment Score')</w:t>
        </w:r>
      </w:ins>
    </w:p>
    <w:p w14:paraId="519A8197" w14:textId="77777777" w:rsidR="005D7027" w:rsidRPr="005D7027" w:rsidRDefault="005D7027" w:rsidP="005D7027">
      <w:pPr>
        <w:spacing w:line="360" w:lineRule="auto"/>
        <w:jc w:val="both"/>
        <w:rPr>
          <w:ins w:id="4466" w:author="Office" w:date="2025-10-26T17:54:00Z" w16du:dateUtc="2025-10-26T17:54:00Z"/>
          <w:rFonts w:ascii="Times New Roman" w:hAnsi="Times New Roman" w:cs="Times New Roman"/>
        </w:rPr>
      </w:pPr>
    </w:p>
    <w:p w14:paraId="2F6A5599" w14:textId="77777777" w:rsidR="005D7027" w:rsidRPr="005D7027" w:rsidRDefault="005D7027" w:rsidP="005D7027">
      <w:pPr>
        <w:spacing w:line="360" w:lineRule="auto"/>
        <w:jc w:val="both"/>
        <w:rPr>
          <w:ins w:id="4467" w:author="Office" w:date="2025-10-26T17:54:00Z" w16du:dateUtc="2025-10-26T17:54:00Z"/>
          <w:rFonts w:ascii="Times New Roman" w:hAnsi="Times New Roman" w:cs="Times New Roman"/>
        </w:rPr>
      </w:pPr>
      <w:ins w:id="4468" w:author="Office" w:date="2025-10-26T17:54:00Z" w16du:dateUtc="2025-10-26T17:54:00Z">
        <w:r w:rsidRPr="005D7027">
          <w:rPr>
            <w:rFonts w:ascii="Times New Roman" w:hAnsi="Times New Roman" w:cs="Times New Roman"/>
          </w:rPr>
          <w:t xml:space="preserve">        # Sentiment by source</w:t>
        </w:r>
      </w:ins>
    </w:p>
    <w:p w14:paraId="1D629CF6" w14:textId="77777777" w:rsidR="005D7027" w:rsidRPr="005D7027" w:rsidRDefault="005D7027" w:rsidP="005D7027">
      <w:pPr>
        <w:spacing w:line="360" w:lineRule="auto"/>
        <w:jc w:val="both"/>
        <w:rPr>
          <w:ins w:id="4469" w:author="Office" w:date="2025-10-26T17:54:00Z" w16du:dateUtc="2025-10-26T17:54:00Z"/>
          <w:rFonts w:ascii="Times New Roman" w:hAnsi="Times New Roman" w:cs="Times New Roman"/>
        </w:rPr>
      </w:pPr>
      <w:ins w:id="4470" w:author="Office" w:date="2025-10-26T17:54:00Z" w16du:dateUtc="2025-10-26T17:54:00Z">
        <w:r w:rsidRPr="005D7027">
          <w:rPr>
            <w:rFonts w:ascii="Times New Roman" w:hAnsi="Times New Roman" w:cs="Times New Roman"/>
          </w:rPr>
          <w:t xml:space="preserve">        source_sentiment = self.sentiment_df.groupby('source')['sentiment_score'].mean()</w:t>
        </w:r>
      </w:ins>
    </w:p>
    <w:p w14:paraId="6B2C3CB1" w14:textId="77777777" w:rsidR="005D7027" w:rsidRPr="005D7027" w:rsidRDefault="005D7027" w:rsidP="005D7027">
      <w:pPr>
        <w:spacing w:line="360" w:lineRule="auto"/>
        <w:jc w:val="both"/>
        <w:rPr>
          <w:ins w:id="4471" w:author="Office" w:date="2025-10-26T17:54:00Z" w16du:dateUtc="2025-10-26T17:54:00Z"/>
          <w:rFonts w:ascii="Times New Roman" w:hAnsi="Times New Roman" w:cs="Times New Roman"/>
        </w:rPr>
      </w:pPr>
      <w:ins w:id="4472" w:author="Office" w:date="2025-10-26T17:54:00Z" w16du:dateUtc="2025-10-26T17:54:00Z">
        <w:r w:rsidRPr="005D7027">
          <w:rPr>
            <w:rFonts w:ascii="Times New Roman" w:hAnsi="Times New Roman" w:cs="Times New Roman"/>
          </w:rPr>
          <w:t xml:space="preserve">        source_sentiment.plot(kind='bar', ax=ax3, color='orange')</w:t>
        </w:r>
      </w:ins>
    </w:p>
    <w:p w14:paraId="1B213C67" w14:textId="77777777" w:rsidR="005D7027" w:rsidRPr="005D7027" w:rsidRDefault="005D7027" w:rsidP="005D7027">
      <w:pPr>
        <w:spacing w:line="360" w:lineRule="auto"/>
        <w:jc w:val="both"/>
        <w:rPr>
          <w:ins w:id="4473" w:author="Office" w:date="2025-10-26T17:54:00Z" w16du:dateUtc="2025-10-26T17:54:00Z"/>
          <w:rFonts w:ascii="Times New Roman" w:hAnsi="Times New Roman" w:cs="Times New Roman"/>
        </w:rPr>
      </w:pPr>
      <w:ins w:id="4474" w:author="Office" w:date="2025-10-26T17:54:00Z" w16du:dateUtc="2025-10-26T17:54:00Z">
        <w:r w:rsidRPr="005D7027">
          <w:rPr>
            <w:rFonts w:ascii="Times New Roman" w:hAnsi="Times New Roman" w:cs="Times New Roman"/>
          </w:rPr>
          <w:t xml:space="preserve">        ax3.set_title('Average Sentiment by Source')</w:t>
        </w:r>
      </w:ins>
    </w:p>
    <w:p w14:paraId="6516F6AF" w14:textId="77777777" w:rsidR="005D7027" w:rsidRPr="005D7027" w:rsidRDefault="005D7027" w:rsidP="005D7027">
      <w:pPr>
        <w:spacing w:line="360" w:lineRule="auto"/>
        <w:jc w:val="both"/>
        <w:rPr>
          <w:ins w:id="4475" w:author="Office" w:date="2025-10-26T17:54:00Z" w16du:dateUtc="2025-10-26T17:54:00Z"/>
          <w:rFonts w:ascii="Times New Roman" w:hAnsi="Times New Roman" w:cs="Times New Roman"/>
        </w:rPr>
      </w:pPr>
      <w:ins w:id="4476" w:author="Office" w:date="2025-10-26T17:54:00Z" w16du:dateUtc="2025-10-26T17:54:00Z">
        <w:r w:rsidRPr="005D7027">
          <w:rPr>
            <w:rFonts w:ascii="Times New Roman" w:hAnsi="Times New Roman" w:cs="Times New Roman"/>
          </w:rPr>
          <w:t xml:space="preserve">        ax3.set_ylabel('Sentiment Score')</w:t>
        </w:r>
      </w:ins>
    </w:p>
    <w:p w14:paraId="3D028B6A" w14:textId="77777777" w:rsidR="005D7027" w:rsidRPr="005D7027" w:rsidRDefault="005D7027" w:rsidP="005D7027">
      <w:pPr>
        <w:spacing w:line="360" w:lineRule="auto"/>
        <w:jc w:val="both"/>
        <w:rPr>
          <w:ins w:id="4477" w:author="Office" w:date="2025-10-26T17:54:00Z" w16du:dateUtc="2025-10-26T17:54:00Z"/>
          <w:rFonts w:ascii="Times New Roman" w:hAnsi="Times New Roman" w:cs="Times New Roman"/>
        </w:rPr>
      </w:pPr>
      <w:ins w:id="4478" w:author="Office" w:date="2025-10-26T17:54:00Z" w16du:dateUtc="2025-10-26T17:54:00Z">
        <w:r w:rsidRPr="005D7027">
          <w:rPr>
            <w:rFonts w:ascii="Times New Roman" w:hAnsi="Times New Roman" w:cs="Times New Roman"/>
          </w:rPr>
          <w:t xml:space="preserve">        ax3.tick_params(axis='x', rotation=45)</w:t>
        </w:r>
      </w:ins>
    </w:p>
    <w:p w14:paraId="25AB344E" w14:textId="77777777" w:rsidR="005D7027" w:rsidRPr="005D7027" w:rsidRDefault="005D7027" w:rsidP="005D7027">
      <w:pPr>
        <w:spacing w:line="360" w:lineRule="auto"/>
        <w:jc w:val="both"/>
        <w:rPr>
          <w:ins w:id="4479" w:author="Office" w:date="2025-10-26T17:54:00Z" w16du:dateUtc="2025-10-26T17:54:00Z"/>
          <w:rFonts w:ascii="Times New Roman" w:hAnsi="Times New Roman" w:cs="Times New Roman"/>
        </w:rPr>
      </w:pPr>
    </w:p>
    <w:p w14:paraId="34026329" w14:textId="77777777" w:rsidR="005D7027" w:rsidRPr="005D7027" w:rsidRDefault="005D7027" w:rsidP="005D7027">
      <w:pPr>
        <w:spacing w:line="360" w:lineRule="auto"/>
        <w:jc w:val="both"/>
        <w:rPr>
          <w:ins w:id="4480" w:author="Office" w:date="2025-10-26T17:54:00Z" w16du:dateUtc="2025-10-26T17:54:00Z"/>
          <w:rFonts w:ascii="Times New Roman" w:hAnsi="Times New Roman" w:cs="Times New Roman"/>
        </w:rPr>
      </w:pPr>
      <w:ins w:id="4481" w:author="Office" w:date="2025-10-26T17:54:00Z" w16du:dateUtc="2025-10-26T17:54:00Z">
        <w:r w:rsidRPr="005D7027">
          <w:rPr>
            <w:rFonts w:ascii="Times New Roman" w:hAnsi="Times New Roman" w:cs="Times New Roman"/>
          </w:rPr>
          <w:t xml:space="preserve">        # Sentiment by company</w:t>
        </w:r>
      </w:ins>
    </w:p>
    <w:p w14:paraId="5AA2F907" w14:textId="77777777" w:rsidR="005D7027" w:rsidRPr="005D7027" w:rsidRDefault="005D7027" w:rsidP="005D7027">
      <w:pPr>
        <w:spacing w:line="360" w:lineRule="auto"/>
        <w:jc w:val="both"/>
        <w:rPr>
          <w:ins w:id="4482" w:author="Office" w:date="2025-10-26T17:54:00Z" w16du:dateUtc="2025-10-26T17:54:00Z"/>
          <w:rFonts w:ascii="Times New Roman" w:hAnsi="Times New Roman" w:cs="Times New Roman"/>
        </w:rPr>
      </w:pPr>
      <w:ins w:id="4483" w:author="Office" w:date="2025-10-26T17:54:00Z" w16du:dateUtc="2025-10-26T17:54:00Z">
        <w:r w:rsidRPr="005D7027">
          <w:rPr>
            <w:rFonts w:ascii="Times New Roman" w:hAnsi="Times New Roman" w:cs="Times New Roman"/>
          </w:rPr>
          <w:lastRenderedPageBreak/>
          <w:t xml:space="preserve">        company_sentiment = self.sentiment_df.groupby('company')['sentiment_score'].mean()</w:t>
        </w:r>
      </w:ins>
    </w:p>
    <w:p w14:paraId="39387947" w14:textId="77777777" w:rsidR="005D7027" w:rsidRPr="005D7027" w:rsidRDefault="005D7027" w:rsidP="005D7027">
      <w:pPr>
        <w:spacing w:line="360" w:lineRule="auto"/>
        <w:jc w:val="both"/>
        <w:rPr>
          <w:ins w:id="4484" w:author="Office" w:date="2025-10-26T17:54:00Z" w16du:dateUtc="2025-10-26T17:54:00Z"/>
          <w:rFonts w:ascii="Times New Roman" w:hAnsi="Times New Roman" w:cs="Times New Roman"/>
        </w:rPr>
      </w:pPr>
      <w:ins w:id="4485" w:author="Office" w:date="2025-10-26T17:54:00Z" w16du:dateUtc="2025-10-26T17:54:00Z">
        <w:r w:rsidRPr="005D7027">
          <w:rPr>
            <w:rFonts w:ascii="Times New Roman" w:hAnsi="Times New Roman" w:cs="Times New Roman"/>
          </w:rPr>
          <w:t xml:space="preserve">        company_sentiment.plot(kind='bar', ax=ax4, color='purple')</w:t>
        </w:r>
      </w:ins>
    </w:p>
    <w:p w14:paraId="46917CAC" w14:textId="77777777" w:rsidR="005D7027" w:rsidRPr="005D7027" w:rsidRDefault="005D7027" w:rsidP="005D7027">
      <w:pPr>
        <w:spacing w:line="360" w:lineRule="auto"/>
        <w:jc w:val="both"/>
        <w:rPr>
          <w:ins w:id="4486" w:author="Office" w:date="2025-10-26T17:54:00Z" w16du:dateUtc="2025-10-26T17:54:00Z"/>
          <w:rFonts w:ascii="Times New Roman" w:hAnsi="Times New Roman" w:cs="Times New Roman"/>
        </w:rPr>
      </w:pPr>
      <w:ins w:id="4487" w:author="Office" w:date="2025-10-26T17:54:00Z" w16du:dateUtc="2025-10-26T17:54:00Z">
        <w:r w:rsidRPr="005D7027">
          <w:rPr>
            <w:rFonts w:ascii="Times New Roman" w:hAnsi="Times New Roman" w:cs="Times New Roman"/>
          </w:rPr>
          <w:t xml:space="preserve">        ax4.set_title('Average Sentiment by Company')</w:t>
        </w:r>
      </w:ins>
    </w:p>
    <w:p w14:paraId="5668B131" w14:textId="77777777" w:rsidR="005D7027" w:rsidRPr="005D7027" w:rsidRDefault="005D7027" w:rsidP="005D7027">
      <w:pPr>
        <w:spacing w:line="360" w:lineRule="auto"/>
        <w:jc w:val="both"/>
        <w:rPr>
          <w:ins w:id="4488" w:author="Office" w:date="2025-10-26T17:54:00Z" w16du:dateUtc="2025-10-26T17:54:00Z"/>
          <w:rFonts w:ascii="Times New Roman" w:hAnsi="Times New Roman" w:cs="Times New Roman"/>
        </w:rPr>
      </w:pPr>
      <w:ins w:id="4489" w:author="Office" w:date="2025-10-26T17:54:00Z" w16du:dateUtc="2025-10-26T17:54:00Z">
        <w:r w:rsidRPr="005D7027">
          <w:rPr>
            <w:rFonts w:ascii="Times New Roman" w:hAnsi="Times New Roman" w:cs="Times New Roman"/>
          </w:rPr>
          <w:t xml:space="preserve">        ax4.set_ylabel('Sentiment Score')</w:t>
        </w:r>
      </w:ins>
    </w:p>
    <w:p w14:paraId="0962956C" w14:textId="77777777" w:rsidR="005D7027" w:rsidRPr="005D7027" w:rsidRDefault="005D7027" w:rsidP="005D7027">
      <w:pPr>
        <w:spacing w:line="360" w:lineRule="auto"/>
        <w:jc w:val="both"/>
        <w:rPr>
          <w:ins w:id="4490" w:author="Office" w:date="2025-10-26T17:54:00Z" w16du:dateUtc="2025-10-26T17:54:00Z"/>
          <w:rFonts w:ascii="Times New Roman" w:hAnsi="Times New Roman" w:cs="Times New Roman"/>
        </w:rPr>
      </w:pPr>
      <w:ins w:id="4491" w:author="Office" w:date="2025-10-26T17:54:00Z" w16du:dateUtc="2025-10-26T17:54:00Z">
        <w:r w:rsidRPr="005D7027">
          <w:rPr>
            <w:rFonts w:ascii="Times New Roman" w:hAnsi="Times New Roman" w:cs="Times New Roman"/>
          </w:rPr>
          <w:t xml:space="preserve">        ax4.tick_params(axis='x', rotation=45)</w:t>
        </w:r>
      </w:ins>
    </w:p>
    <w:p w14:paraId="260B03F0" w14:textId="77777777" w:rsidR="005D7027" w:rsidRPr="005D7027" w:rsidRDefault="005D7027" w:rsidP="005D7027">
      <w:pPr>
        <w:spacing w:line="360" w:lineRule="auto"/>
        <w:jc w:val="both"/>
        <w:rPr>
          <w:ins w:id="4492" w:author="Office" w:date="2025-10-26T17:54:00Z" w16du:dateUtc="2025-10-26T17:54:00Z"/>
          <w:rFonts w:ascii="Times New Roman" w:hAnsi="Times New Roman" w:cs="Times New Roman"/>
        </w:rPr>
      </w:pPr>
    </w:p>
    <w:p w14:paraId="0FA2CE68" w14:textId="77777777" w:rsidR="005D7027" w:rsidRPr="005D7027" w:rsidRDefault="005D7027" w:rsidP="005D7027">
      <w:pPr>
        <w:spacing w:line="360" w:lineRule="auto"/>
        <w:jc w:val="both"/>
        <w:rPr>
          <w:ins w:id="4493" w:author="Office" w:date="2025-10-26T17:54:00Z" w16du:dateUtc="2025-10-26T17:54:00Z"/>
          <w:rFonts w:ascii="Times New Roman" w:hAnsi="Times New Roman" w:cs="Times New Roman"/>
        </w:rPr>
      </w:pPr>
      <w:ins w:id="4494" w:author="Office" w:date="2025-10-26T17:54:00Z" w16du:dateUtc="2025-10-26T17:54:00Z">
        <w:r w:rsidRPr="005D7027">
          <w:rPr>
            <w:rFonts w:ascii="Times New Roman" w:hAnsi="Times New Roman" w:cs="Times New Roman"/>
          </w:rPr>
          <w:t xml:space="preserve">        plt.tight_layout()</w:t>
        </w:r>
      </w:ins>
    </w:p>
    <w:p w14:paraId="73D51271" w14:textId="77777777" w:rsidR="005D7027" w:rsidRPr="005D7027" w:rsidRDefault="005D7027" w:rsidP="005D7027">
      <w:pPr>
        <w:spacing w:line="360" w:lineRule="auto"/>
        <w:jc w:val="both"/>
        <w:rPr>
          <w:ins w:id="4495" w:author="Office" w:date="2025-10-26T17:54:00Z" w16du:dateUtc="2025-10-26T17:54:00Z"/>
          <w:rFonts w:ascii="Times New Roman" w:hAnsi="Times New Roman" w:cs="Times New Roman"/>
        </w:rPr>
      </w:pPr>
      <w:ins w:id="4496" w:author="Office" w:date="2025-10-26T17:54:00Z" w16du:dateUtc="2025-10-26T17:54:00Z">
        <w:r w:rsidRPr="005D7027">
          <w:rPr>
            <w:rFonts w:ascii="Times New Roman" w:hAnsi="Times New Roman" w:cs="Times New Roman"/>
          </w:rPr>
          <w:t xml:space="preserve">        plt.savefig('eda_plots/sentiment_analysis.png', dpi=300, bbox_inches='tight')</w:t>
        </w:r>
      </w:ins>
    </w:p>
    <w:p w14:paraId="50316EC3" w14:textId="77777777" w:rsidR="005D7027" w:rsidRPr="005D7027" w:rsidRDefault="005D7027" w:rsidP="005D7027">
      <w:pPr>
        <w:spacing w:line="360" w:lineRule="auto"/>
        <w:jc w:val="both"/>
        <w:rPr>
          <w:ins w:id="4497" w:author="Office" w:date="2025-10-26T17:54:00Z" w16du:dateUtc="2025-10-26T17:54:00Z"/>
          <w:rFonts w:ascii="Times New Roman" w:hAnsi="Times New Roman" w:cs="Times New Roman"/>
        </w:rPr>
      </w:pPr>
      <w:ins w:id="4498" w:author="Office" w:date="2025-10-26T17:54:00Z" w16du:dateUtc="2025-10-26T17:54:00Z">
        <w:r w:rsidRPr="005D7027">
          <w:rPr>
            <w:rFonts w:ascii="Times New Roman" w:hAnsi="Times New Roman" w:cs="Times New Roman"/>
          </w:rPr>
          <w:t xml:space="preserve">        plt.close()</w:t>
        </w:r>
      </w:ins>
    </w:p>
    <w:p w14:paraId="13731678" w14:textId="77777777" w:rsidR="005D7027" w:rsidRPr="005D7027" w:rsidRDefault="005D7027" w:rsidP="005D7027">
      <w:pPr>
        <w:spacing w:line="360" w:lineRule="auto"/>
        <w:jc w:val="both"/>
        <w:rPr>
          <w:ins w:id="4499" w:author="Office" w:date="2025-10-26T17:54:00Z" w16du:dateUtc="2025-10-26T17:54:00Z"/>
          <w:rFonts w:ascii="Times New Roman" w:hAnsi="Times New Roman" w:cs="Times New Roman"/>
        </w:rPr>
      </w:pPr>
    </w:p>
    <w:p w14:paraId="4131B516" w14:textId="77777777" w:rsidR="005D7027" w:rsidRPr="005D7027" w:rsidRDefault="005D7027" w:rsidP="005D7027">
      <w:pPr>
        <w:spacing w:line="360" w:lineRule="auto"/>
        <w:jc w:val="both"/>
        <w:rPr>
          <w:ins w:id="4500" w:author="Office" w:date="2025-10-26T17:54:00Z" w16du:dateUtc="2025-10-26T17:54:00Z"/>
          <w:rFonts w:ascii="Times New Roman" w:hAnsi="Times New Roman" w:cs="Times New Roman"/>
        </w:rPr>
      </w:pPr>
      <w:ins w:id="4501" w:author="Office" w:date="2025-10-26T17:54:00Z" w16du:dateUtc="2025-10-26T17:54:00Z">
        <w:r w:rsidRPr="005D7027">
          <w:rPr>
            <w:rFonts w:ascii="Times New Roman" w:hAnsi="Times New Roman" w:cs="Times New Roman"/>
          </w:rPr>
          <w:t xml:space="preserve">    def _create_stock_plots(self):</w:t>
        </w:r>
      </w:ins>
    </w:p>
    <w:p w14:paraId="2AFCEF60" w14:textId="77777777" w:rsidR="005D7027" w:rsidRPr="005D7027" w:rsidRDefault="005D7027" w:rsidP="005D7027">
      <w:pPr>
        <w:spacing w:line="360" w:lineRule="auto"/>
        <w:jc w:val="both"/>
        <w:rPr>
          <w:ins w:id="4502" w:author="Office" w:date="2025-10-26T17:54:00Z" w16du:dateUtc="2025-10-26T17:54:00Z"/>
          <w:rFonts w:ascii="Times New Roman" w:hAnsi="Times New Roman" w:cs="Times New Roman"/>
        </w:rPr>
      </w:pPr>
      <w:ins w:id="4503" w:author="Office" w:date="2025-10-26T17:54:00Z" w16du:dateUtc="2025-10-26T17:54:00Z">
        <w:r w:rsidRPr="005D7027">
          <w:rPr>
            <w:rFonts w:ascii="Times New Roman" w:hAnsi="Times New Roman" w:cs="Times New Roman"/>
          </w:rPr>
          <w:t xml:space="preserve">        """Create stock market analysis visualizations"""</w:t>
        </w:r>
      </w:ins>
    </w:p>
    <w:p w14:paraId="4477FC4F" w14:textId="77777777" w:rsidR="005D7027" w:rsidRPr="005D7027" w:rsidRDefault="005D7027" w:rsidP="005D7027">
      <w:pPr>
        <w:spacing w:line="360" w:lineRule="auto"/>
        <w:jc w:val="both"/>
        <w:rPr>
          <w:ins w:id="4504" w:author="Office" w:date="2025-10-26T17:54:00Z" w16du:dateUtc="2025-10-26T17:54:00Z"/>
          <w:rFonts w:ascii="Times New Roman" w:hAnsi="Times New Roman" w:cs="Times New Roman"/>
        </w:rPr>
      </w:pPr>
    </w:p>
    <w:p w14:paraId="4A1732A6" w14:textId="77777777" w:rsidR="005D7027" w:rsidRPr="005D7027" w:rsidRDefault="005D7027" w:rsidP="005D7027">
      <w:pPr>
        <w:spacing w:line="360" w:lineRule="auto"/>
        <w:jc w:val="both"/>
        <w:rPr>
          <w:ins w:id="4505" w:author="Office" w:date="2025-10-26T17:54:00Z" w16du:dateUtc="2025-10-26T17:54:00Z"/>
          <w:rFonts w:ascii="Times New Roman" w:hAnsi="Times New Roman" w:cs="Times New Roman"/>
        </w:rPr>
      </w:pPr>
      <w:ins w:id="4506" w:author="Office" w:date="2025-10-26T17:54:00Z" w16du:dateUtc="2025-10-26T17:54:00Z">
        <w:r w:rsidRPr="005D7027">
          <w:rPr>
            <w:rFonts w:ascii="Times New Roman" w:hAnsi="Times New Roman" w:cs="Times New Roman"/>
          </w:rPr>
          <w:t xml:space="preserve">        fig, ((ax1, ax2), (ax3, ax4)) = plt.subplots(2, 2, figsize=(15, 12))</w:t>
        </w:r>
      </w:ins>
    </w:p>
    <w:p w14:paraId="76FEDCDF" w14:textId="77777777" w:rsidR="005D7027" w:rsidRPr="005D7027" w:rsidRDefault="005D7027" w:rsidP="005D7027">
      <w:pPr>
        <w:spacing w:line="360" w:lineRule="auto"/>
        <w:jc w:val="both"/>
        <w:rPr>
          <w:ins w:id="4507" w:author="Office" w:date="2025-10-26T17:54:00Z" w16du:dateUtc="2025-10-26T17:54:00Z"/>
          <w:rFonts w:ascii="Times New Roman" w:hAnsi="Times New Roman" w:cs="Times New Roman"/>
        </w:rPr>
      </w:pPr>
    </w:p>
    <w:p w14:paraId="2A6C5DA9" w14:textId="77777777" w:rsidR="005D7027" w:rsidRPr="005D7027" w:rsidRDefault="005D7027" w:rsidP="005D7027">
      <w:pPr>
        <w:spacing w:line="360" w:lineRule="auto"/>
        <w:jc w:val="both"/>
        <w:rPr>
          <w:ins w:id="4508" w:author="Office" w:date="2025-10-26T17:54:00Z" w16du:dateUtc="2025-10-26T17:54:00Z"/>
          <w:rFonts w:ascii="Times New Roman" w:hAnsi="Times New Roman" w:cs="Times New Roman"/>
        </w:rPr>
      </w:pPr>
      <w:ins w:id="4509" w:author="Office" w:date="2025-10-26T17:54:00Z" w16du:dateUtc="2025-10-26T17:54:00Z">
        <w:r w:rsidRPr="005D7027">
          <w:rPr>
            <w:rFonts w:ascii="Times New Roman" w:hAnsi="Times New Roman" w:cs="Times New Roman"/>
          </w:rPr>
          <w:t xml:space="preserve">        # Price over time</w:t>
        </w:r>
      </w:ins>
    </w:p>
    <w:p w14:paraId="1A51DF9C" w14:textId="77777777" w:rsidR="005D7027" w:rsidRPr="005D7027" w:rsidRDefault="005D7027" w:rsidP="005D7027">
      <w:pPr>
        <w:spacing w:line="360" w:lineRule="auto"/>
        <w:jc w:val="both"/>
        <w:rPr>
          <w:ins w:id="4510" w:author="Office" w:date="2025-10-26T17:54:00Z" w16du:dateUtc="2025-10-26T17:54:00Z"/>
          <w:rFonts w:ascii="Times New Roman" w:hAnsi="Times New Roman" w:cs="Times New Roman"/>
        </w:rPr>
      </w:pPr>
      <w:ins w:id="4511" w:author="Office" w:date="2025-10-26T17:54:00Z" w16du:dateUtc="2025-10-26T17:54:00Z">
        <w:r w:rsidRPr="005D7027">
          <w:rPr>
            <w:rFonts w:ascii="Times New Roman" w:hAnsi="Times New Roman" w:cs="Times New Roman"/>
          </w:rPr>
          <w:t xml:space="preserve">        self.stock_df.plot(x='Date', y='Close', ax=ax1, color='blue')</w:t>
        </w:r>
      </w:ins>
    </w:p>
    <w:p w14:paraId="51FC1486" w14:textId="77777777" w:rsidR="005D7027" w:rsidRPr="005D7027" w:rsidRDefault="005D7027" w:rsidP="005D7027">
      <w:pPr>
        <w:spacing w:line="360" w:lineRule="auto"/>
        <w:jc w:val="both"/>
        <w:rPr>
          <w:ins w:id="4512" w:author="Office" w:date="2025-10-26T17:54:00Z" w16du:dateUtc="2025-10-26T17:54:00Z"/>
          <w:rFonts w:ascii="Times New Roman" w:hAnsi="Times New Roman" w:cs="Times New Roman"/>
        </w:rPr>
      </w:pPr>
      <w:ins w:id="4513" w:author="Office" w:date="2025-10-26T17:54:00Z" w16du:dateUtc="2025-10-26T17:54:00Z">
        <w:r w:rsidRPr="005D7027">
          <w:rPr>
            <w:rFonts w:ascii="Times New Roman" w:hAnsi="Times New Roman" w:cs="Times New Roman"/>
          </w:rPr>
          <w:t xml:space="preserve">        ax1.set_title('GSE Composite Index Price Over Time')</w:t>
        </w:r>
      </w:ins>
    </w:p>
    <w:p w14:paraId="41934D89" w14:textId="26EE681F" w:rsidR="005D7027" w:rsidRPr="005D7027" w:rsidRDefault="005D7027" w:rsidP="005D7027">
      <w:pPr>
        <w:spacing w:line="360" w:lineRule="auto"/>
        <w:jc w:val="both"/>
        <w:rPr>
          <w:ins w:id="4514" w:author="Office" w:date="2025-10-26T17:54:00Z" w16du:dateUtc="2025-10-26T17:54:00Z"/>
          <w:rFonts w:ascii="Times New Roman" w:hAnsi="Times New Roman" w:cs="Times New Roman"/>
        </w:rPr>
      </w:pPr>
      <w:ins w:id="4515" w:author="Office" w:date="2025-10-26T17:54:00Z" w16du:dateUtc="2025-10-26T17:54:00Z">
        <w:r w:rsidRPr="005D7027">
          <w:rPr>
            <w:rFonts w:ascii="Times New Roman" w:hAnsi="Times New Roman" w:cs="Times New Roman"/>
          </w:rPr>
          <w:t xml:space="preserve">        ax1.set_ylabel('Price (GHS)')</w:t>
        </w:r>
      </w:ins>
    </w:p>
    <w:p w14:paraId="4B12683F" w14:textId="77777777" w:rsidR="005D7027" w:rsidRPr="005D7027" w:rsidRDefault="005D7027" w:rsidP="005D7027">
      <w:pPr>
        <w:spacing w:line="360" w:lineRule="auto"/>
        <w:jc w:val="both"/>
        <w:rPr>
          <w:ins w:id="4516" w:author="Office" w:date="2025-10-26T17:54:00Z" w16du:dateUtc="2025-10-26T17:54:00Z"/>
          <w:rFonts w:ascii="Times New Roman" w:hAnsi="Times New Roman" w:cs="Times New Roman"/>
        </w:rPr>
      </w:pPr>
      <w:ins w:id="4517" w:author="Office" w:date="2025-10-26T17:54:00Z" w16du:dateUtc="2025-10-26T17:54:00Z">
        <w:r w:rsidRPr="005D7027">
          <w:rPr>
            <w:rFonts w:ascii="Times New Roman" w:hAnsi="Times New Roman" w:cs="Times New Roman"/>
          </w:rPr>
          <w:t xml:space="preserve">        # Daily returns distribution</w:t>
        </w:r>
      </w:ins>
    </w:p>
    <w:p w14:paraId="023B760C" w14:textId="1C360CCF" w:rsidR="00064632" w:rsidRDefault="005D7027" w:rsidP="005D7027">
      <w:pPr>
        <w:spacing w:line="360" w:lineRule="auto"/>
        <w:jc w:val="both"/>
        <w:rPr>
          <w:rFonts w:ascii="Times New Roman" w:hAnsi="Times New Roman" w:cs="Times New Roman"/>
        </w:rPr>
      </w:pPr>
      <w:ins w:id="4518" w:author="Office" w:date="2025-10-26T17:54:00Z" w16du:dateUtc="2025-10-26T17:54:00Z">
        <w:r w:rsidRPr="005D7027">
          <w:rPr>
            <w:rFonts w:ascii="Times New Roman" w:hAnsi="Times New Roman" w:cs="Times New Roman"/>
          </w:rPr>
          <w:t xml:space="preserve">        self.stock_df['Price_Change'].dropna().plot(kind='hist', bins=50, ax=ax2, color='green</w:t>
        </w:r>
      </w:ins>
    </w:p>
    <w:p w14:paraId="220FBDD8" w14:textId="77777777" w:rsidR="008852DE" w:rsidRDefault="008852DE" w:rsidP="00C17150">
      <w:pPr>
        <w:spacing w:line="360" w:lineRule="auto"/>
        <w:jc w:val="both"/>
        <w:rPr>
          <w:rFonts w:ascii="Times New Roman" w:hAnsi="Times New Roman" w:cs="Times New Roman"/>
        </w:rPr>
      </w:pPr>
    </w:p>
    <w:p w14:paraId="4F810F41" w14:textId="77777777" w:rsidR="008852DE" w:rsidDel="005D7027" w:rsidRDefault="008852DE" w:rsidP="00C17150">
      <w:pPr>
        <w:spacing w:line="360" w:lineRule="auto"/>
        <w:jc w:val="both"/>
        <w:rPr>
          <w:del w:id="4519" w:author="Office" w:date="2025-10-26T17:55:00Z" w16du:dateUtc="2025-10-26T17:55:00Z"/>
          <w:rFonts w:ascii="Times New Roman" w:hAnsi="Times New Roman" w:cs="Times New Roman"/>
        </w:rPr>
      </w:pPr>
    </w:p>
    <w:p w14:paraId="7A4E77D2" w14:textId="77777777" w:rsidR="008852DE" w:rsidDel="005D7027" w:rsidRDefault="008852DE" w:rsidP="00C17150">
      <w:pPr>
        <w:spacing w:line="360" w:lineRule="auto"/>
        <w:jc w:val="both"/>
        <w:rPr>
          <w:del w:id="4520" w:author="Office" w:date="2025-10-26T17:55:00Z" w16du:dateUtc="2025-10-26T17:55:00Z"/>
          <w:rFonts w:ascii="Times New Roman" w:hAnsi="Times New Roman" w:cs="Times New Roman"/>
        </w:rPr>
      </w:pPr>
    </w:p>
    <w:p w14:paraId="3F4EE402" w14:textId="77777777" w:rsidR="008852DE" w:rsidDel="005D7027" w:rsidRDefault="008852DE" w:rsidP="00C17150">
      <w:pPr>
        <w:spacing w:line="360" w:lineRule="auto"/>
        <w:jc w:val="both"/>
        <w:rPr>
          <w:del w:id="4521" w:author="Office" w:date="2025-10-26T17:55:00Z" w16du:dateUtc="2025-10-26T17:55:00Z"/>
          <w:rFonts w:ascii="Times New Roman" w:hAnsi="Times New Roman" w:cs="Times New Roman"/>
        </w:rPr>
      </w:pPr>
    </w:p>
    <w:p w14:paraId="17F189ED" w14:textId="77777777" w:rsidR="008852DE" w:rsidDel="005D7027" w:rsidRDefault="008852DE" w:rsidP="00C17150">
      <w:pPr>
        <w:spacing w:line="360" w:lineRule="auto"/>
        <w:jc w:val="both"/>
        <w:rPr>
          <w:del w:id="4522" w:author="Office" w:date="2025-10-26T17:55:00Z" w16du:dateUtc="2025-10-26T17:55:00Z"/>
          <w:rFonts w:ascii="Times New Roman" w:hAnsi="Times New Roman" w:cs="Times New Roman"/>
        </w:rPr>
      </w:pPr>
    </w:p>
    <w:p w14:paraId="6D60AFAF" w14:textId="77777777" w:rsidR="008852DE" w:rsidDel="005D7027" w:rsidRDefault="008852DE" w:rsidP="00C17150">
      <w:pPr>
        <w:spacing w:line="360" w:lineRule="auto"/>
        <w:jc w:val="both"/>
        <w:rPr>
          <w:del w:id="4523" w:author="Office" w:date="2025-10-26T17:55:00Z" w16du:dateUtc="2025-10-26T17:55:00Z"/>
          <w:rFonts w:ascii="Times New Roman" w:hAnsi="Times New Roman" w:cs="Times New Roman"/>
        </w:rPr>
      </w:pPr>
    </w:p>
    <w:p w14:paraId="33DDE365" w14:textId="77777777" w:rsidR="008852DE" w:rsidRPr="00C17150" w:rsidRDefault="008852DE" w:rsidP="00C17150">
      <w:pPr>
        <w:spacing w:line="360" w:lineRule="auto"/>
        <w:jc w:val="both"/>
        <w:rPr>
          <w:rFonts w:ascii="Times New Roman" w:hAnsi="Times New Roman" w:cs="Times New Roman"/>
        </w:rPr>
      </w:pPr>
    </w:p>
    <w:p w14:paraId="3E2C5BE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4524" w:name="references"/>
      <w:bookmarkEnd w:id="493"/>
      <w:bookmarkEnd w:id="517"/>
      <w:r w:rsidRPr="00C17150">
        <w:rPr>
          <w:rFonts w:ascii="Times New Roman" w:hAnsi="Times New Roman" w:cs="Times New Roman"/>
          <w:color w:val="auto"/>
          <w:sz w:val="24"/>
          <w:szCs w:val="24"/>
        </w:rPr>
        <w:t>References</w:t>
      </w:r>
    </w:p>
    <w:bookmarkEnd w:id="246"/>
    <w:bookmarkEnd w:id="4524"/>
    <w:p w14:paraId="64D8592C"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Baker, M., &amp; Wurgler, J. (2006). Investor sentiment and the cross-section of stock returns.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61</w:t>
      </w:r>
      <w:r w:rsidRPr="00C17150">
        <w:rPr>
          <w:rFonts w:ascii="Times New Roman" w:hAnsi="Times New Roman" w:cs="Times New Roman"/>
        </w:rPr>
        <w:t>(4), 1645-1680. https://doi.org/10.1111/j.1540-6261.2006.00885.x</w:t>
      </w:r>
    </w:p>
    <w:p w14:paraId="5AE1E671"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Bollen, J., Mao, H., &amp; Zeng, X. (2011). Twitter mood predicts the stock market. </w:t>
      </w:r>
      <w:r w:rsidRPr="00C17150">
        <w:rPr>
          <w:rFonts w:ascii="Times New Roman" w:hAnsi="Times New Roman" w:cs="Times New Roman"/>
          <w:i/>
          <w:iCs/>
        </w:rPr>
        <w:t>Journal of Computational Science</w:t>
      </w:r>
      <w:r w:rsidRPr="00C17150">
        <w:rPr>
          <w:rFonts w:ascii="Times New Roman" w:hAnsi="Times New Roman" w:cs="Times New Roman"/>
        </w:rPr>
        <w:t xml:space="preserve">, </w:t>
      </w:r>
      <w:r w:rsidRPr="00C17150">
        <w:rPr>
          <w:rFonts w:ascii="Times New Roman" w:hAnsi="Times New Roman" w:cs="Times New Roman"/>
          <w:i/>
          <w:iCs/>
        </w:rPr>
        <w:t>2</w:t>
      </w:r>
      <w:r w:rsidRPr="00C17150">
        <w:rPr>
          <w:rFonts w:ascii="Times New Roman" w:hAnsi="Times New Roman" w:cs="Times New Roman"/>
        </w:rPr>
        <w:t>(1), 1-8. https://doi.org/10.1016/j.jocs.2010.12.007</w:t>
      </w:r>
    </w:p>
    <w:p w14:paraId="275267C0"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Garcia, D. (2013). Sentiment during recessions.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68</w:t>
      </w:r>
      <w:r w:rsidRPr="00C17150">
        <w:rPr>
          <w:rFonts w:ascii="Times New Roman" w:hAnsi="Times New Roman" w:cs="Times New Roman"/>
        </w:rPr>
        <w:t>(3), 1267-1300. https://doi.org/10.1111/jofi.12027</w:t>
      </w:r>
    </w:p>
    <w:p w14:paraId="1F62FD67"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Granger, C. W. J. (1969). Investigating causal relations by econometric models and cross-spectral methods. </w:t>
      </w:r>
      <w:r w:rsidRPr="00C17150">
        <w:rPr>
          <w:rFonts w:ascii="Times New Roman" w:hAnsi="Times New Roman" w:cs="Times New Roman"/>
          <w:i/>
          <w:iCs/>
        </w:rPr>
        <w:t>Econometrica</w:t>
      </w:r>
      <w:r w:rsidRPr="00C17150">
        <w:rPr>
          <w:rFonts w:ascii="Times New Roman" w:hAnsi="Times New Roman" w:cs="Times New Roman"/>
        </w:rPr>
        <w:t xml:space="preserve">, </w:t>
      </w:r>
      <w:r w:rsidRPr="00C17150">
        <w:rPr>
          <w:rFonts w:ascii="Times New Roman" w:hAnsi="Times New Roman" w:cs="Times New Roman"/>
          <w:i/>
          <w:iCs/>
        </w:rPr>
        <w:t>37</w:t>
      </w:r>
      <w:r w:rsidRPr="00C17150">
        <w:rPr>
          <w:rFonts w:ascii="Times New Roman" w:hAnsi="Times New Roman" w:cs="Times New Roman"/>
        </w:rPr>
        <w:t>(3), 424-438. https://doi.org/10.2307/1912791</w:t>
      </w:r>
    </w:p>
    <w:p w14:paraId="33A02B4A"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Heston, S. L., &amp; Sinha, N. R. (2017). News vs. sentiment: Predicting stock returns from news stories. </w:t>
      </w:r>
      <w:r w:rsidRPr="00C17150">
        <w:rPr>
          <w:rFonts w:ascii="Times New Roman" w:hAnsi="Times New Roman" w:cs="Times New Roman"/>
          <w:i/>
          <w:iCs/>
        </w:rPr>
        <w:t>Financial Analysts Journal</w:t>
      </w:r>
      <w:r w:rsidRPr="00C17150">
        <w:rPr>
          <w:rFonts w:ascii="Times New Roman" w:hAnsi="Times New Roman" w:cs="Times New Roman"/>
        </w:rPr>
        <w:t xml:space="preserve">, </w:t>
      </w:r>
      <w:r w:rsidRPr="00C17150">
        <w:rPr>
          <w:rFonts w:ascii="Times New Roman" w:hAnsi="Times New Roman" w:cs="Times New Roman"/>
          <w:i/>
          <w:iCs/>
        </w:rPr>
        <w:t>73</w:t>
      </w:r>
      <w:r w:rsidRPr="00C17150">
        <w:rPr>
          <w:rFonts w:ascii="Times New Roman" w:hAnsi="Times New Roman" w:cs="Times New Roman"/>
        </w:rPr>
        <w:t>(3), 67-83. https://doi.org/10.2469/faj.v73.n3.3</w:t>
      </w:r>
    </w:p>
    <w:p w14:paraId="22A98BAE"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Kahneman, D., &amp; Tversky, A. (1979). Prospect theory: An analysis of decision under risk. </w:t>
      </w:r>
      <w:r w:rsidRPr="00C17150">
        <w:rPr>
          <w:rFonts w:ascii="Times New Roman" w:hAnsi="Times New Roman" w:cs="Times New Roman"/>
          <w:i/>
          <w:iCs/>
        </w:rPr>
        <w:t>Econometrica</w:t>
      </w:r>
      <w:r w:rsidRPr="00C17150">
        <w:rPr>
          <w:rFonts w:ascii="Times New Roman" w:hAnsi="Times New Roman" w:cs="Times New Roman"/>
        </w:rPr>
        <w:t xml:space="preserve">, </w:t>
      </w:r>
      <w:r w:rsidRPr="00C17150">
        <w:rPr>
          <w:rFonts w:ascii="Times New Roman" w:hAnsi="Times New Roman" w:cs="Times New Roman"/>
          <w:i/>
          <w:iCs/>
        </w:rPr>
        <w:t>47</w:t>
      </w:r>
      <w:r w:rsidRPr="00C17150">
        <w:rPr>
          <w:rFonts w:ascii="Times New Roman" w:hAnsi="Times New Roman" w:cs="Times New Roman"/>
        </w:rPr>
        <w:t>(2), 263-291. https://doi.org/10.2307/1914185</w:t>
      </w:r>
    </w:p>
    <w:p w14:paraId="513EA408" w14:textId="0BB5874F"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Loughran, T., &amp; McDonald, B. (2011). When is a liability not a liability? Textual analysis, dictionaries, and 10-Ks.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66</w:t>
      </w:r>
      <w:r w:rsidRPr="00C17150">
        <w:rPr>
          <w:rFonts w:ascii="Times New Roman" w:hAnsi="Times New Roman" w:cs="Times New Roman"/>
        </w:rPr>
        <w:t>(1), 35-65. https://doi.org/10.1111/j.1540-6261.2010.01625.x</w:t>
      </w:r>
    </w:p>
    <w:p w14:paraId="6B27A743" w14:textId="77777777" w:rsidR="00592881" w:rsidRPr="00C17150" w:rsidRDefault="00592881" w:rsidP="00C17150">
      <w:pPr>
        <w:pStyle w:val="FirstParagraph"/>
        <w:spacing w:line="360" w:lineRule="auto"/>
        <w:jc w:val="both"/>
        <w:rPr>
          <w:rFonts w:ascii="Times New Roman" w:hAnsi="Times New Roman" w:cs="Times New Roman"/>
        </w:rPr>
      </w:pPr>
      <w:r w:rsidRPr="00FD033C">
        <w:rPr>
          <w:rFonts w:ascii="Times New Roman" w:hAnsi="Times New Roman" w:cs="Times New Roman"/>
          <w:lang w:val="de-DE"/>
        </w:rPr>
        <w:t xml:space="preserve">Sprenger, T. O., Tumasjan, A., Sandner, P. G., &amp; Welpe, I. M. (2014). </w:t>
      </w:r>
      <w:r w:rsidRPr="00C17150">
        <w:rPr>
          <w:rFonts w:ascii="Times New Roman" w:hAnsi="Times New Roman" w:cs="Times New Roman"/>
        </w:rPr>
        <w:t xml:space="preserve">Tweets and trades: The information content of stock microblogs. </w:t>
      </w:r>
      <w:r w:rsidRPr="00C17150">
        <w:rPr>
          <w:rFonts w:ascii="Times New Roman" w:hAnsi="Times New Roman" w:cs="Times New Roman"/>
          <w:i/>
          <w:iCs/>
        </w:rPr>
        <w:t>European Financial Management</w:t>
      </w:r>
      <w:r w:rsidRPr="00C17150">
        <w:rPr>
          <w:rFonts w:ascii="Times New Roman" w:hAnsi="Times New Roman" w:cs="Times New Roman"/>
        </w:rPr>
        <w:t xml:space="preserve">, </w:t>
      </w:r>
      <w:r w:rsidRPr="00C17150">
        <w:rPr>
          <w:rFonts w:ascii="Times New Roman" w:hAnsi="Times New Roman" w:cs="Times New Roman"/>
          <w:i/>
          <w:iCs/>
        </w:rPr>
        <w:t>20</w:t>
      </w:r>
      <w:r w:rsidRPr="00C17150">
        <w:rPr>
          <w:rFonts w:ascii="Times New Roman" w:hAnsi="Times New Roman" w:cs="Times New Roman"/>
        </w:rPr>
        <w:t>(5), 926-957. https://doi.org/10.1111/j.1468-036X.2013.12007.x</w:t>
      </w:r>
    </w:p>
    <w:p w14:paraId="6B48A5CE"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Tetlock, P. C. (2007). Giving content to investor sentiment: The role of media in the stock market.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62</w:t>
      </w:r>
      <w:r w:rsidRPr="00C17150">
        <w:rPr>
          <w:rFonts w:ascii="Times New Roman" w:hAnsi="Times New Roman" w:cs="Times New Roman"/>
        </w:rPr>
        <w:t>(3), 1139-1168. https://doi.org/10.1111/j.1540-6261.2007.01232.x</w:t>
      </w:r>
    </w:p>
    <w:p w14:paraId="0CE76B44" w14:textId="77777777" w:rsidR="00E8329D"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Tetlock, P. C., Saar-Tsechansky, M., &amp; Macskassy, S. (2008). More than words: Quantifying language to measure firms' fundamentals.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63</w:t>
      </w:r>
      <w:r w:rsidRPr="00C17150">
        <w:rPr>
          <w:rFonts w:ascii="Times New Roman" w:hAnsi="Times New Roman" w:cs="Times New Roman"/>
        </w:rPr>
        <w:t>(3), 1437-1467. https://doi.org/10.1111/j.1540-6261.2008.01362.x</w:t>
      </w:r>
    </w:p>
    <w:p w14:paraId="73E7B8EA" w14:textId="16D5388E"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lastRenderedPageBreak/>
        <w:t xml:space="preserve">Toda, H. Y., &amp; Yamamoto, T. (1995). Statistical inference in vector autoregressions with possibly integrated processes. </w:t>
      </w:r>
      <w:r w:rsidRPr="00C17150">
        <w:rPr>
          <w:rFonts w:ascii="Times New Roman" w:hAnsi="Times New Roman" w:cs="Times New Roman"/>
          <w:i/>
          <w:iCs/>
        </w:rPr>
        <w:t>Journal of Econometrics</w:t>
      </w:r>
      <w:r w:rsidRPr="00C17150">
        <w:rPr>
          <w:rFonts w:ascii="Times New Roman" w:hAnsi="Times New Roman" w:cs="Times New Roman"/>
        </w:rPr>
        <w:t xml:space="preserve">, </w:t>
      </w:r>
      <w:r w:rsidRPr="00C17150">
        <w:rPr>
          <w:rFonts w:ascii="Times New Roman" w:hAnsi="Times New Roman" w:cs="Times New Roman"/>
          <w:i/>
          <w:iCs/>
        </w:rPr>
        <w:t>66</w:t>
      </w:r>
      <w:r w:rsidRPr="00C17150">
        <w:rPr>
          <w:rFonts w:ascii="Times New Roman" w:hAnsi="Times New Roman" w:cs="Times New Roman"/>
        </w:rPr>
        <w:t>(1-2), 225-250. https://doi.org/10.1016/0304-4076(94)01616-8</w:t>
      </w:r>
    </w:p>
    <w:p w14:paraId="1BADDE7F" w14:textId="77777777" w:rsidR="00592881" w:rsidRPr="00C17150" w:rsidRDefault="00592881" w:rsidP="00C17150">
      <w:pPr>
        <w:spacing w:line="360" w:lineRule="auto"/>
        <w:rPr>
          <w:rFonts w:ascii="Times New Roman" w:hAnsi="Times New Roman" w:cs="Times New Roman"/>
        </w:rPr>
      </w:pPr>
    </w:p>
    <w:p w14:paraId="4D8FA6E9" w14:textId="3560FD0B" w:rsidR="00064632" w:rsidRPr="00C17150" w:rsidRDefault="00064632" w:rsidP="00C17150">
      <w:pPr>
        <w:pStyle w:val="BodyText"/>
        <w:spacing w:line="360" w:lineRule="auto"/>
        <w:jc w:val="both"/>
        <w:rPr>
          <w:rFonts w:ascii="Times New Roman" w:hAnsi="Times New Roman" w:cs="Times New Roman"/>
        </w:rPr>
      </w:pPr>
    </w:p>
    <w:sectPr w:rsidR="00064632" w:rsidRPr="00C1715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FFUL-DADZIE ANTHONY" w:date="2025-10-20T09:54:00Z" w:initials="AA">
    <w:p w14:paraId="0613E2D7" w14:textId="77777777" w:rsidR="008E2CBB" w:rsidRPr="004F3ABA" w:rsidRDefault="008E2CBB" w:rsidP="008E2CBB">
      <w:pPr>
        <w:pStyle w:val="CommentText"/>
      </w:pPr>
      <w:r w:rsidRPr="004F3ABA">
        <w:rPr>
          <w:rStyle w:val="CommentReference"/>
        </w:rPr>
        <w:annotationRef/>
      </w:r>
      <w:r w:rsidRPr="004F3ABA">
        <w:t>This is not clear. Yu mean the 16 numerical variables are what?</w:t>
      </w:r>
    </w:p>
  </w:comment>
  <w:comment w:id="23" w:author="AFFUL-DADZIE ANTHONY" w:date="2025-10-20T09:55:00Z" w:initials="AA">
    <w:p w14:paraId="364A98FB" w14:textId="77777777" w:rsidR="008E2CBB" w:rsidRPr="004F3ABA" w:rsidRDefault="008E2CBB" w:rsidP="008E2CBB">
      <w:pPr>
        <w:pStyle w:val="CommentText"/>
      </w:pPr>
      <w:r w:rsidRPr="004F3ABA">
        <w:rPr>
          <w:rStyle w:val="CommentReference"/>
        </w:rPr>
        <w:annotationRef/>
      </w:r>
      <w:r w:rsidRPr="004F3ABA">
        <w:t>What do you mean?</w:t>
      </w:r>
    </w:p>
  </w:comment>
  <w:comment w:id="123" w:author="AFFUL-DADZIE ANTHONY" w:date="2025-10-20T09:59:00Z" w:initials="AA">
    <w:p w14:paraId="525B9713" w14:textId="27CAA983" w:rsidR="008E2CBB" w:rsidRPr="004F3ABA" w:rsidRDefault="008E2CBB" w:rsidP="008E2CBB">
      <w:pPr>
        <w:pStyle w:val="CommentText"/>
      </w:pPr>
      <w:r w:rsidRPr="004F3ABA">
        <w:rPr>
          <w:rStyle w:val="CommentReference"/>
        </w:rPr>
        <w:annotationRef/>
      </w:r>
      <w:r w:rsidRPr="004F3ABA">
        <w:t>The description of the x and y axes are not visible. Consider dividing the figure into two, each with two columns instead of the current four. Then enlarge it. Alternatively, you can experiment with landscape</w:t>
      </w:r>
    </w:p>
  </w:comment>
  <w:comment w:id="142" w:author="AFFUL-DADZIE ANTHONY" w:date="2025-10-20T10:01:00Z" w:initials="AA">
    <w:p w14:paraId="637419C4" w14:textId="5E393DF0" w:rsidR="00554305" w:rsidRDefault="00554305" w:rsidP="00554305">
      <w:pPr>
        <w:pStyle w:val="CommentText"/>
      </w:pPr>
      <w:r w:rsidRPr="004F3ABA">
        <w:rPr>
          <w:rStyle w:val="CommentReference"/>
        </w:rPr>
        <w:annotationRef/>
      </w:r>
      <w:r w:rsidRPr="004F3ABA">
        <w:t>Same comments. The figure is not clear to the eye, so find a way to enlarge them. It may mean using two columns instead of three.</w:t>
      </w:r>
    </w:p>
  </w:comment>
  <w:comment w:id="164" w:author="AFFUL-DADZIE ANTHONY" w:date="2025-10-24T09:30:00Z" w:initials="AA">
    <w:p w14:paraId="5F37D45D" w14:textId="77777777" w:rsidR="00330342" w:rsidRDefault="00330342" w:rsidP="00330342">
      <w:pPr>
        <w:pStyle w:val="CommentText"/>
      </w:pPr>
      <w:r>
        <w:rPr>
          <w:rStyle w:val="CommentReference"/>
        </w:rPr>
        <w:annotationRef/>
      </w:r>
      <w:r>
        <w:t>Figure caption goes down the figure</w:t>
      </w:r>
    </w:p>
  </w:comment>
  <w:comment w:id="166" w:author="AFFUL-DADZIE ANTHONY" w:date="2025-10-24T09:31:00Z" w:initials="AA">
    <w:p w14:paraId="765DE57A" w14:textId="77777777" w:rsidR="00330342" w:rsidRDefault="00330342" w:rsidP="00330342">
      <w:pPr>
        <w:pStyle w:val="CommentText"/>
      </w:pPr>
      <w:r>
        <w:rPr>
          <w:rStyle w:val="CommentReference"/>
        </w:rPr>
        <w:annotationRef/>
      </w:r>
      <w:r>
        <w:t>The figures are not clear to the eye. Make it one column for two figures and enlarge it instead of two columns for one figure.</w:t>
      </w:r>
    </w:p>
  </w:comment>
  <w:comment w:id="167" w:author="AFFUL-DADZIE ANTHONY" w:date="2025-10-24T09:32:00Z" w:initials="AA">
    <w:p w14:paraId="71618DF1" w14:textId="77777777" w:rsidR="00D37BA5" w:rsidRDefault="00D37BA5" w:rsidP="00D37BA5">
      <w:pPr>
        <w:pStyle w:val="CommentText"/>
      </w:pPr>
      <w:r>
        <w:rPr>
          <w:rStyle w:val="CommentReference"/>
        </w:rPr>
        <w:annotationRef/>
      </w:r>
      <w:r>
        <w:t>How can you have two figure captions</w:t>
      </w:r>
    </w:p>
  </w:comment>
  <w:comment w:id="170" w:author="AFFUL-DADZIE ANTHONY" w:date="2025-10-24T09:32:00Z" w:initials="AA">
    <w:p w14:paraId="2272EC21" w14:textId="77777777" w:rsidR="00D37BA5" w:rsidRDefault="00D37BA5" w:rsidP="00D37BA5">
      <w:pPr>
        <w:pStyle w:val="CommentText"/>
      </w:pPr>
      <w:r>
        <w:rPr>
          <w:rStyle w:val="CommentReference"/>
        </w:rPr>
        <w:annotationRef/>
      </w:r>
      <w:r>
        <w:t>How can you have two figure captions</w:t>
      </w:r>
    </w:p>
  </w:comment>
  <w:comment w:id="173" w:author="AFFUL-DADZIE ANTHONY" w:date="2025-10-24T09:32:00Z" w:initials="AA">
    <w:p w14:paraId="77A4AEF6" w14:textId="77777777" w:rsidR="00D37BA5" w:rsidRDefault="00D37BA5" w:rsidP="00D37BA5">
      <w:pPr>
        <w:pStyle w:val="CommentText"/>
      </w:pPr>
      <w:r>
        <w:rPr>
          <w:rStyle w:val="CommentReference"/>
        </w:rPr>
        <w:annotationRef/>
      </w:r>
      <w:r>
        <w:t>How can you have two figure captions</w:t>
      </w:r>
    </w:p>
  </w:comment>
  <w:comment w:id="176" w:author="AFFUL-DADZIE ANTHONY" w:date="2025-10-24T09:32:00Z" w:initials="AA">
    <w:p w14:paraId="0E749ED2" w14:textId="77777777" w:rsidR="00330342" w:rsidRDefault="00330342" w:rsidP="00330342">
      <w:pPr>
        <w:pStyle w:val="CommentText"/>
      </w:pPr>
      <w:r>
        <w:rPr>
          <w:rStyle w:val="CommentReference"/>
        </w:rPr>
        <w:annotationRef/>
      </w:r>
      <w:r>
        <w:t>How can you have two figure captions</w:t>
      </w:r>
    </w:p>
  </w:comment>
  <w:comment w:id="197" w:author="AFFUL-DADZIE ANTHONY" w:date="2025-10-24T09:33:00Z" w:initials="AA">
    <w:p w14:paraId="62CA696C" w14:textId="77777777" w:rsidR="00330342" w:rsidRDefault="00330342" w:rsidP="00330342">
      <w:pPr>
        <w:pStyle w:val="CommentText"/>
      </w:pPr>
      <w:r>
        <w:rPr>
          <w:rStyle w:val="CommentReference"/>
        </w:rPr>
        <w:annotationRef/>
      </w:r>
      <w:r>
        <w:t>The figure is not visible enough. Make it two columns for two figures instead of four columns for one figure. You can name them Figure 4.5a and Figure 4.5b.</w:t>
      </w:r>
    </w:p>
  </w:comment>
  <w:comment w:id="207" w:author="AFFUL-DADZIE ANTHONY" w:date="2025-10-24T09:34:00Z" w:initials="AA">
    <w:p w14:paraId="18E89638" w14:textId="77777777" w:rsidR="00330342" w:rsidRDefault="00330342" w:rsidP="00330342">
      <w:pPr>
        <w:pStyle w:val="CommentText"/>
      </w:pPr>
      <w:r>
        <w:rPr>
          <w:rStyle w:val="CommentReference"/>
        </w:rPr>
        <w:annotationRef/>
      </w:r>
      <w:r>
        <w:t>You need to keep the bulleting to a minimum. Endeavor to write them as proper English sentences.</w:t>
      </w:r>
    </w:p>
  </w:comment>
  <w:comment w:id="211" w:author="AFFUL-DADZIE ANTHONY" w:date="2025-10-24T09:35:00Z" w:initials="AA">
    <w:p w14:paraId="3728B03E" w14:textId="77777777" w:rsidR="00330342" w:rsidRDefault="00330342" w:rsidP="00330342">
      <w:pPr>
        <w:pStyle w:val="CommentText"/>
      </w:pPr>
      <w:r>
        <w:rPr>
          <w:rStyle w:val="CommentReference"/>
        </w:rPr>
        <w:annotationRef/>
      </w:r>
      <w:r>
        <w:t>The thesis is like a report, a novel, or a story book. You have to get rid of bulleting and write it as proper english.</w:t>
      </w:r>
    </w:p>
  </w:comment>
  <w:comment w:id="259" w:author="AFFUL-DADZIE ANTHONY" w:date="2025-10-24T09:38:00Z" w:initials="AA">
    <w:p w14:paraId="0E3F13E5" w14:textId="77777777" w:rsidR="00DB6060" w:rsidRDefault="00DB6060" w:rsidP="00DB6060">
      <w:pPr>
        <w:pStyle w:val="CommentText"/>
      </w:pPr>
      <w:r>
        <w:rPr>
          <w:rStyle w:val="CommentReference"/>
        </w:rPr>
        <w:annotationRef/>
      </w:r>
      <w:r>
        <w:t>All these instances will be flagged as syntax error when one copy your code to run in Python. So, correct them. Note that the code should be presented such that when pasted, one does not have to do anything, except to load the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613E2D7" w15:done="1"/>
  <w15:commentEx w15:paraId="364A98FB" w15:done="1"/>
  <w15:commentEx w15:paraId="525B9713" w15:done="0"/>
  <w15:commentEx w15:paraId="637419C4" w15:done="0"/>
  <w15:commentEx w15:paraId="5F37D45D" w15:done="0"/>
  <w15:commentEx w15:paraId="765DE57A" w15:done="0"/>
  <w15:commentEx w15:paraId="71618DF1" w15:done="0"/>
  <w15:commentEx w15:paraId="2272EC21" w15:done="0"/>
  <w15:commentEx w15:paraId="77A4AEF6" w15:done="0"/>
  <w15:commentEx w15:paraId="0E749ED2" w15:done="0"/>
  <w15:commentEx w15:paraId="62CA696C" w15:done="0"/>
  <w15:commentEx w15:paraId="18E89638" w15:done="0"/>
  <w15:commentEx w15:paraId="3728B03E" w15:done="0"/>
  <w15:commentEx w15:paraId="0E3F1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975981" w16cex:dateUtc="2025-10-20T09:54:00Z">
    <w16cex:extLst>
      <w16:ext w16:uri="{CE6994B0-6A32-4C9F-8C6B-6E91EDA988CE}">
        <cr:reactions xmlns:cr="http://schemas.microsoft.com/office/comments/2020/reactions">
          <cr:reaction reactionType="1">
            <cr:reactionInfo dateUtc="2025-10-22T14:04:38Z">
              <cr:user userId="S::57908@365kit.co::ee38bec4-aab8-461e-9303-a4d81b998208" userProvider="AD" userName="Office"/>
            </cr:reactionInfo>
          </cr:reaction>
        </cr:reactions>
      </w16:ext>
    </w16cex:extLst>
  </w16cex:commentExtensible>
  <w16cex:commentExtensible w16cex:durableId="7BD24B3B" w16cex:dateUtc="2025-10-20T09:55:00Z"/>
  <w16cex:commentExtensible w16cex:durableId="3C0EAD0A" w16cex:dateUtc="2025-10-20T09:59:00Z"/>
  <w16cex:commentExtensible w16cex:durableId="1A0DC900" w16cex:dateUtc="2025-10-20T10:01:00Z"/>
  <w16cex:commentExtensible w16cex:durableId="26BCD616" w16cex:dateUtc="2025-10-24T09:30:00Z"/>
  <w16cex:commentExtensible w16cex:durableId="687D61DB" w16cex:dateUtc="2025-10-24T09:31:00Z"/>
  <w16cex:commentExtensible w16cex:durableId="1AB2DCD4" w16cex:dateUtc="2025-10-24T09:32:00Z"/>
  <w16cex:commentExtensible w16cex:durableId="0E6F3DBB" w16cex:dateUtc="2025-10-24T09:32:00Z"/>
  <w16cex:commentExtensible w16cex:durableId="35763DE3" w16cex:dateUtc="2025-10-24T09:32:00Z"/>
  <w16cex:commentExtensible w16cex:durableId="1756404B" w16cex:dateUtc="2025-10-24T09:32:00Z"/>
  <w16cex:commentExtensible w16cex:durableId="30C476CF" w16cex:dateUtc="2025-10-24T09:33:00Z"/>
  <w16cex:commentExtensible w16cex:durableId="03F0CE86" w16cex:dateUtc="2025-10-24T09:34:00Z"/>
  <w16cex:commentExtensible w16cex:durableId="2796E89B" w16cex:dateUtc="2025-10-24T09:35:00Z"/>
  <w16cex:commentExtensible w16cex:durableId="48F1D296" w16cex:dateUtc="2025-10-24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13E2D7" w16cid:durableId="27975981"/>
  <w16cid:commentId w16cid:paraId="364A98FB" w16cid:durableId="7BD24B3B"/>
  <w16cid:commentId w16cid:paraId="525B9713" w16cid:durableId="3C0EAD0A"/>
  <w16cid:commentId w16cid:paraId="637419C4" w16cid:durableId="1A0DC900"/>
  <w16cid:commentId w16cid:paraId="5F37D45D" w16cid:durableId="26BCD616"/>
  <w16cid:commentId w16cid:paraId="765DE57A" w16cid:durableId="687D61DB"/>
  <w16cid:commentId w16cid:paraId="71618DF1" w16cid:durableId="1AB2DCD4"/>
  <w16cid:commentId w16cid:paraId="2272EC21" w16cid:durableId="0E6F3DBB"/>
  <w16cid:commentId w16cid:paraId="77A4AEF6" w16cid:durableId="35763DE3"/>
  <w16cid:commentId w16cid:paraId="0E749ED2" w16cid:durableId="1756404B"/>
  <w16cid:commentId w16cid:paraId="62CA696C" w16cid:durableId="30C476CF"/>
  <w16cid:commentId w16cid:paraId="18E89638" w16cid:durableId="03F0CE86"/>
  <w16cid:commentId w16cid:paraId="3728B03E" w16cid:durableId="2796E89B"/>
  <w16cid:commentId w16cid:paraId="0E3F13E5" w16cid:durableId="48F1D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E0C00" w14:textId="77777777" w:rsidR="00D56B17" w:rsidRPr="004F3ABA" w:rsidRDefault="00D56B17">
      <w:pPr>
        <w:spacing w:after="0"/>
      </w:pPr>
      <w:r w:rsidRPr="004F3ABA">
        <w:separator/>
      </w:r>
    </w:p>
  </w:endnote>
  <w:endnote w:type="continuationSeparator" w:id="0">
    <w:p w14:paraId="15EBE20F" w14:textId="77777777" w:rsidR="00D56B17" w:rsidRPr="004F3ABA" w:rsidRDefault="00D56B17">
      <w:pPr>
        <w:spacing w:after="0"/>
      </w:pPr>
      <w:r w:rsidRPr="004F3A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C2109" w14:textId="77777777" w:rsidR="00D56B17" w:rsidRPr="004F3ABA" w:rsidRDefault="00D56B17">
      <w:r w:rsidRPr="004F3ABA">
        <w:separator/>
      </w:r>
    </w:p>
  </w:footnote>
  <w:footnote w:type="continuationSeparator" w:id="0">
    <w:p w14:paraId="50E5C594" w14:textId="77777777" w:rsidR="00D56B17" w:rsidRPr="004F3ABA" w:rsidRDefault="00D56B17">
      <w:r w:rsidRPr="004F3AB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180FC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AD44E3C"/>
    <w:multiLevelType w:val="hybridMultilevel"/>
    <w:tmpl w:val="0B868C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652F107D"/>
    <w:multiLevelType w:val="hybridMultilevel"/>
    <w:tmpl w:val="CB24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770AB4"/>
    <w:multiLevelType w:val="hybridMultilevel"/>
    <w:tmpl w:val="8428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2D62C7"/>
    <w:multiLevelType w:val="hybridMultilevel"/>
    <w:tmpl w:val="720E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98741F"/>
    <w:multiLevelType w:val="multilevel"/>
    <w:tmpl w:val="2178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7D2128"/>
    <w:multiLevelType w:val="hybridMultilevel"/>
    <w:tmpl w:val="89A2A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4540485">
    <w:abstractNumId w:val="0"/>
  </w:num>
  <w:num w:numId="2" w16cid:durableId="1301576004">
    <w:abstractNumId w:val="5"/>
  </w:num>
  <w:num w:numId="3" w16cid:durableId="1650668689">
    <w:abstractNumId w:val="2"/>
  </w:num>
  <w:num w:numId="4" w16cid:durableId="2030839372">
    <w:abstractNumId w:val="6"/>
  </w:num>
  <w:num w:numId="5" w16cid:durableId="1930654617">
    <w:abstractNumId w:val="4"/>
  </w:num>
  <w:num w:numId="6" w16cid:durableId="39013120">
    <w:abstractNumId w:val="3"/>
  </w:num>
  <w:num w:numId="7" w16cid:durableId="6131693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ffice">
    <w15:presenceInfo w15:providerId="AD" w15:userId="S::57908@365kit.co::ee38bec4-aab8-461e-9303-a4d81b998208"/>
  </w15:person>
  <w15:person w15:author="AFFUL-DADZIE ANTHONY">
    <w15:presenceInfo w15:providerId="AD" w15:userId="S::aafful-dadzie@ug.edu.gh::ed970e02-4c6b-43c4-a6e7-de550e404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LU0NzY0NzWyNDO2NDNT0lEKTi0uzszPAykwrAUATW2lmSwAAAA="/>
  </w:docVars>
  <w:rsids>
    <w:rsidRoot w:val="00064632"/>
    <w:rsid w:val="0000477D"/>
    <w:rsid w:val="000247F8"/>
    <w:rsid w:val="000359A2"/>
    <w:rsid w:val="00062399"/>
    <w:rsid w:val="00064632"/>
    <w:rsid w:val="00077BF1"/>
    <w:rsid w:val="0008170E"/>
    <w:rsid w:val="000E4731"/>
    <w:rsid w:val="00134677"/>
    <w:rsid w:val="00191E54"/>
    <w:rsid w:val="00192990"/>
    <w:rsid w:val="00194B7B"/>
    <w:rsid w:val="001F1590"/>
    <w:rsid w:val="002109F3"/>
    <w:rsid w:val="00225451"/>
    <w:rsid w:val="00256851"/>
    <w:rsid w:val="00284A06"/>
    <w:rsid w:val="002A2D1E"/>
    <w:rsid w:val="002B0B0A"/>
    <w:rsid w:val="002B25E4"/>
    <w:rsid w:val="002B49E5"/>
    <w:rsid w:val="00330342"/>
    <w:rsid w:val="00330DF3"/>
    <w:rsid w:val="0038034E"/>
    <w:rsid w:val="0038618F"/>
    <w:rsid w:val="00393E2A"/>
    <w:rsid w:val="003A7705"/>
    <w:rsid w:val="003B015A"/>
    <w:rsid w:val="00422529"/>
    <w:rsid w:val="004259F7"/>
    <w:rsid w:val="004506A6"/>
    <w:rsid w:val="0047177B"/>
    <w:rsid w:val="00482490"/>
    <w:rsid w:val="004A5B81"/>
    <w:rsid w:val="004C2D8F"/>
    <w:rsid w:val="004E42AB"/>
    <w:rsid w:val="004F3ABA"/>
    <w:rsid w:val="005252BD"/>
    <w:rsid w:val="00554305"/>
    <w:rsid w:val="00574A2E"/>
    <w:rsid w:val="00592881"/>
    <w:rsid w:val="00594978"/>
    <w:rsid w:val="005D7027"/>
    <w:rsid w:val="005E3924"/>
    <w:rsid w:val="005E47AE"/>
    <w:rsid w:val="00693402"/>
    <w:rsid w:val="006A283D"/>
    <w:rsid w:val="006F32D9"/>
    <w:rsid w:val="00701B08"/>
    <w:rsid w:val="007327BA"/>
    <w:rsid w:val="00744405"/>
    <w:rsid w:val="007F0459"/>
    <w:rsid w:val="00803B12"/>
    <w:rsid w:val="00807451"/>
    <w:rsid w:val="00810D7B"/>
    <w:rsid w:val="008208F9"/>
    <w:rsid w:val="00823787"/>
    <w:rsid w:val="00836D60"/>
    <w:rsid w:val="008576FD"/>
    <w:rsid w:val="008852DE"/>
    <w:rsid w:val="008853E1"/>
    <w:rsid w:val="008E2CBB"/>
    <w:rsid w:val="009004EF"/>
    <w:rsid w:val="009200DF"/>
    <w:rsid w:val="0093560A"/>
    <w:rsid w:val="0094540E"/>
    <w:rsid w:val="00954AA6"/>
    <w:rsid w:val="0096203C"/>
    <w:rsid w:val="00970779"/>
    <w:rsid w:val="009837E4"/>
    <w:rsid w:val="009F73E9"/>
    <w:rsid w:val="00A507B0"/>
    <w:rsid w:val="00A601B0"/>
    <w:rsid w:val="00A84727"/>
    <w:rsid w:val="00AA5FD7"/>
    <w:rsid w:val="00AB21F1"/>
    <w:rsid w:val="00AC1E25"/>
    <w:rsid w:val="00AC7B56"/>
    <w:rsid w:val="00AF124E"/>
    <w:rsid w:val="00B115C0"/>
    <w:rsid w:val="00B24D11"/>
    <w:rsid w:val="00B513F2"/>
    <w:rsid w:val="00B70C2B"/>
    <w:rsid w:val="00BB0441"/>
    <w:rsid w:val="00BE2F63"/>
    <w:rsid w:val="00C17150"/>
    <w:rsid w:val="00C24416"/>
    <w:rsid w:val="00C27DB3"/>
    <w:rsid w:val="00C324D3"/>
    <w:rsid w:val="00C368A5"/>
    <w:rsid w:val="00C44556"/>
    <w:rsid w:val="00C44F0D"/>
    <w:rsid w:val="00C806C0"/>
    <w:rsid w:val="00C85641"/>
    <w:rsid w:val="00C9487A"/>
    <w:rsid w:val="00C959EF"/>
    <w:rsid w:val="00CE2DF1"/>
    <w:rsid w:val="00CF7CD6"/>
    <w:rsid w:val="00D21D46"/>
    <w:rsid w:val="00D37BA5"/>
    <w:rsid w:val="00D56B17"/>
    <w:rsid w:val="00D82B65"/>
    <w:rsid w:val="00DB6060"/>
    <w:rsid w:val="00DC5B02"/>
    <w:rsid w:val="00DD16B7"/>
    <w:rsid w:val="00DD7F71"/>
    <w:rsid w:val="00E105C3"/>
    <w:rsid w:val="00E14D70"/>
    <w:rsid w:val="00E46449"/>
    <w:rsid w:val="00E50B31"/>
    <w:rsid w:val="00E5370C"/>
    <w:rsid w:val="00E64135"/>
    <w:rsid w:val="00E749C1"/>
    <w:rsid w:val="00E8329D"/>
    <w:rsid w:val="00E83FC3"/>
    <w:rsid w:val="00E845B5"/>
    <w:rsid w:val="00ED192F"/>
    <w:rsid w:val="00ED4431"/>
    <w:rsid w:val="00F209F7"/>
    <w:rsid w:val="00F86FC6"/>
    <w:rsid w:val="00F87E6A"/>
    <w:rsid w:val="00FB2733"/>
    <w:rsid w:val="00FC09F2"/>
    <w:rsid w:val="00FD033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B15A6"/>
  <w15:docId w15:val="{63AC51FA-3806-495D-8B26-EF741530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513F2"/>
    <w:rPr>
      <w:color w:val="605E5C"/>
      <w:shd w:val="clear" w:color="auto" w:fill="E1DFDD"/>
    </w:rPr>
  </w:style>
  <w:style w:type="paragraph" w:styleId="Header">
    <w:name w:val="header"/>
    <w:basedOn w:val="Normal"/>
    <w:link w:val="HeaderChar"/>
    <w:rsid w:val="00BE2F63"/>
    <w:pPr>
      <w:tabs>
        <w:tab w:val="center" w:pos="4680"/>
        <w:tab w:val="right" w:pos="9360"/>
      </w:tabs>
      <w:spacing w:after="0"/>
    </w:pPr>
  </w:style>
  <w:style w:type="character" w:customStyle="1" w:styleId="HeaderChar">
    <w:name w:val="Header Char"/>
    <w:basedOn w:val="DefaultParagraphFont"/>
    <w:link w:val="Header"/>
    <w:rsid w:val="00BE2F63"/>
  </w:style>
  <w:style w:type="paragraph" w:styleId="Footer">
    <w:name w:val="footer"/>
    <w:basedOn w:val="Normal"/>
    <w:link w:val="FooterChar"/>
    <w:rsid w:val="00BE2F63"/>
    <w:pPr>
      <w:tabs>
        <w:tab w:val="center" w:pos="4680"/>
        <w:tab w:val="right" w:pos="9360"/>
      </w:tabs>
      <w:spacing w:after="0"/>
    </w:pPr>
  </w:style>
  <w:style w:type="character" w:customStyle="1" w:styleId="FooterChar">
    <w:name w:val="Footer Char"/>
    <w:basedOn w:val="DefaultParagraphFont"/>
    <w:link w:val="Footer"/>
    <w:rsid w:val="00BE2F63"/>
  </w:style>
  <w:style w:type="paragraph" w:styleId="NormalWeb">
    <w:name w:val="Normal (Web)"/>
    <w:basedOn w:val="Normal"/>
    <w:uiPriority w:val="99"/>
    <w:unhideWhenUsed/>
    <w:rsid w:val="007F0459"/>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6F32D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6203C"/>
    <w:rPr>
      <w:b/>
      <w:bCs/>
    </w:rPr>
  </w:style>
  <w:style w:type="paragraph" w:styleId="Revision">
    <w:name w:val="Revision"/>
    <w:hidden/>
    <w:rsid w:val="008E2CBB"/>
    <w:pPr>
      <w:spacing w:after="0"/>
    </w:pPr>
  </w:style>
  <w:style w:type="character" w:styleId="CommentReference">
    <w:name w:val="annotation reference"/>
    <w:basedOn w:val="DefaultParagraphFont"/>
    <w:rsid w:val="008E2CBB"/>
    <w:rPr>
      <w:sz w:val="16"/>
      <w:szCs w:val="16"/>
    </w:rPr>
  </w:style>
  <w:style w:type="paragraph" w:styleId="CommentText">
    <w:name w:val="annotation text"/>
    <w:basedOn w:val="Normal"/>
    <w:link w:val="CommentTextChar"/>
    <w:rsid w:val="008E2CBB"/>
    <w:rPr>
      <w:sz w:val="20"/>
      <w:szCs w:val="20"/>
    </w:rPr>
  </w:style>
  <w:style w:type="character" w:customStyle="1" w:styleId="CommentTextChar">
    <w:name w:val="Comment Text Char"/>
    <w:basedOn w:val="DefaultParagraphFont"/>
    <w:link w:val="CommentText"/>
    <w:rsid w:val="008E2CBB"/>
    <w:rPr>
      <w:sz w:val="20"/>
      <w:szCs w:val="20"/>
    </w:rPr>
  </w:style>
  <w:style w:type="paragraph" w:styleId="CommentSubject">
    <w:name w:val="annotation subject"/>
    <w:basedOn w:val="CommentText"/>
    <w:next w:val="CommentText"/>
    <w:link w:val="CommentSubjectChar"/>
    <w:rsid w:val="008E2CBB"/>
    <w:rPr>
      <w:b/>
      <w:bCs/>
    </w:rPr>
  </w:style>
  <w:style w:type="character" w:customStyle="1" w:styleId="CommentSubjectChar">
    <w:name w:val="Comment Subject Char"/>
    <w:basedOn w:val="CommentTextChar"/>
    <w:link w:val="CommentSubject"/>
    <w:rsid w:val="008E2CBB"/>
    <w:rPr>
      <w:b/>
      <w:bCs/>
      <w:sz w:val="20"/>
      <w:szCs w:val="20"/>
    </w:rPr>
  </w:style>
  <w:style w:type="paragraph" w:customStyle="1" w:styleId="FigureCaption">
    <w:name w:val="FigureCaption"/>
    <w:rsid w:val="00C44F0D"/>
    <w:pPr>
      <w:spacing w:line="276" w:lineRule="auto"/>
    </w:pPr>
    <w:rPr>
      <w:rFonts w:ascii="Times New Roman" w:eastAsiaTheme="minorEastAsia" w:hAnsi="Times New Roman"/>
      <w:i/>
      <w:sz w:val="22"/>
      <w:szCs w:val="22"/>
    </w:rPr>
  </w:style>
  <w:style w:type="character" w:customStyle="1" w:styleId="BodyTextChar">
    <w:name w:val="Body Text Char"/>
    <w:basedOn w:val="DefaultParagraphFont"/>
    <w:link w:val="BodyText"/>
    <w:rsid w:val="008853E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8gbpy8kder7stfdyuj72t7.streamlit.app/"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8gbpy8kder7stfdyuj72t7.streamlit.app/"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084DE-B8D3-48C8-8153-485F4EC6F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111</Pages>
  <Words>19303</Words>
  <Characters>141685</Characters>
  <Application>Microsoft Office Word</Application>
  <DocSecurity>0</DocSecurity>
  <Lines>4293</Lines>
  <Paragraphs>2981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dc:creator>
  <cp:keywords/>
  <cp:lastModifiedBy>Office</cp:lastModifiedBy>
  <cp:revision>3</cp:revision>
  <dcterms:created xsi:type="dcterms:W3CDTF">2025-10-26T17:08:00Z</dcterms:created>
  <dcterms:modified xsi:type="dcterms:W3CDTF">2025-10-26T17:55:00Z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69940388-3e59-4631-b83d-9e40a97d8954</vt:lpwstr>
  </property>
</Properties>
</file>